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EF1B25" w14:textId="3EBB0CD7" w:rsidR="00244E5D" w:rsidRDefault="00244E5D" w:rsidP="00244E5D">
      <w:pPr>
        <w:spacing w:line="480" w:lineRule="auto"/>
        <w:rPr>
          <w:b/>
        </w:rPr>
      </w:pPr>
      <w:r w:rsidRPr="00992008">
        <w:rPr>
          <w:b/>
        </w:rPr>
        <w:t>INTERPRETIVE SUMMARY</w:t>
      </w:r>
    </w:p>
    <w:p w14:paraId="28E85F69" w14:textId="347B6787" w:rsidR="00244E5D" w:rsidRDefault="00244E5D" w:rsidP="00244E5D">
      <w:pPr>
        <w:spacing w:line="480" w:lineRule="auto"/>
        <w:rPr>
          <w:bCs/>
        </w:rPr>
      </w:pPr>
      <w:r>
        <w:rPr>
          <w:bCs/>
        </w:rPr>
        <w:t>Title</w:t>
      </w:r>
    </w:p>
    <w:p w14:paraId="7D3F7517" w14:textId="324BB719" w:rsidR="00244E5D" w:rsidRDefault="00244E5D" w:rsidP="00244E5D">
      <w:pPr>
        <w:spacing w:line="480" w:lineRule="auto"/>
        <w:rPr>
          <w:bCs/>
        </w:rPr>
      </w:pPr>
      <w:r>
        <w:rPr>
          <w:bCs/>
        </w:rPr>
        <w:t>Vanhoudt</w:t>
      </w:r>
    </w:p>
    <w:p w14:paraId="1DBC11D3" w14:textId="673A5C96" w:rsidR="00244E5D" w:rsidRDefault="00244E5D" w:rsidP="00244E5D">
      <w:pPr>
        <w:spacing w:line="480" w:lineRule="auto"/>
        <w:rPr>
          <w:bCs/>
        </w:rPr>
      </w:pPr>
    </w:p>
    <w:p w14:paraId="44FEC474" w14:textId="66CCAB9B" w:rsidR="00244E5D" w:rsidRDefault="00244E5D" w:rsidP="00244E5D">
      <w:pPr>
        <w:spacing w:line="480" w:lineRule="auto"/>
        <w:jc w:val="center"/>
        <w:rPr>
          <w:bCs/>
        </w:rPr>
      </w:pPr>
      <w:r>
        <w:rPr>
          <w:bCs/>
        </w:rPr>
        <w:t xml:space="preserve">RUNNING HEAD: </w:t>
      </w:r>
    </w:p>
    <w:p w14:paraId="54E041FC" w14:textId="49D4A812" w:rsidR="00244E5D" w:rsidRDefault="00244E5D" w:rsidP="00244E5D">
      <w:pPr>
        <w:spacing w:line="480" w:lineRule="auto"/>
        <w:rPr>
          <w:bCs/>
        </w:rPr>
      </w:pPr>
    </w:p>
    <w:p w14:paraId="7E408816" w14:textId="6CA6CE85" w:rsidR="00244E5D" w:rsidRDefault="00244E5D" w:rsidP="00244E5D">
      <w:pPr>
        <w:spacing w:line="480" w:lineRule="auto"/>
        <w:rPr>
          <w:b/>
        </w:rPr>
      </w:pPr>
      <w:r w:rsidRPr="00B9030D">
        <w:rPr>
          <w:b/>
        </w:rPr>
        <w:t>Working title</w:t>
      </w:r>
      <w:r w:rsidR="00A04331">
        <w:rPr>
          <w:b/>
        </w:rPr>
        <w:t xml:space="preserve"> 1</w:t>
      </w:r>
      <w:r w:rsidR="00482703">
        <w:rPr>
          <w:b/>
        </w:rPr>
        <w:t xml:space="preserve"> (JW)</w:t>
      </w:r>
      <w:r w:rsidRPr="00B9030D">
        <w:rPr>
          <w:b/>
        </w:rPr>
        <w:t xml:space="preserve">: The effect of </w:t>
      </w:r>
      <w:r w:rsidR="00A04331" w:rsidRPr="00B9030D">
        <w:rPr>
          <w:b/>
        </w:rPr>
        <w:t>a</w:t>
      </w:r>
      <w:r w:rsidR="00336B03">
        <w:rPr>
          <w:b/>
        </w:rPr>
        <w:t>n</w:t>
      </w:r>
      <w:r w:rsidR="00A04331" w:rsidRPr="00B9030D">
        <w:rPr>
          <w:b/>
        </w:rPr>
        <w:t xml:space="preserve"> enzyme alginogel </w:t>
      </w:r>
      <w:r w:rsidR="00A04331">
        <w:rPr>
          <w:b/>
        </w:rPr>
        <w:t xml:space="preserve">or </w:t>
      </w:r>
      <w:r w:rsidRPr="00B9030D">
        <w:rPr>
          <w:b/>
        </w:rPr>
        <w:t xml:space="preserve">copper and zinc chelates gel </w:t>
      </w:r>
      <w:r w:rsidR="00A04331">
        <w:rPr>
          <w:b/>
        </w:rPr>
        <w:t>t</w:t>
      </w:r>
      <w:r w:rsidR="006353C9">
        <w:rPr>
          <w:b/>
        </w:rPr>
        <w:t xml:space="preserve">reatment </w:t>
      </w:r>
      <w:r w:rsidRPr="00B9030D">
        <w:rPr>
          <w:b/>
        </w:rPr>
        <w:t xml:space="preserve">on the M-score and wound </w:t>
      </w:r>
      <w:r w:rsidR="00733FA9">
        <w:rPr>
          <w:b/>
        </w:rPr>
        <w:t xml:space="preserve">healing </w:t>
      </w:r>
      <w:r w:rsidR="00926C77">
        <w:rPr>
          <w:b/>
        </w:rPr>
        <w:t>prog</w:t>
      </w:r>
      <w:r w:rsidR="00482703">
        <w:rPr>
          <w:b/>
        </w:rPr>
        <w:t>r</w:t>
      </w:r>
      <w:r w:rsidR="00926C77">
        <w:rPr>
          <w:b/>
        </w:rPr>
        <w:t>ess</w:t>
      </w:r>
      <w:r w:rsidR="00A22290" w:rsidRPr="00B9030D">
        <w:rPr>
          <w:b/>
        </w:rPr>
        <w:t xml:space="preserve"> </w:t>
      </w:r>
      <w:r w:rsidRPr="00B9030D">
        <w:rPr>
          <w:b/>
        </w:rPr>
        <w:t xml:space="preserve">of </w:t>
      </w:r>
      <w:r w:rsidR="00A22290">
        <w:rPr>
          <w:b/>
        </w:rPr>
        <w:t xml:space="preserve">active </w:t>
      </w:r>
      <w:r w:rsidRPr="00B9030D">
        <w:rPr>
          <w:b/>
        </w:rPr>
        <w:t>digital dermatitis lesions</w:t>
      </w:r>
      <w:r w:rsidR="00336B03">
        <w:rPr>
          <w:b/>
        </w:rPr>
        <w:t xml:space="preserve"> in a randomized clinical field trail</w:t>
      </w:r>
    </w:p>
    <w:p w14:paraId="16A2A546" w14:textId="2997CF04" w:rsidR="00A04331" w:rsidRDefault="00A04331" w:rsidP="00244E5D">
      <w:pPr>
        <w:spacing w:line="480" w:lineRule="auto"/>
        <w:rPr>
          <w:b/>
        </w:rPr>
      </w:pPr>
      <w:r>
        <w:rPr>
          <w:b/>
        </w:rPr>
        <w:t xml:space="preserve">Working title 2: Variation in M-score and wound </w:t>
      </w:r>
      <w:r w:rsidR="00733FA9">
        <w:rPr>
          <w:b/>
        </w:rPr>
        <w:t xml:space="preserve">healing </w:t>
      </w:r>
      <w:r>
        <w:rPr>
          <w:b/>
        </w:rPr>
        <w:t xml:space="preserve">aspects following </w:t>
      </w:r>
      <w:r w:rsidR="00B170D2">
        <w:rPr>
          <w:b/>
        </w:rPr>
        <w:t xml:space="preserve">randomized </w:t>
      </w:r>
      <w:r>
        <w:rPr>
          <w:b/>
        </w:rPr>
        <w:t>treatment of ulcerative digital dermatitis lesions with an enzyme alginogel or copper and zinc chelates gel</w:t>
      </w:r>
    </w:p>
    <w:p w14:paraId="520CC4AC" w14:textId="7863146F" w:rsidR="00B9030D" w:rsidRPr="00B9030D" w:rsidRDefault="00B9030D" w:rsidP="00244E5D">
      <w:pPr>
        <w:spacing w:line="480" w:lineRule="auto"/>
        <w:rPr>
          <w:b/>
          <w:lang w:val="nl-NL"/>
        </w:rPr>
      </w:pPr>
      <w:r w:rsidRPr="00B9030D">
        <w:rPr>
          <w:b/>
          <w:lang w:val="nl-NL"/>
        </w:rPr>
        <w:t>A. Vanhoudt,*</w:t>
      </w:r>
      <w:r w:rsidRPr="00B9030D">
        <w:rPr>
          <w:b/>
          <w:vertAlign w:val="superscript"/>
          <w:lang w:val="nl-NL"/>
        </w:rPr>
        <w:t>1</w:t>
      </w:r>
      <w:r w:rsidRPr="00B9030D">
        <w:rPr>
          <w:b/>
          <w:lang w:val="nl-NL"/>
        </w:rPr>
        <w:t xml:space="preserve"> J. Hesseling,* M. Nielen,* J. Wilmink,† R. Jorritsma,* and T. van Werven*‡</w:t>
      </w:r>
    </w:p>
    <w:p w14:paraId="7EA2ADA7" w14:textId="77777777" w:rsidR="00244E5D" w:rsidRPr="00B9030D" w:rsidRDefault="00244E5D" w:rsidP="00244E5D">
      <w:pPr>
        <w:spacing w:line="480" w:lineRule="auto"/>
        <w:rPr>
          <w:bCs/>
          <w:lang w:val="nl-NL"/>
        </w:rPr>
      </w:pPr>
    </w:p>
    <w:p w14:paraId="4A4672B0" w14:textId="7D8FF023" w:rsidR="00B9030D" w:rsidRDefault="005F0452" w:rsidP="00B9030D">
      <w:pPr>
        <w:ind w:right="-52"/>
      </w:pPr>
      <w:r w:rsidRPr="00F6250F">
        <w:t>*</w:t>
      </w:r>
      <w:r w:rsidR="00B9030D">
        <w:t xml:space="preserve"> </w:t>
      </w:r>
      <w:r w:rsidR="00B9030D" w:rsidRPr="00B9030D">
        <w:t>Department of Population Health Sciences, Faculty of Veterinary Medicine, Utrecht University, 3584 CL, Utrecht, the Netherlands</w:t>
      </w:r>
    </w:p>
    <w:p w14:paraId="64051FC7" w14:textId="77777777" w:rsidR="00B9030D" w:rsidRDefault="005F0452" w:rsidP="00B9030D">
      <w:pPr>
        <w:ind w:right="-52"/>
      </w:pPr>
      <w:r w:rsidRPr="00F6250F">
        <w:t>† Woumarec, 6705 CT, Wageningen, the Netherlands</w:t>
      </w:r>
    </w:p>
    <w:p w14:paraId="149153F8" w14:textId="1C96BA5C" w:rsidR="005F0452" w:rsidRDefault="005F0452" w:rsidP="00B9030D">
      <w:pPr>
        <w:ind w:right="-52"/>
      </w:pPr>
      <w:r w:rsidRPr="00F6250F">
        <w:rPr>
          <w:b/>
        </w:rPr>
        <w:t xml:space="preserve">‡ </w:t>
      </w:r>
      <w:r w:rsidR="00B9030D" w:rsidRPr="00B9030D">
        <w:t>University Farm Animal Practice, 3481 LZ, Harmelen, the Netherlands</w:t>
      </w:r>
    </w:p>
    <w:p w14:paraId="655D2127" w14:textId="6A6A34FC" w:rsidR="00FB754E" w:rsidRDefault="00FB754E" w:rsidP="00B9030D">
      <w:pPr>
        <w:ind w:right="-52"/>
      </w:pPr>
    </w:p>
    <w:p w14:paraId="71D45EB9" w14:textId="77777777" w:rsidR="00B9030D" w:rsidRDefault="00B9030D" w:rsidP="00B9030D">
      <w:pPr>
        <w:ind w:right="-52"/>
      </w:pPr>
      <w:r>
        <w:t>Corresponding author: Arne Vanhoudt</w:t>
      </w:r>
    </w:p>
    <w:p w14:paraId="7B42E374" w14:textId="77777777" w:rsidR="00B9030D" w:rsidRDefault="00B9030D" w:rsidP="00B9030D">
      <w:pPr>
        <w:ind w:right="-52"/>
      </w:pPr>
      <w:r>
        <w:t>Yalelaan 7, 3584 CL, Utrecht, the Netherlands</w:t>
      </w:r>
    </w:p>
    <w:p w14:paraId="501CC9E8" w14:textId="77777777" w:rsidR="00B9030D" w:rsidRDefault="00B9030D" w:rsidP="00B9030D">
      <w:pPr>
        <w:ind w:right="-52"/>
      </w:pPr>
      <w:r>
        <w:t>0031 (0)30 253 1132</w:t>
      </w:r>
    </w:p>
    <w:p w14:paraId="077F9253" w14:textId="4A73B3F9" w:rsidR="00B9030D" w:rsidRDefault="00D85340" w:rsidP="00B9030D">
      <w:pPr>
        <w:ind w:right="-52"/>
      </w:pPr>
      <w:hyperlink r:id="rId11" w:history="1">
        <w:r w:rsidR="00B9030D" w:rsidRPr="00746596">
          <w:rPr>
            <w:rStyle w:val="Hyperlink"/>
          </w:rPr>
          <w:t>a.vanhoudt@uu.nl</w:t>
        </w:r>
      </w:hyperlink>
    </w:p>
    <w:p w14:paraId="6E8C03A2" w14:textId="77777777" w:rsidR="00B9030D" w:rsidRDefault="00B9030D">
      <w:r>
        <w:br w:type="page"/>
      </w:r>
    </w:p>
    <w:p w14:paraId="42D27E72" w14:textId="05A715AE" w:rsidR="00AE7F6E" w:rsidRPr="00F6250F" w:rsidRDefault="00E85D6F" w:rsidP="006353C9">
      <w:pPr>
        <w:ind w:right="-52"/>
        <w:rPr>
          <w:b/>
          <w:bCs/>
        </w:rPr>
      </w:pPr>
      <w:r w:rsidRPr="00F6250F">
        <w:rPr>
          <w:b/>
          <w:bCs/>
        </w:rPr>
        <w:lastRenderedPageBreak/>
        <w:t>ABSTRACT</w:t>
      </w:r>
    </w:p>
    <w:p w14:paraId="6098563C" w14:textId="10E026B4" w:rsidR="006353C9" w:rsidRDefault="00E85D6F" w:rsidP="006353C9">
      <w:pPr>
        <w:widowControl w:val="0"/>
        <w:autoSpaceDE w:val="0"/>
        <w:autoSpaceDN w:val="0"/>
        <w:adjustRightInd w:val="0"/>
        <w:ind w:firstLine="284"/>
      </w:pPr>
      <w:r w:rsidRPr="006353C9">
        <w:rPr>
          <w:bCs/>
          <w:sz w:val="20"/>
          <w:szCs w:val="20"/>
        </w:rPr>
        <w:t>OBJECTIVES:</w:t>
      </w:r>
      <w:r w:rsidR="00AE7F6E" w:rsidRPr="006353C9">
        <w:rPr>
          <w:bCs/>
          <w:sz w:val="20"/>
          <w:szCs w:val="20"/>
        </w:rPr>
        <w:t xml:space="preserve"> </w:t>
      </w:r>
      <w:r w:rsidR="002361C7" w:rsidRPr="006353C9">
        <w:rPr>
          <w:sz w:val="20"/>
          <w:szCs w:val="20"/>
        </w:rPr>
        <w:t>Bovine digital dermatitis (DD) is a contagious disease and an important cause of lameness in cattle worldwide</w:t>
      </w:r>
      <w:r w:rsidR="002361C7" w:rsidRPr="006353C9">
        <w:rPr>
          <w:bCs/>
          <w:sz w:val="20"/>
          <w:szCs w:val="20"/>
        </w:rPr>
        <w:t>.</w:t>
      </w:r>
      <w:r w:rsidR="002361C7" w:rsidRPr="006353C9">
        <w:rPr>
          <w:sz w:val="20"/>
          <w:szCs w:val="20"/>
        </w:rPr>
        <w:t xml:space="preserve"> A common therapy on herd level is the use of footbaths, which can contain formalin or multicompounds such as copper sulfate</w:t>
      </w:r>
      <w:r w:rsidR="002361C7" w:rsidRPr="006353C9">
        <w:rPr>
          <w:bCs/>
          <w:sz w:val="20"/>
          <w:szCs w:val="20"/>
        </w:rPr>
        <w:t xml:space="preserve">. </w:t>
      </w:r>
      <w:r w:rsidR="002361C7" w:rsidRPr="006353C9">
        <w:rPr>
          <w:sz w:val="20"/>
          <w:szCs w:val="20"/>
        </w:rPr>
        <w:t>A common individual treatment strategy is the use of an antimicrobial topical tetracyclin spray</w:t>
      </w:r>
      <w:r w:rsidR="00945A52" w:rsidRPr="006353C9">
        <w:rPr>
          <w:bCs/>
          <w:sz w:val="20"/>
          <w:szCs w:val="20"/>
        </w:rPr>
        <w:t xml:space="preserve">, or </w:t>
      </w:r>
      <w:r w:rsidR="002361C7" w:rsidRPr="006353C9">
        <w:rPr>
          <w:sz w:val="20"/>
          <w:szCs w:val="20"/>
        </w:rPr>
        <w:t>non-antibiotic products such as copper and zinc chelates, glutaraldehyde or salicylic acids</w:t>
      </w:r>
      <w:r w:rsidR="002361C7" w:rsidRPr="006353C9">
        <w:rPr>
          <w:bCs/>
          <w:sz w:val="20"/>
          <w:szCs w:val="20"/>
        </w:rPr>
        <w:t xml:space="preserve">. These </w:t>
      </w:r>
      <w:r w:rsidR="002361C7" w:rsidRPr="006353C9">
        <w:rPr>
          <w:color w:val="000000"/>
          <w:sz w:val="20"/>
          <w:szCs w:val="20"/>
        </w:rPr>
        <w:t xml:space="preserve">treatment strategies and products are all focused on the bacterial component of DD because of their antimicrobial or antibacterial action. The focus of our study was to treat M1- and M2-lesions of DD as an open wound and stimulate wound healing, instead of treating DD as an infectious dermatitis. We therefore compared an enzyme alginogel (EAG), a wound-healing product, with an antimicrobial product containing copper and zinc chelates (CZG). </w:t>
      </w:r>
      <w:r w:rsidR="00AE7F6E" w:rsidRPr="006353C9">
        <w:rPr>
          <w:bCs/>
          <w:sz w:val="20"/>
          <w:szCs w:val="20"/>
        </w:rPr>
        <w:br/>
      </w:r>
      <w:r w:rsidRPr="006353C9">
        <w:rPr>
          <w:bCs/>
          <w:sz w:val="20"/>
          <w:szCs w:val="20"/>
        </w:rPr>
        <w:t>MATERIALS:</w:t>
      </w:r>
      <w:r w:rsidR="00AE7F6E" w:rsidRPr="006353C9">
        <w:rPr>
          <w:bCs/>
          <w:sz w:val="20"/>
          <w:szCs w:val="20"/>
        </w:rPr>
        <w:t xml:space="preserve"> </w:t>
      </w:r>
      <w:r w:rsidR="003D78D8" w:rsidRPr="006353C9">
        <w:rPr>
          <w:bCs/>
          <w:sz w:val="20"/>
          <w:szCs w:val="20"/>
        </w:rPr>
        <w:t xml:space="preserve">536 </w:t>
      </w:r>
      <w:r w:rsidR="007B269B" w:rsidRPr="006353C9">
        <w:rPr>
          <w:bCs/>
          <w:sz w:val="20"/>
          <w:szCs w:val="20"/>
        </w:rPr>
        <w:t>l</w:t>
      </w:r>
      <w:r w:rsidR="006613D9" w:rsidRPr="006353C9">
        <w:rPr>
          <w:bCs/>
          <w:sz w:val="20"/>
          <w:szCs w:val="20"/>
        </w:rPr>
        <w:t xml:space="preserve">actating cows from </w:t>
      </w:r>
      <w:r w:rsidR="008F6B9D" w:rsidRPr="006353C9">
        <w:rPr>
          <w:bCs/>
          <w:sz w:val="20"/>
          <w:szCs w:val="20"/>
        </w:rPr>
        <w:t>seven</w:t>
      </w:r>
      <w:r w:rsidR="006613D9" w:rsidRPr="006353C9">
        <w:rPr>
          <w:bCs/>
          <w:sz w:val="20"/>
          <w:szCs w:val="20"/>
        </w:rPr>
        <w:t xml:space="preserve"> different dairy farms were claw-trimmed and examined for the presence of DD using the M-score. Feet with M1-</w:t>
      </w:r>
      <w:r w:rsidR="00686174" w:rsidRPr="006353C9">
        <w:rPr>
          <w:bCs/>
          <w:sz w:val="20"/>
          <w:szCs w:val="20"/>
        </w:rPr>
        <w:t xml:space="preserve"> or </w:t>
      </w:r>
      <w:r w:rsidR="006613D9" w:rsidRPr="006353C9">
        <w:rPr>
          <w:bCs/>
          <w:sz w:val="20"/>
          <w:szCs w:val="20"/>
        </w:rPr>
        <w:t xml:space="preserve">M2-lesions were included in the trial. Feet were alternately allocated to the </w:t>
      </w:r>
      <w:r w:rsidRPr="006353C9">
        <w:rPr>
          <w:bCs/>
          <w:sz w:val="20"/>
          <w:szCs w:val="20"/>
        </w:rPr>
        <w:t>E</w:t>
      </w:r>
      <w:r w:rsidR="006613D9" w:rsidRPr="006353C9">
        <w:rPr>
          <w:bCs/>
          <w:sz w:val="20"/>
          <w:szCs w:val="20"/>
        </w:rPr>
        <w:t xml:space="preserve">AG or </w:t>
      </w:r>
      <w:r w:rsidR="005D2C69" w:rsidRPr="006353C9">
        <w:rPr>
          <w:bCs/>
          <w:sz w:val="20"/>
          <w:szCs w:val="20"/>
        </w:rPr>
        <w:t>CZG</w:t>
      </w:r>
      <w:r w:rsidR="006613D9" w:rsidRPr="006353C9">
        <w:rPr>
          <w:bCs/>
          <w:sz w:val="20"/>
          <w:szCs w:val="20"/>
        </w:rPr>
        <w:t xml:space="preserve"> treatment group and photographed, treated and bandaged on day 0 and 3. On day 7, lesions were photographed and received a third treatment and bandage if the lesion was still an open wound. All </w:t>
      </w:r>
      <w:r w:rsidR="007A0167" w:rsidRPr="006353C9">
        <w:rPr>
          <w:bCs/>
          <w:sz w:val="20"/>
          <w:szCs w:val="20"/>
        </w:rPr>
        <w:t xml:space="preserve">treated </w:t>
      </w:r>
      <w:r w:rsidR="006613D9" w:rsidRPr="006353C9">
        <w:rPr>
          <w:bCs/>
          <w:sz w:val="20"/>
          <w:szCs w:val="20"/>
        </w:rPr>
        <w:t xml:space="preserve">lesions were photographed for examination on day 10. </w:t>
      </w:r>
      <w:r w:rsidR="000B3D0B" w:rsidRPr="006353C9">
        <w:rPr>
          <w:bCs/>
          <w:sz w:val="20"/>
          <w:szCs w:val="20"/>
        </w:rPr>
        <w:t>Clinical improve</w:t>
      </w:r>
      <w:r w:rsidR="00BB67F9" w:rsidRPr="006353C9">
        <w:rPr>
          <w:bCs/>
          <w:sz w:val="20"/>
          <w:szCs w:val="20"/>
        </w:rPr>
        <w:t>ment of</w:t>
      </w:r>
      <w:r w:rsidR="000B3D0B" w:rsidRPr="006353C9">
        <w:rPr>
          <w:bCs/>
          <w:sz w:val="20"/>
          <w:szCs w:val="20"/>
        </w:rPr>
        <w:t xml:space="preserve"> DD lesions </w:t>
      </w:r>
      <w:r w:rsidR="003E79E9" w:rsidRPr="006353C9">
        <w:rPr>
          <w:bCs/>
          <w:sz w:val="20"/>
          <w:szCs w:val="20"/>
        </w:rPr>
        <w:t>w</w:t>
      </w:r>
      <w:r w:rsidR="00BB67F9" w:rsidRPr="006353C9">
        <w:rPr>
          <w:bCs/>
          <w:sz w:val="20"/>
          <w:szCs w:val="20"/>
        </w:rPr>
        <w:t>as</w:t>
      </w:r>
      <w:r w:rsidR="003E79E9" w:rsidRPr="006353C9">
        <w:rPr>
          <w:bCs/>
          <w:sz w:val="20"/>
          <w:szCs w:val="20"/>
        </w:rPr>
        <w:t xml:space="preserve"> </w:t>
      </w:r>
      <w:r w:rsidR="000B3D0B" w:rsidRPr="006353C9">
        <w:rPr>
          <w:bCs/>
          <w:sz w:val="20"/>
          <w:szCs w:val="20"/>
        </w:rPr>
        <w:t>defined as lesions that transferred from being classified as M1-lesions to M0, M3</w:t>
      </w:r>
      <w:r w:rsidR="00F724CE" w:rsidRPr="006353C9">
        <w:rPr>
          <w:bCs/>
          <w:sz w:val="20"/>
          <w:szCs w:val="20"/>
        </w:rPr>
        <w:t xml:space="preserve">, </w:t>
      </w:r>
      <w:r w:rsidR="000B3D0B" w:rsidRPr="006353C9">
        <w:rPr>
          <w:bCs/>
          <w:sz w:val="20"/>
          <w:szCs w:val="20"/>
        </w:rPr>
        <w:t>M4</w:t>
      </w:r>
      <w:r w:rsidR="00F724CE" w:rsidRPr="006353C9">
        <w:rPr>
          <w:bCs/>
          <w:sz w:val="20"/>
          <w:szCs w:val="20"/>
        </w:rPr>
        <w:t xml:space="preserve"> or M4.1</w:t>
      </w:r>
      <w:r w:rsidR="000B3D0B" w:rsidRPr="006353C9">
        <w:rPr>
          <w:bCs/>
          <w:sz w:val="20"/>
          <w:szCs w:val="20"/>
        </w:rPr>
        <w:t>, or M2-lesions that transfer</w:t>
      </w:r>
      <w:r w:rsidR="00BB67F9" w:rsidRPr="006353C9">
        <w:rPr>
          <w:bCs/>
          <w:sz w:val="20"/>
          <w:szCs w:val="20"/>
        </w:rPr>
        <w:t>red</w:t>
      </w:r>
      <w:r w:rsidR="000B3D0B" w:rsidRPr="006353C9">
        <w:rPr>
          <w:bCs/>
          <w:sz w:val="20"/>
          <w:szCs w:val="20"/>
        </w:rPr>
        <w:t xml:space="preserve"> to M0, M1, M3</w:t>
      </w:r>
      <w:r w:rsidR="00F724CE" w:rsidRPr="006353C9">
        <w:rPr>
          <w:bCs/>
          <w:sz w:val="20"/>
          <w:szCs w:val="20"/>
        </w:rPr>
        <w:t xml:space="preserve">, </w:t>
      </w:r>
      <w:r w:rsidR="000B3D0B" w:rsidRPr="006353C9">
        <w:rPr>
          <w:bCs/>
          <w:sz w:val="20"/>
          <w:szCs w:val="20"/>
        </w:rPr>
        <w:t>M4</w:t>
      </w:r>
      <w:r w:rsidR="00F724CE" w:rsidRPr="006353C9">
        <w:rPr>
          <w:bCs/>
          <w:sz w:val="20"/>
          <w:szCs w:val="20"/>
        </w:rPr>
        <w:t xml:space="preserve"> or M4.1</w:t>
      </w:r>
      <w:r w:rsidR="006613D9" w:rsidRPr="006353C9">
        <w:rPr>
          <w:bCs/>
          <w:sz w:val="20"/>
          <w:szCs w:val="20"/>
        </w:rPr>
        <w:t>.</w:t>
      </w:r>
      <w:r w:rsidR="009C7D95" w:rsidRPr="006353C9">
        <w:rPr>
          <w:bCs/>
          <w:sz w:val="20"/>
          <w:szCs w:val="20"/>
        </w:rPr>
        <w:t xml:space="preserve"> </w:t>
      </w:r>
      <w:r w:rsidR="0087437C" w:rsidRPr="006353C9">
        <w:rPr>
          <w:bCs/>
          <w:sz w:val="20"/>
          <w:szCs w:val="20"/>
        </w:rPr>
        <w:t xml:space="preserve">The effect of </w:t>
      </w:r>
      <w:r w:rsidR="00FD635C" w:rsidRPr="006353C9">
        <w:rPr>
          <w:bCs/>
          <w:sz w:val="20"/>
          <w:szCs w:val="20"/>
        </w:rPr>
        <w:t>EAG</w:t>
      </w:r>
      <w:r w:rsidR="0087437C" w:rsidRPr="006353C9">
        <w:rPr>
          <w:bCs/>
          <w:sz w:val="20"/>
          <w:szCs w:val="20"/>
        </w:rPr>
        <w:t xml:space="preserve"> and </w:t>
      </w:r>
      <w:r w:rsidR="005D2C69" w:rsidRPr="006353C9">
        <w:rPr>
          <w:bCs/>
          <w:sz w:val="20"/>
          <w:szCs w:val="20"/>
        </w:rPr>
        <w:t>CZG</w:t>
      </w:r>
      <w:r w:rsidR="0087437C" w:rsidRPr="006353C9">
        <w:rPr>
          <w:bCs/>
          <w:sz w:val="20"/>
          <w:szCs w:val="20"/>
        </w:rPr>
        <w:t xml:space="preserve"> on clinical improvement was </w:t>
      </w:r>
      <w:r w:rsidR="00175EE0" w:rsidRPr="006353C9">
        <w:rPr>
          <w:bCs/>
          <w:sz w:val="20"/>
          <w:szCs w:val="20"/>
        </w:rPr>
        <w:t>analyzed</w:t>
      </w:r>
      <w:r w:rsidR="0087437C" w:rsidRPr="006353C9">
        <w:rPr>
          <w:bCs/>
          <w:sz w:val="20"/>
          <w:szCs w:val="20"/>
        </w:rPr>
        <w:t xml:space="preserve"> using logistic regression models</w:t>
      </w:r>
      <w:r w:rsidR="00945A52" w:rsidRPr="006353C9">
        <w:rPr>
          <w:bCs/>
          <w:sz w:val="20"/>
          <w:szCs w:val="20"/>
        </w:rPr>
        <w:t xml:space="preserve">. </w:t>
      </w:r>
      <w:r w:rsidR="00955179" w:rsidRPr="006353C9">
        <w:rPr>
          <w:bCs/>
          <w:sz w:val="20"/>
          <w:szCs w:val="20"/>
        </w:rPr>
        <w:t>During a follow up period of 1</w:t>
      </w:r>
      <w:r w:rsidR="00855502" w:rsidRPr="006353C9">
        <w:rPr>
          <w:bCs/>
          <w:sz w:val="20"/>
          <w:szCs w:val="20"/>
        </w:rPr>
        <w:t>0</w:t>
      </w:r>
      <w:r w:rsidR="00955179" w:rsidRPr="006353C9">
        <w:rPr>
          <w:bCs/>
          <w:sz w:val="20"/>
          <w:szCs w:val="20"/>
        </w:rPr>
        <w:t xml:space="preserve"> weeks, hind feet were examined </w:t>
      </w:r>
      <w:r w:rsidR="004A1E51" w:rsidRPr="006353C9">
        <w:rPr>
          <w:bCs/>
          <w:sz w:val="20"/>
          <w:szCs w:val="20"/>
        </w:rPr>
        <w:t>using</w:t>
      </w:r>
      <w:r w:rsidR="00955179" w:rsidRPr="006353C9">
        <w:rPr>
          <w:bCs/>
          <w:sz w:val="20"/>
          <w:szCs w:val="20"/>
        </w:rPr>
        <w:t xml:space="preserve"> the M-score every two weeks in the milking parlor</w:t>
      </w:r>
      <w:r w:rsidR="00945A52" w:rsidRPr="006353C9">
        <w:rPr>
          <w:bCs/>
          <w:sz w:val="20"/>
          <w:szCs w:val="20"/>
        </w:rPr>
        <w:t xml:space="preserve">. </w:t>
      </w:r>
      <w:r w:rsidR="00AE7F6E" w:rsidRPr="006353C9">
        <w:rPr>
          <w:bCs/>
          <w:sz w:val="20"/>
          <w:szCs w:val="20"/>
        </w:rPr>
        <w:br/>
        <w:t xml:space="preserve">RESULTS: </w:t>
      </w:r>
      <w:r w:rsidR="006613D9" w:rsidRPr="006353C9">
        <w:rPr>
          <w:bCs/>
          <w:sz w:val="20"/>
          <w:szCs w:val="20"/>
        </w:rPr>
        <w:t>2</w:t>
      </w:r>
      <w:r w:rsidR="005D2C69" w:rsidRPr="006353C9">
        <w:rPr>
          <w:bCs/>
          <w:sz w:val="20"/>
          <w:szCs w:val="20"/>
        </w:rPr>
        <w:t>0</w:t>
      </w:r>
      <w:r w:rsidR="00D81431" w:rsidRPr="006353C9">
        <w:rPr>
          <w:bCs/>
          <w:sz w:val="20"/>
          <w:szCs w:val="20"/>
        </w:rPr>
        <w:t>2</w:t>
      </w:r>
      <w:r w:rsidR="006613D9" w:rsidRPr="006353C9">
        <w:rPr>
          <w:bCs/>
          <w:sz w:val="20"/>
          <w:szCs w:val="20"/>
        </w:rPr>
        <w:t xml:space="preserve"> </w:t>
      </w:r>
      <w:r w:rsidR="0003455B" w:rsidRPr="006353C9">
        <w:rPr>
          <w:bCs/>
          <w:sz w:val="20"/>
          <w:szCs w:val="20"/>
        </w:rPr>
        <w:t xml:space="preserve">hind </w:t>
      </w:r>
      <w:r w:rsidR="006613D9" w:rsidRPr="006353C9">
        <w:rPr>
          <w:bCs/>
          <w:sz w:val="20"/>
          <w:szCs w:val="20"/>
        </w:rPr>
        <w:t>feet were treated</w:t>
      </w:r>
      <w:r w:rsidR="0050054C" w:rsidRPr="006353C9">
        <w:rPr>
          <w:bCs/>
          <w:sz w:val="20"/>
          <w:szCs w:val="20"/>
        </w:rPr>
        <w:t xml:space="preserve"> and included in the analysis</w:t>
      </w:r>
      <w:r w:rsidR="006613D9" w:rsidRPr="006353C9">
        <w:rPr>
          <w:bCs/>
          <w:sz w:val="20"/>
          <w:szCs w:val="20"/>
        </w:rPr>
        <w:t xml:space="preserve">. </w:t>
      </w:r>
      <w:r w:rsidR="005D2C69" w:rsidRPr="006353C9">
        <w:rPr>
          <w:bCs/>
          <w:sz w:val="20"/>
          <w:szCs w:val="20"/>
        </w:rPr>
        <w:t xml:space="preserve">The clinical improvement rate of feet treated with </w:t>
      </w:r>
      <w:r w:rsidRPr="006353C9">
        <w:rPr>
          <w:bCs/>
          <w:sz w:val="20"/>
          <w:szCs w:val="20"/>
        </w:rPr>
        <w:t>E</w:t>
      </w:r>
      <w:r w:rsidR="005D2C69" w:rsidRPr="006353C9">
        <w:rPr>
          <w:bCs/>
          <w:sz w:val="20"/>
          <w:szCs w:val="20"/>
        </w:rPr>
        <w:t>AG was 29</w:t>
      </w:r>
      <w:r w:rsidR="004E2D9C" w:rsidRPr="006353C9">
        <w:rPr>
          <w:bCs/>
          <w:sz w:val="20"/>
          <w:szCs w:val="20"/>
        </w:rPr>
        <w:t>.</w:t>
      </w:r>
      <w:r w:rsidR="00D81431" w:rsidRPr="006353C9">
        <w:rPr>
          <w:bCs/>
          <w:sz w:val="20"/>
          <w:szCs w:val="20"/>
        </w:rPr>
        <w:t>3</w:t>
      </w:r>
      <w:r w:rsidR="004E2D9C" w:rsidRPr="006353C9">
        <w:rPr>
          <w:bCs/>
          <w:sz w:val="20"/>
          <w:szCs w:val="20"/>
        </w:rPr>
        <w:t>%</w:t>
      </w:r>
      <w:r w:rsidR="005D2C69" w:rsidRPr="006353C9">
        <w:rPr>
          <w:bCs/>
          <w:sz w:val="20"/>
          <w:szCs w:val="20"/>
        </w:rPr>
        <w:t xml:space="preserve"> (29/</w:t>
      </w:r>
      <w:r w:rsidR="00D81431" w:rsidRPr="006353C9">
        <w:rPr>
          <w:bCs/>
          <w:sz w:val="20"/>
          <w:szCs w:val="20"/>
        </w:rPr>
        <w:t>99</w:t>
      </w:r>
      <w:r w:rsidR="005D2C69" w:rsidRPr="006353C9">
        <w:rPr>
          <w:bCs/>
          <w:sz w:val="20"/>
          <w:szCs w:val="20"/>
        </w:rPr>
        <w:t>, CI 20</w:t>
      </w:r>
      <w:r w:rsidR="004E2D9C" w:rsidRPr="006353C9">
        <w:rPr>
          <w:bCs/>
          <w:sz w:val="20"/>
          <w:szCs w:val="20"/>
        </w:rPr>
        <w:t>.0</w:t>
      </w:r>
      <w:r w:rsidR="00EC1389" w:rsidRPr="006353C9">
        <w:rPr>
          <w:bCs/>
          <w:sz w:val="20"/>
          <w:szCs w:val="20"/>
        </w:rPr>
        <w:t xml:space="preserve"> – 38.0</w:t>
      </w:r>
      <w:r w:rsidR="004E2D9C" w:rsidRPr="006353C9">
        <w:rPr>
          <w:bCs/>
          <w:sz w:val="20"/>
          <w:szCs w:val="20"/>
        </w:rPr>
        <w:t>%</w:t>
      </w:r>
      <w:r w:rsidR="005D2C69" w:rsidRPr="006353C9">
        <w:rPr>
          <w:bCs/>
          <w:sz w:val="20"/>
          <w:szCs w:val="20"/>
        </w:rPr>
        <w:t>) and with CZG 9</w:t>
      </w:r>
      <w:r w:rsidR="00D81431" w:rsidRPr="006353C9">
        <w:rPr>
          <w:bCs/>
          <w:sz w:val="20"/>
          <w:szCs w:val="20"/>
        </w:rPr>
        <w:t>3</w:t>
      </w:r>
      <w:r w:rsidR="004E2D9C" w:rsidRPr="006353C9">
        <w:rPr>
          <w:bCs/>
          <w:sz w:val="20"/>
          <w:szCs w:val="20"/>
        </w:rPr>
        <w:t>.</w:t>
      </w:r>
      <w:r w:rsidR="00D81431" w:rsidRPr="006353C9">
        <w:rPr>
          <w:bCs/>
          <w:sz w:val="20"/>
          <w:szCs w:val="20"/>
        </w:rPr>
        <w:t>2</w:t>
      </w:r>
      <w:r w:rsidR="004E2D9C" w:rsidRPr="006353C9">
        <w:rPr>
          <w:bCs/>
          <w:sz w:val="20"/>
          <w:szCs w:val="20"/>
        </w:rPr>
        <w:t>%</w:t>
      </w:r>
      <w:r w:rsidR="005D2C69" w:rsidRPr="006353C9">
        <w:rPr>
          <w:bCs/>
          <w:sz w:val="20"/>
          <w:szCs w:val="20"/>
        </w:rPr>
        <w:t xml:space="preserve"> (99/10</w:t>
      </w:r>
      <w:r w:rsidR="00D81431" w:rsidRPr="006353C9">
        <w:rPr>
          <w:bCs/>
          <w:sz w:val="20"/>
          <w:szCs w:val="20"/>
        </w:rPr>
        <w:t>3</w:t>
      </w:r>
      <w:r w:rsidR="005D2C69" w:rsidRPr="006353C9">
        <w:rPr>
          <w:bCs/>
          <w:sz w:val="20"/>
          <w:szCs w:val="20"/>
        </w:rPr>
        <w:t>, CI 8</w:t>
      </w:r>
      <w:r w:rsidR="00D81714" w:rsidRPr="006353C9">
        <w:rPr>
          <w:bCs/>
          <w:sz w:val="20"/>
          <w:szCs w:val="20"/>
        </w:rPr>
        <w:t>8</w:t>
      </w:r>
      <w:r w:rsidR="004E2D9C" w:rsidRPr="006353C9">
        <w:rPr>
          <w:bCs/>
          <w:sz w:val="20"/>
          <w:szCs w:val="20"/>
        </w:rPr>
        <w:t>.0</w:t>
      </w:r>
      <w:r w:rsidR="005D2C69" w:rsidRPr="006353C9">
        <w:rPr>
          <w:bCs/>
          <w:sz w:val="20"/>
          <w:szCs w:val="20"/>
        </w:rPr>
        <w:t xml:space="preserve"> </w:t>
      </w:r>
      <w:r w:rsidR="00EC1389" w:rsidRPr="006353C9">
        <w:rPr>
          <w:bCs/>
          <w:sz w:val="20"/>
          <w:szCs w:val="20"/>
        </w:rPr>
        <w:t xml:space="preserve">– </w:t>
      </w:r>
      <w:r w:rsidR="005D2C69" w:rsidRPr="006353C9">
        <w:rPr>
          <w:bCs/>
          <w:sz w:val="20"/>
          <w:szCs w:val="20"/>
        </w:rPr>
        <w:t>98</w:t>
      </w:r>
      <w:r w:rsidR="004E2D9C" w:rsidRPr="006353C9">
        <w:rPr>
          <w:bCs/>
          <w:sz w:val="20"/>
          <w:szCs w:val="20"/>
        </w:rPr>
        <w:t>.0%</w:t>
      </w:r>
      <w:r w:rsidR="005D2C69" w:rsidRPr="006353C9">
        <w:rPr>
          <w:bCs/>
          <w:sz w:val="20"/>
          <w:szCs w:val="20"/>
        </w:rPr>
        <w:t xml:space="preserve">). </w:t>
      </w:r>
      <w:r w:rsidR="003313CD" w:rsidRPr="006353C9">
        <w:rPr>
          <w:bCs/>
          <w:sz w:val="20"/>
          <w:szCs w:val="20"/>
        </w:rPr>
        <w:t xml:space="preserve">Feet treated with </w:t>
      </w:r>
      <w:r w:rsidR="0022361D" w:rsidRPr="006353C9">
        <w:rPr>
          <w:bCs/>
          <w:sz w:val="20"/>
          <w:szCs w:val="20"/>
        </w:rPr>
        <w:t>E</w:t>
      </w:r>
      <w:r w:rsidR="003313CD" w:rsidRPr="006353C9">
        <w:rPr>
          <w:bCs/>
          <w:sz w:val="20"/>
          <w:szCs w:val="20"/>
        </w:rPr>
        <w:t xml:space="preserve">AG were less likely (OR: 0.03, </w:t>
      </w:r>
      <w:r w:rsidR="003313CD" w:rsidRPr="006353C9">
        <w:rPr>
          <w:bCs/>
          <w:i/>
          <w:sz w:val="20"/>
          <w:szCs w:val="20"/>
        </w:rPr>
        <w:t>p</w:t>
      </w:r>
      <w:r w:rsidR="003313CD" w:rsidRPr="006353C9">
        <w:rPr>
          <w:bCs/>
          <w:sz w:val="20"/>
          <w:szCs w:val="20"/>
        </w:rPr>
        <w:t xml:space="preserve"> &lt; 0.001) to improve than feet treated with </w:t>
      </w:r>
      <w:r w:rsidR="005D2C69" w:rsidRPr="006353C9">
        <w:rPr>
          <w:bCs/>
          <w:sz w:val="20"/>
          <w:szCs w:val="20"/>
        </w:rPr>
        <w:t>CZG</w:t>
      </w:r>
      <w:r w:rsidR="006613D9" w:rsidRPr="006353C9">
        <w:rPr>
          <w:bCs/>
          <w:sz w:val="20"/>
          <w:szCs w:val="20"/>
        </w:rPr>
        <w:t xml:space="preserve">. </w:t>
      </w:r>
      <w:r w:rsidR="003313CD" w:rsidRPr="006353C9">
        <w:rPr>
          <w:bCs/>
          <w:sz w:val="20"/>
          <w:szCs w:val="20"/>
        </w:rPr>
        <w:t>The covariable ‘Farm’ was identified as a significant risk factor for clinical improvement of the treated DD-lesions in the logistic regression.</w:t>
      </w:r>
      <w:r w:rsidR="009437D5" w:rsidRPr="006353C9">
        <w:rPr>
          <w:bCs/>
          <w:sz w:val="20"/>
          <w:szCs w:val="20"/>
        </w:rPr>
        <w:t xml:space="preserve"> </w:t>
      </w:r>
      <w:r w:rsidR="00A63436" w:rsidRPr="006353C9">
        <w:rPr>
          <w:bCs/>
          <w:color w:val="000000"/>
          <w:sz w:val="20"/>
          <w:szCs w:val="20"/>
        </w:rPr>
        <w:br/>
      </w:r>
      <w:r w:rsidR="00AE7F6E" w:rsidRPr="006353C9">
        <w:rPr>
          <w:bCs/>
          <w:sz w:val="20"/>
          <w:szCs w:val="20"/>
        </w:rPr>
        <w:t xml:space="preserve">CONCLUSIONS: </w:t>
      </w:r>
      <w:r w:rsidRPr="006353C9">
        <w:rPr>
          <w:bCs/>
          <w:sz w:val="20"/>
          <w:szCs w:val="20"/>
        </w:rPr>
        <w:t>E</w:t>
      </w:r>
      <w:r w:rsidR="006613D9" w:rsidRPr="006353C9">
        <w:rPr>
          <w:bCs/>
          <w:sz w:val="20"/>
          <w:szCs w:val="20"/>
        </w:rPr>
        <w:t xml:space="preserve">AG was inferior to </w:t>
      </w:r>
      <w:r w:rsidR="005D2C69" w:rsidRPr="006353C9">
        <w:rPr>
          <w:bCs/>
          <w:sz w:val="20"/>
          <w:szCs w:val="20"/>
        </w:rPr>
        <w:t>CZG</w:t>
      </w:r>
      <w:r w:rsidR="006613D9" w:rsidRPr="006353C9">
        <w:rPr>
          <w:bCs/>
          <w:sz w:val="20"/>
          <w:szCs w:val="20"/>
        </w:rPr>
        <w:t>. Considering the low</w:t>
      </w:r>
      <w:r w:rsidR="00DB3C20" w:rsidRPr="006353C9">
        <w:rPr>
          <w:bCs/>
          <w:sz w:val="20"/>
          <w:szCs w:val="20"/>
        </w:rPr>
        <w:t>er M-score</w:t>
      </w:r>
      <w:r w:rsidR="00BB67F9" w:rsidRPr="006353C9">
        <w:rPr>
          <w:bCs/>
          <w:sz w:val="20"/>
          <w:szCs w:val="20"/>
        </w:rPr>
        <w:t xml:space="preserve"> clinical</w:t>
      </w:r>
      <w:r w:rsidR="006613D9" w:rsidRPr="006353C9">
        <w:rPr>
          <w:bCs/>
          <w:sz w:val="20"/>
          <w:szCs w:val="20"/>
        </w:rPr>
        <w:t xml:space="preserve"> improvement rate </w:t>
      </w:r>
      <w:r w:rsidR="00E270E7" w:rsidRPr="006353C9">
        <w:rPr>
          <w:bCs/>
          <w:sz w:val="20"/>
          <w:szCs w:val="20"/>
        </w:rPr>
        <w:t>and the higher recurrence r</w:t>
      </w:r>
      <w:r w:rsidR="00855502" w:rsidRPr="006353C9">
        <w:rPr>
          <w:bCs/>
          <w:sz w:val="20"/>
          <w:szCs w:val="20"/>
        </w:rPr>
        <w:t>isk</w:t>
      </w:r>
      <w:r w:rsidR="00E270E7" w:rsidRPr="006353C9">
        <w:rPr>
          <w:bCs/>
          <w:sz w:val="20"/>
          <w:szCs w:val="20"/>
        </w:rPr>
        <w:t xml:space="preserve"> </w:t>
      </w:r>
      <w:r w:rsidR="006613D9" w:rsidRPr="006353C9">
        <w:rPr>
          <w:bCs/>
          <w:sz w:val="20"/>
          <w:szCs w:val="20"/>
        </w:rPr>
        <w:t xml:space="preserve">of </w:t>
      </w:r>
      <w:r w:rsidR="00D81431" w:rsidRPr="006353C9">
        <w:rPr>
          <w:bCs/>
          <w:sz w:val="20"/>
          <w:szCs w:val="20"/>
        </w:rPr>
        <w:t>E</w:t>
      </w:r>
      <w:r w:rsidR="006613D9" w:rsidRPr="006353C9">
        <w:rPr>
          <w:bCs/>
          <w:sz w:val="20"/>
          <w:szCs w:val="20"/>
        </w:rPr>
        <w:t xml:space="preserve">AG, compared to </w:t>
      </w:r>
      <w:r w:rsidR="005D2C69" w:rsidRPr="006353C9">
        <w:rPr>
          <w:bCs/>
          <w:sz w:val="20"/>
          <w:szCs w:val="20"/>
        </w:rPr>
        <w:t>CZG</w:t>
      </w:r>
      <w:r w:rsidR="006613D9" w:rsidRPr="006353C9">
        <w:rPr>
          <w:bCs/>
          <w:sz w:val="20"/>
          <w:szCs w:val="20"/>
        </w:rPr>
        <w:t xml:space="preserve">, </w:t>
      </w:r>
      <w:r w:rsidRPr="006353C9">
        <w:rPr>
          <w:bCs/>
          <w:sz w:val="20"/>
          <w:szCs w:val="20"/>
        </w:rPr>
        <w:t>E</w:t>
      </w:r>
      <w:r w:rsidR="006613D9" w:rsidRPr="006353C9">
        <w:rPr>
          <w:bCs/>
          <w:sz w:val="20"/>
          <w:szCs w:val="20"/>
        </w:rPr>
        <w:t>AG is not likely a favorable treatment product for M1-</w:t>
      </w:r>
      <w:r w:rsidR="005D2C69" w:rsidRPr="006353C9">
        <w:rPr>
          <w:bCs/>
          <w:sz w:val="20"/>
          <w:szCs w:val="20"/>
        </w:rPr>
        <w:t xml:space="preserve"> and </w:t>
      </w:r>
      <w:r w:rsidR="006613D9" w:rsidRPr="006353C9">
        <w:rPr>
          <w:bCs/>
          <w:sz w:val="20"/>
          <w:szCs w:val="20"/>
        </w:rPr>
        <w:t>M2-lesions of DD.</w:t>
      </w:r>
    </w:p>
    <w:p w14:paraId="73CBC9BD" w14:textId="3E177FCD" w:rsidR="006353C9" w:rsidRDefault="006353C9" w:rsidP="00846568">
      <w:pPr>
        <w:pStyle w:val="NZVJParagraph"/>
        <w:jc w:val="left"/>
        <w:rPr>
          <w:bCs/>
        </w:rPr>
      </w:pPr>
      <w:r>
        <w:rPr>
          <w:bCs/>
        </w:rPr>
        <w:t>Key words</w:t>
      </w:r>
      <w:r w:rsidR="00AE7F6E" w:rsidRPr="006353C9">
        <w:rPr>
          <w:bCs/>
        </w:rPr>
        <w:t>:</w:t>
      </w:r>
      <w:r w:rsidR="00AE7F6E" w:rsidRPr="00846568">
        <w:rPr>
          <w:b w:val="0"/>
        </w:rPr>
        <w:t xml:space="preserve"> </w:t>
      </w:r>
      <w:r w:rsidRPr="00846568">
        <w:rPr>
          <w:b w:val="0"/>
          <w:bCs/>
        </w:rPr>
        <w:t>dairy cow, digital dermatitis, randomized clinical trial, topical treatment, w</w:t>
      </w:r>
      <w:r w:rsidR="0022361D" w:rsidRPr="00846568">
        <w:rPr>
          <w:b w:val="0"/>
          <w:bCs/>
        </w:rPr>
        <w:t>ound healing</w:t>
      </w:r>
      <w:r>
        <w:br w:type="page"/>
      </w:r>
    </w:p>
    <w:p w14:paraId="3D23D5B9" w14:textId="274A9891" w:rsidR="00AE7F6E" w:rsidRPr="00846568" w:rsidRDefault="00F6250F" w:rsidP="00846568">
      <w:pPr>
        <w:pStyle w:val="NZVJParagraph"/>
      </w:pPr>
      <w:r w:rsidRPr="00846568">
        <w:lastRenderedPageBreak/>
        <w:t>INTRODUCTION</w:t>
      </w:r>
    </w:p>
    <w:p w14:paraId="7938F25C" w14:textId="1A2DA728" w:rsidR="00BF3F5C" w:rsidRDefault="004313D5" w:rsidP="00846568">
      <w:pPr>
        <w:widowControl w:val="0"/>
        <w:autoSpaceDE w:val="0"/>
        <w:autoSpaceDN w:val="0"/>
        <w:adjustRightInd w:val="0"/>
        <w:spacing w:line="480" w:lineRule="auto"/>
        <w:ind w:firstLine="284"/>
        <w:rPr>
          <w:color w:val="000000"/>
        </w:rPr>
      </w:pPr>
      <w:r>
        <w:rPr>
          <w:color w:val="000000"/>
        </w:rPr>
        <w:t>D</w:t>
      </w:r>
      <w:r w:rsidR="00AE7F6E" w:rsidRPr="00F6250F">
        <w:rPr>
          <w:color w:val="000000"/>
        </w:rPr>
        <w:t xml:space="preserve">igital dermatitis (DD) </w:t>
      </w:r>
      <w:r w:rsidR="00AE7F6E" w:rsidRPr="006D25B9">
        <w:rPr>
          <w:color w:val="000000"/>
        </w:rPr>
        <w:t xml:space="preserve">is </w:t>
      </w:r>
      <w:r w:rsidR="00A22290" w:rsidRPr="006D25B9">
        <w:rPr>
          <w:color w:val="000000"/>
        </w:rPr>
        <w:t xml:space="preserve">considered </w:t>
      </w:r>
      <w:r w:rsidR="00AE7F6E" w:rsidRPr="006D25B9">
        <w:rPr>
          <w:color w:val="000000"/>
        </w:rPr>
        <w:t>a contagious</w:t>
      </w:r>
      <w:r w:rsidR="00AE7F6E" w:rsidRPr="00F6250F">
        <w:rPr>
          <w:color w:val="000000"/>
        </w:rPr>
        <w:t xml:space="preserve"> disease and an important cause of lameness in </w:t>
      </w:r>
      <w:r w:rsidR="00BE73A8">
        <w:rPr>
          <w:color w:val="000000"/>
        </w:rPr>
        <w:t xml:space="preserve">dairy </w:t>
      </w:r>
      <w:r w:rsidR="00AE7F6E" w:rsidRPr="00F6250F">
        <w:rPr>
          <w:color w:val="000000"/>
        </w:rPr>
        <w:t xml:space="preserve">cattle worldwide. </w:t>
      </w:r>
      <w:r w:rsidR="00F52A40">
        <w:rPr>
          <w:color w:val="000000"/>
        </w:rPr>
        <w:t>It</w:t>
      </w:r>
      <w:r w:rsidR="00F52A40" w:rsidRPr="00F6250F">
        <w:rPr>
          <w:color w:val="000000"/>
        </w:rPr>
        <w:t xml:space="preserve"> is characterized by hyperkeratotic </w:t>
      </w:r>
      <w:r w:rsidR="004F7A0B">
        <w:rPr>
          <w:color w:val="000000"/>
        </w:rPr>
        <w:t>or</w:t>
      </w:r>
      <w:r w:rsidR="00F52A40" w:rsidRPr="00F6250F">
        <w:rPr>
          <w:color w:val="000000"/>
        </w:rPr>
        <w:t xml:space="preserve"> ulcerative lesions, </w:t>
      </w:r>
      <w:r w:rsidR="00F52A40">
        <w:rPr>
          <w:color w:val="000000"/>
        </w:rPr>
        <w:t xml:space="preserve">typically </w:t>
      </w:r>
      <w:r w:rsidR="00F52A40" w:rsidRPr="00F6250F">
        <w:rPr>
          <w:color w:val="000000"/>
        </w:rPr>
        <w:t xml:space="preserve">located on the </w:t>
      </w:r>
      <w:r w:rsidR="00C861AC" w:rsidRPr="00F6250F">
        <w:rPr>
          <w:color w:val="000000"/>
        </w:rPr>
        <w:t xml:space="preserve">plantar </w:t>
      </w:r>
      <w:r w:rsidR="00C861AC">
        <w:rPr>
          <w:color w:val="000000"/>
        </w:rPr>
        <w:t xml:space="preserve">or </w:t>
      </w:r>
      <w:r w:rsidR="00FA5964">
        <w:rPr>
          <w:color w:val="000000"/>
        </w:rPr>
        <w:t xml:space="preserve">palmar </w:t>
      </w:r>
      <w:r w:rsidR="00F52A40" w:rsidRPr="00F6250F">
        <w:rPr>
          <w:color w:val="000000"/>
        </w:rPr>
        <w:t>aspect of the foot</w:t>
      </w:r>
      <w:r w:rsidR="00F52A40">
        <w:rPr>
          <w:color w:val="000000"/>
        </w:rPr>
        <w:t xml:space="preserve"> </w:t>
      </w:r>
      <w:r w:rsidR="00FA5964">
        <w:rPr>
          <w:color w:val="000000"/>
        </w:rPr>
        <w:t>immediately proximal to the interdigital cleft</w:t>
      </w:r>
      <w:r w:rsidR="00F52A40" w:rsidRPr="00F6250F">
        <w:rPr>
          <w:color w:val="000000"/>
        </w:rPr>
        <w:t>.</w:t>
      </w:r>
      <w:r w:rsidR="00F52A40">
        <w:rPr>
          <w:color w:val="000000"/>
        </w:rPr>
        <w:t xml:space="preserve"> </w:t>
      </w:r>
      <w:r>
        <w:rPr>
          <w:color w:val="000000"/>
        </w:rPr>
        <w:t>Lesions are</w:t>
      </w:r>
      <w:r w:rsidR="00AE7F6E" w:rsidRPr="00F6250F">
        <w:rPr>
          <w:color w:val="000000"/>
        </w:rPr>
        <w:t xml:space="preserve"> mostly </w:t>
      </w:r>
      <w:r w:rsidR="00BA71B9">
        <w:rPr>
          <w:color w:val="000000"/>
        </w:rPr>
        <w:t>present</w:t>
      </w:r>
      <w:r w:rsidR="00AE7F6E" w:rsidRPr="00F6250F">
        <w:rPr>
          <w:color w:val="000000"/>
        </w:rPr>
        <w:t xml:space="preserve"> on the hind feet and associated with </w:t>
      </w:r>
      <w:r w:rsidR="00A81F98" w:rsidRPr="00F6250F">
        <w:rPr>
          <w:color w:val="000000"/>
        </w:rPr>
        <w:t xml:space="preserve">lameness, </w:t>
      </w:r>
      <w:r w:rsidR="00AE7F6E" w:rsidRPr="00F6250F">
        <w:rPr>
          <w:color w:val="000000"/>
        </w:rPr>
        <w:t>reduced milk production, a diminished reproducti</w:t>
      </w:r>
      <w:r>
        <w:rPr>
          <w:color w:val="000000"/>
        </w:rPr>
        <w:t>ve</w:t>
      </w:r>
      <w:r w:rsidR="00AE7F6E" w:rsidRPr="00F6250F">
        <w:rPr>
          <w:color w:val="000000"/>
        </w:rPr>
        <w:t xml:space="preserve"> performance</w:t>
      </w:r>
      <w:r w:rsidR="00CC5BE3">
        <w:rPr>
          <w:color w:val="000000"/>
        </w:rPr>
        <w:t xml:space="preserve">, </w:t>
      </w:r>
      <w:r w:rsidR="00AE7F6E" w:rsidRPr="00F6250F">
        <w:rPr>
          <w:color w:val="000000"/>
        </w:rPr>
        <w:t>and decreased animal welfare</w:t>
      </w:r>
      <w:r w:rsidR="00BF3F5C">
        <w:rPr>
          <w:color w:val="000000"/>
        </w:rPr>
        <w:t xml:space="preserve"> </w:t>
      </w:r>
      <w:r w:rsidR="00BF3F5C">
        <w:rPr>
          <w:color w:val="000000"/>
        </w:rPr>
        <w:fldChar w:fldCharType="begin" w:fldLock="1"/>
      </w:r>
      <w:r w:rsidR="00C23096">
        <w:rPr>
          <w:color w:val="000000"/>
        </w:rPr>
        <w:instrText>ADDIN CSL_CITATION {"citationItems":[{"id":"ITEM-1","itemData":{"DOI":"10.1017/S1751731118000575","ISSN":"1751732X","abstract":"Lameness is one of the most costly dairy cow diseases, yet adoption of lameness prevention strategies remains low. Low lameness prevention adoption might be attributable to a lack of understanding regarding total lameness costs. In this review, we evaluated the contribution of different expenditures and losses to total lameness costs. Evaluated expenditures included labor for treatment, therapeutic supplies, lameness detection and lameness control and prevention. Evaluated losses included non-saleable milk, reduced milk production, reduced reproductive performance, increased animal death, increased animal culling, disease interrelationships, lameness recurrence and reduced animal welfare. The previous literature on total lameness cost estimates was also summarized. The reviewed studies indicated that previous estimates of total lameness costs are variable and inconsistent in the expenditures and losses they include. Many of the identified expenditure and loss categories require further research to accurately include in total lameness cost estimates. Future research should focus on identifying costs associated with specific lameness conditions, differing lameness severity levels, and differing stages of lactation at onset of lameness to provide better total lameness cost estimates that can be useful for decision making at both the herd and individual cow level.","author":[{"dropping-particle":"","family":"Dolecheck","given":"K.","non-dropping-particle":"","parse-names":false,"suffix":""},{"dropping-particle":"","family":"Bewley","given":"J.","non-dropping-particle":"","parse-names":false,"suffix":""}],"container-title":"Animal","id":"ITEM-1","issue":"7","issued":{"date-parts":[["2018","7","1"]]},"page":"1462-1474","publisher":"Cambridge University Press","title":"Animal board invited review: Dairy cow lameness expenditures, losses and total cost","type":"article","volume":"12"},"uris":["http://www.mendeley.com/documents/?uuid=b69bbd28-55f3-39c4-83fe-d9e9188b1022"]},{"id":"ITEM-2","itemData":{"DOI":"10.1017/S1751731111002606","ISSN":"1751-7311","abstract":"&lt;p&gt; Foot disorders are the main cause of dairy cow lameness and are considered to have a major impact on the welfare of dairy cattle. This study adopts a modeling approach, using a dynamic stochastic model, to provide more insight into the welfare impact of different types of foot disorders, both clinical and subclinical. The impact of specific foot disorders on welfare was assessed by simulating the incidence and duration of foot disorders and the pain associated with them. Pain assessment was based on locomotion scores, with underlying knowledge obtained from scientific literature and experts. The results demonstrated the seriousness of the welfare impact of foot disorders. The negative welfare impact was measured on a scale from 0 to 60, where the maximum outcome represents a cow having very severe pain during the whole year. On average, each cow achieves a welfare impact score of 12, which is 20% of the maximum welfare impact score. This welfare score equals having severe pain for a period of 3 months, indicating a serious impact on welfare. On average, digital dermatitis impacts most on welfare, which is caused by a high incidence of the painful clinical stage, followed by sole hemorrhages (SoH) and interdigital dermatitis and heel horn erosion (IDHE). The combination of a high incidence and long duration of SoH and IDHE causes this relatively high welfare impact of foot disorders that occur mostly subclinically. On average, over 1 year, 46% of the welfare impact due to foot disorders is caused by clinical foot disorders. The fact that subclinical foot disorders contribute more or less equally to the effects on welfare as clinical ones, indicates that farmers may readily underestimate the welfare impact by a factor two. Modeling welfare impact at cow level, individual cases of foot disorders, stresses the importance of pain intensity, indicating the importance of clinical foot disorders. This study demonstrated the serious welfare impact of foot disorders in dairy cattle and pointed out the considerable impact of subclinical foot disorders. Furthermore, the approach of welfare assessment, for example herd &lt;italic&gt;v.&lt;/italic&gt; cow level, influenced the ranking of foot disorders for their impact on animal welfare. Potentially, this leads to different prioritization of specific solution strategies for dairy farmers, for example, focusing on cow comfort, hygiene or preventive medical treatments, foot trimming and/or health monitoring. The findings in th…","author":[{"dropping-particle":"","family":"Bruijnis","given":"M. R. N.","non-dropping-particle":"","parse-names":false,"suffix":""},{"dropping-particle":"","family":"Beerda","given":"B.","non-dropping-particle":"","parse-names":false,"suffix":""},{"dropping-particle":"","family":"Hogeveen","given":"H.","non-dropping-particle":"","parse-names":false,"suffix":""},{"dropping-particle":"","family":"Stassen","given":"E. N.","non-dropping-particle":"","parse-names":false,"suffix":""}],"container-title":"animal","id":"ITEM-2","issue":"06","issued":{"date-parts":[["2012","6","19"]]},"page":"962-970","publisher":"Cambridge University Press","title":"Assessing the welfare impact of foot disorders in dairy cattle by a modeling approach","type":"article-journal","volume":"6"},"uris":["http://www.mendeley.com/documents/?uuid=c827b00c-e3e7-3584-b5ff-eab635ea8f53"]},{"id":"ITEM-3","itemData":{"DOI":"10.3168/jds.2012-6384","ISSN":"1525-3198","PMID":"24140336","abstract":"Digital dermatitis is an infectious disease that causes lameness in dairy cattle, a primary welfare concern of the dairy industry. One of the common treatments for this painful hoof disease is through the application of an antibiotic bandage that must be removed following treatment. The objectives of this randomized clinical trial were to determine if topical application of tetracycline hydrochloride in a paste would be as therapeutically effective for the treatment of digital dermatitis as a powdered form of tetracycline hydrochloride held in place by a bandage, and to quantify pain associated with digital dermatitis lesions. Two hundred and fourteen Holstein cow hooves with digital dermatitis lesions were randomly assigned to 1 of 3 treatments: a tetracycline hydrochloride paste, tetracycline hydrochloride powder held in place with a bandage for 2 d, or a negative (untreated) control. Lesions were examined at 2 time periods: 3 to 7 d posttreatment and 8 to 12 d posttreatment to determine healing rates. Nociceptive thresholds were measured using a pressure algometer to quantify the pain at the lesion site. The tetracycline hydrochloride paste was as effective as the powdered bandage treatment in terms of healing rates, with 47.4 and 57.1% hooves healed at 8 to 12 d posttreatment, respectively. Both treatments were more effective than the control, in which no lesions healed 8 to 12 d following initial examination. Mean (±SE) nociceptive thresholds for active, healing, and healed lesions differed, with limb-withdrawal response occurring at 7.45 (±0.67) kg, 12.84 (±1.85) kg, and censored to 25 kg (maximum value of algometer) of force applied, respectively. However, active lesions were not consistently associated with pain, as maximum force was tolerated when applied to 19% of active lesions, perhaps due to variability in stoicism between individual cattle or due to changes in pain during the progression of infection. In conclusion, tetracycline hydrochloride paste was as effective as tetracycline hydrochloride bandage, eliminating the need for bandage removal following treatment application. Digital lesions can be painful during both active and healing stages, suggesting the need for treatment and husbandry interventions for pain mitigation.","author":[{"dropping-particle":"","family":"Higginson Cutler","given":"J H","non-dropping-particle":"","parse-names":false,"suffix":""},{"dropping-particle":"","family":"Cramer","given":"G","non-dropping-particle":"","parse-names":false,"suffix":""},{"dropping-particle":"","family":"Walter","given":"J J","non-dropping-particle":"","parse-names":false,"suffix":""},{"dropping-particle":"","family":"Millman","given":"S T","non-dropping-particle":"","parse-names":false,"suffix":""},{"dropping-particle":"","family":"Kelton","given":"D F","non-dropping-particle":"","parse-names":false,"suffix":""}],"container-title":"Journal of Dairy Science","id":"ITEM-3","issue":"12","issued":{"date-parts":[["2013","12","1"]]},"page":"7550-7557","publisher":"Elsevier","title":"Randomized clinical trial of tetracycline hydrochloride bandage and paste treatments for resolution of lesions and pain associated with digital dermatitis in dairy cattle","type":"article-journal","volume":"96"},"uris":["http://www.mendeley.com/documents/?uuid=3f3b99c5-4c54-3a96-b538-404224cf9c85"]}],"mendeley":{"formattedCitation":"(Bruijnis et al., 2012; Higginson Cutler et al., 2013; Dolecheck and Bewley, 2018)","plainTextFormattedCitation":"(Bruijnis et al., 2012; Higginson Cutler et al., 2013; Dolecheck and Bewley, 2018)","previouslyFormattedCitation":"(Bruijnis et al., 2012; Higginson Cutler et al., 2013; Dolecheck and Bewley, 2018)"},"properties":{"noteIndex":0},"schema":"https://github.com/citation-style-language/schema/raw/master/csl-citation.json"}</w:instrText>
      </w:r>
      <w:r w:rsidR="00BF3F5C">
        <w:rPr>
          <w:color w:val="000000"/>
        </w:rPr>
        <w:fldChar w:fldCharType="separate"/>
      </w:r>
      <w:r w:rsidR="00BF3F5C" w:rsidRPr="00BF3F5C">
        <w:rPr>
          <w:noProof/>
          <w:color w:val="000000"/>
        </w:rPr>
        <w:t>(Bruijnis et al., 2012; Higginson Cutler et al., 2013; Dolecheck and Bewley, 2018)</w:t>
      </w:r>
      <w:r w:rsidR="00BF3F5C">
        <w:rPr>
          <w:color w:val="000000"/>
        </w:rPr>
        <w:fldChar w:fldCharType="end"/>
      </w:r>
      <w:r w:rsidR="00AE7F6E" w:rsidRPr="00F6250F">
        <w:rPr>
          <w:color w:val="000000"/>
        </w:rPr>
        <w:t>.</w:t>
      </w:r>
    </w:p>
    <w:p w14:paraId="61F399D0" w14:textId="5CE67A69" w:rsidR="002C65A2" w:rsidRDefault="001257D3" w:rsidP="002C65A2">
      <w:pPr>
        <w:widowControl w:val="0"/>
        <w:autoSpaceDE w:val="0"/>
        <w:autoSpaceDN w:val="0"/>
        <w:adjustRightInd w:val="0"/>
        <w:spacing w:line="480" w:lineRule="auto"/>
        <w:ind w:firstLine="284"/>
        <w:rPr>
          <w:i/>
          <w:iCs/>
          <w:color w:val="000000"/>
        </w:rPr>
      </w:pPr>
      <w:r>
        <w:rPr>
          <w:color w:val="000000"/>
        </w:rPr>
        <w:t xml:space="preserve">In general, </w:t>
      </w:r>
      <w:r w:rsidR="004F35DA">
        <w:rPr>
          <w:color w:val="000000"/>
        </w:rPr>
        <w:t xml:space="preserve">alongside herd level DD control through </w:t>
      </w:r>
      <w:r w:rsidR="00C861AC">
        <w:rPr>
          <w:color w:val="000000"/>
        </w:rPr>
        <w:t>foot bathing</w:t>
      </w:r>
      <w:r w:rsidR="004F35DA">
        <w:rPr>
          <w:color w:val="000000"/>
        </w:rPr>
        <w:t xml:space="preserve">, </w:t>
      </w:r>
      <w:r>
        <w:rPr>
          <w:color w:val="000000"/>
        </w:rPr>
        <w:t xml:space="preserve">cows with </w:t>
      </w:r>
      <w:r w:rsidR="00344B06">
        <w:rPr>
          <w:color w:val="000000"/>
        </w:rPr>
        <w:t>ulcerative</w:t>
      </w:r>
      <w:r>
        <w:rPr>
          <w:color w:val="000000"/>
        </w:rPr>
        <w:t xml:space="preserve"> DD lesions receive a topical treatment</w:t>
      </w:r>
      <w:r w:rsidR="00212375">
        <w:rPr>
          <w:color w:val="000000"/>
        </w:rPr>
        <w:t xml:space="preserve"> with or without bandage</w:t>
      </w:r>
      <w:r>
        <w:rPr>
          <w:color w:val="000000"/>
        </w:rPr>
        <w:t xml:space="preserve"> </w:t>
      </w:r>
      <w:r w:rsidR="00C23096">
        <w:rPr>
          <w:color w:val="000000"/>
        </w:rPr>
        <w:fldChar w:fldCharType="begin" w:fldLock="1"/>
      </w:r>
      <w:r w:rsidR="00973522">
        <w:rPr>
          <w:color w:val="000000"/>
        </w:rPr>
        <w:instrText>ADDIN CSL_CITATION {"citationItems":[{"id":"ITEM-1","itemData":{"DOI":"10.1016/j.cvfa.2017.02.002","abstract":"KEY POINTS\r\n1) Digital dermatitis (DD) is a common disease process of the skin of both dairy and beef cattle.\r\n2) Advanced lesions are associated with clinical lameness, whereas early lesions cause local skin disease with minimal lameness.\r\n3) Topical treatment with oxytetracycline is the common therapy for advanced lesions but has a high rate of recrudescence.\r\n4) An integrated management plan that relies on a combination of topical treatment of advanced lesions coupled with footbathing to control progression of earlier lesions is the most effective strategy.","author":[{"dropping-particle":"","family":"Plummer","given":"Paul J","non-dropping-particle":"","parse-names":false,"suffix":""},{"dropping-particle":"","family":"Krull","given":"Adam","non-dropping-particle":"","parse-names":false,"suffix":""}],"container-title":"Veterinary Clinics of NA: Food Animal Practice","id":"ITEM-1","issued":{"date-parts":[["2017"]]},"page":"165-181","title":"Clinical Perspectives of Digital Dermatitis in Dairy and Beef Cattle","type":"article-journal","volume":"33"},"uris":["http://www.mendeley.com/documents/?uuid=b3d2392e-748e-3976-a9c3-a8734e7f4f9a"]}],"mendeley":{"formattedCitation":"(Plummer and Krull, 2017)","plainTextFormattedCitation":"(Plummer and Krull, 2017)","previouslyFormattedCitation":"(Plummer and Krull, 2017)"},"properties":{"noteIndex":0},"schema":"https://github.com/citation-style-language/schema/raw/master/csl-citation.json"}</w:instrText>
      </w:r>
      <w:r w:rsidR="00C23096">
        <w:rPr>
          <w:color w:val="000000"/>
        </w:rPr>
        <w:fldChar w:fldCharType="separate"/>
      </w:r>
      <w:r w:rsidR="00C23096" w:rsidRPr="00C23096">
        <w:rPr>
          <w:noProof/>
          <w:color w:val="000000"/>
        </w:rPr>
        <w:t>(Plummer and Krull, 2017)</w:t>
      </w:r>
      <w:r w:rsidR="00C23096">
        <w:rPr>
          <w:color w:val="000000"/>
        </w:rPr>
        <w:fldChar w:fldCharType="end"/>
      </w:r>
      <w:r>
        <w:rPr>
          <w:color w:val="000000"/>
        </w:rPr>
        <w:t xml:space="preserve">. </w:t>
      </w:r>
      <w:r w:rsidR="0042277D">
        <w:rPr>
          <w:color w:val="000000"/>
        </w:rPr>
        <w:t>These ulcerative lesions are commonly grouped as active lesions and consist of the M1, M2, and M4.1 stage lesions (</w:t>
      </w:r>
      <w:r w:rsidR="00903225">
        <w:rPr>
          <w:color w:val="000000"/>
        </w:rPr>
        <w:t xml:space="preserve">ADD </w:t>
      </w:r>
      <w:r w:rsidR="0042277D" w:rsidRPr="00903225">
        <w:rPr>
          <w:color w:val="000000"/>
        </w:rPr>
        <w:t>REF</w:t>
      </w:r>
      <w:r w:rsidR="0042277D">
        <w:rPr>
          <w:color w:val="000000"/>
        </w:rPr>
        <w:t xml:space="preserve">). </w:t>
      </w:r>
      <w:r w:rsidR="004F35DA">
        <w:rPr>
          <w:color w:val="000000"/>
        </w:rPr>
        <w:t xml:space="preserve">Topical treatments </w:t>
      </w:r>
      <w:r w:rsidR="00973522">
        <w:rPr>
          <w:color w:val="000000"/>
        </w:rPr>
        <w:t xml:space="preserve">contain either antibiotics, e.g. </w:t>
      </w:r>
      <w:r w:rsidR="004F35DA" w:rsidRPr="004F35DA">
        <w:rPr>
          <w:color w:val="000000"/>
        </w:rPr>
        <w:t>broad spectrum tetracyclines</w:t>
      </w:r>
      <w:r w:rsidR="00973522">
        <w:rPr>
          <w:color w:val="000000"/>
        </w:rPr>
        <w:t xml:space="preserve">, or a non-antibiotic active compound, e.g. copper and zinc chelates. </w:t>
      </w:r>
      <w:r w:rsidR="00973522" w:rsidRPr="00F6250F">
        <w:rPr>
          <w:color w:val="000000"/>
        </w:rPr>
        <w:t xml:space="preserve">Products based on copper and zinc chelates are widely used in the Netherlands and reported </w:t>
      </w:r>
      <w:r w:rsidR="00D91EA1">
        <w:rPr>
          <w:color w:val="000000"/>
        </w:rPr>
        <w:t xml:space="preserve">as </w:t>
      </w:r>
      <w:r w:rsidR="00973522" w:rsidRPr="00F6250F">
        <w:rPr>
          <w:color w:val="000000"/>
        </w:rPr>
        <w:t xml:space="preserve">an effective treatment </w:t>
      </w:r>
      <w:r w:rsidR="00973522">
        <w:rPr>
          <w:color w:val="000000"/>
        </w:rPr>
        <w:t>option for</w:t>
      </w:r>
      <w:r w:rsidR="00973522" w:rsidRPr="00F6250F">
        <w:rPr>
          <w:color w:val="000000"/>
        </w:rPr>
        <w:t xml:space="preserve"> DD</w:t>
      </w:r>
      <w:r w:rsidR="00973522">
        <w:rPr>
          <w:color w:val="000000"/>
        </w:rPr>
        <w:t xml:space="preserve"> when compared with topical tetracyclines</w:t>
      </w:r>
      <w:r w:rsidR="00B93BDB">
        <w:rPr>
          <w:color w:val="000000"/>
        </w:rPr>
        <w:t>, with c</w:t>
      </w:r>
      <w:r w:rsidR="00410CAB">
        <w:rPr>
          <w:color w:val="000000"/>
        </w:rPr>
        <w:t>linical cure</w:t>
      </w:r>
      <w:r w:rsidR="00B93BDB">
        <w:rPr>
          <w:color w:val="000000"/>
        </w:rPr>
        <w:t xml:space="preserve"> rates of 85-90% and 45-55% respectively </w:t>
      </w:r>
      <w:r w:rsidR="00B93BDB">
        <w:rPr>
          <w:color w:val="000000"/>
        </w:rPr>
        <w:fldChar w:fldCharType="begin" w:fldLock="1"/>
      </w:r>
      <w:r w:rsidR="000235B3">
        <w:rPr>
          <w:color w:val="000000"/>
        </w:rPr>
        <w:instrText>ADDIN CSL_CITATION {"citationItems":[{"id":"ITEM-1","itemData":{"DOI":"10.1136/vr.d5513","ISSN":"2042-7670","PMID":"21957114","abstract":"The efficacy of two topical treatments for painful ulcerative stage (M2) of bovine digital dermatitis (BDD) lesions was compared in a clinical trial conducted on five dairy farms in 2009 to 2010. The first treatment was a water-based gel with active components copper and zinc (Intra Hoof-fit gel [IHF]) and the second treatment was a topical chlortetracycline spray (CTC spray). The experimental unit for this study was the hindleg with the presence of a BDD lesion. Cure was defined as the transition of an M2 lesion into a healed (M0) or a non-painful chronic stage (M4) of BDD at D28. On day 0, cows with M2 BDD lesions were photographed and were treated with either IHF or CTC. Subsequently, feet were photographed and scored on D28. The cure rate of M2 BDD lesions treated with IHF at D28 was 0.92 (CI 0.84 to 0.96) and was significantly better than for M2 BDD lesions treated with CTC, which was 0.58 (CI 0.47 to 0.68).","author":[{"dropping-particle":"","family":"Holzhauer","given":"M","non-dropping-particle":"","parse-names":false,"suffix":""},{"dropping-particle":"","family":"Bartels","given":"C J","non-dropping-particle":"","parse-names":false,"suffix":""},{"dropping-particle":"","family":"Barneveld","given":"M","non-dropping-particle":"van","parse-names":false,"suffix":""},{"dropping-particle":"","family":"Vulders","given":"C","non-dropping-particle":"","parse-names":false,"suffix":""},{"dropping-particle":"","family":"Lam","given":"T","non-dropping-particle":"","parse-names":false,"suffix":""}],"container-title":"The Veterinary record","id":"ITEM-1","issue":"21","issued":{"date-parts":[["2011","11"]]},"page":"555","publisher":"British Medical Journal Publishing Group","title":"Curative effect of topical treatment of digital dermatitis with a gel containing activated copper and zinc chelate.","type":"article-journal","volume":"169"},"uris":["http://www.mendeley.com/documents/?uuid=c4d2a10d-43fa-48ae-a613-1e3c9439ba2a","http://www.mendeley.com/documents/?uuid=db5d1d8a-6568-4bd2-8bfb-1a241320c79e"]},{"id":"ITEM-2","itemData":{"DOI":"10.18849/ve.v2i4.111","ISSN":"2396-9776","abstract":"Objective: Investigation of the therapeutic effect of a protocol using non-antibiotic Intra Epidine (IE) spray containing copper and zinc chelate on M2 digital dermatitis (DD) lesions compared to a treatment protocol using antibiotic chlortetracycline (CTC) spray for non-inferiority testing. Background: Digital dermatitis (DD) is an infection in dairy cattle which frequently results in lameness. A common individual treatment for DD in Europe is a topical administration of antibiotic CTC spray. Given the important objective to minimise antibiotic use in order to prevent selection for antibiotic resistance, there is a need for effective non-antibiotic treatments for common animal diseases. Evidentiary value: This clinical trial on commercial farms with registered products is valuable for all veterinary practitioners interested in the quantitative curative effects of treatments forDD. Methods: Professional hoof trimmers trimmed hind legs of 944 cows from nine dairy herds. All legs with DD M2 lesions were included and randomly assigned to a treatment protocol with IE spray or CTC spray according to the label instructions from the manufacturers. At the end of the study 231 individual legs, one per cow, in seven herds were eligible for analysis. Clinical improvement was defined as the transition of the clinical most relevant ulcerative M2 lesion to any other less severe lesion stage at 10 days after the start of the treatment. Results: The overall individual leg clinical improvement rate of IE spray (86.8%) was higher compared to CTC spray (47.9%). The herd adjusted odds ratio for clinical improvement was 8.2 (95% CI 4.2 – 15.7) for IE spray versus CTC spray with an estimated Relative Risk of 1.9. Conclusion: In conclusion, the IE treatment protocol was non-inferior but more effective than the CTC treatment protocol to clinically improve DD M2 lesions.","author":[{"dropping-particle":"","family":"Dotinga","given":"Amarins","non-dropping-particle":"","parse-names":false,"suffix":""},{"dropping-particle":"","family":"Jorritsma","given":"Ruurd","non-dropping-particle":"","parse-names":false,"suffix":""},{"dropping-particle":"","family":"Nielen","given":"Mirjam","non-dropping-particle":"","parse-names":false,"suffix":""}],"container-title":"Veterinary Evidence","id":"ITEM-2","issue":"4","issued":{"date-parts":[["2017","12"]]},"title":"A randomised non-inferiority trial on the effect of an antibiotic or non-antibiotic topical treatment protocol for digital dermatitis in dairy cattle","type":"article-journal","volume":"2"},"uris":["http://www.mendeley.com/documents/?uuid=d46763af-4424-4f9f-9d6b-5f36d8a803a5"]}],"mendeley":{"formattedCitation":"(Holzhauer et al., 2011; Dotinga et al., 2017a)","plainTextFormattedCitation":"(Holzhauer et al., 2011; Dotinga et al., 2017a)","previouslyFormattedCitation":"(Holzhauer et al., 2011; Dotinga et al., 2017a)"},"properties":{"noteIndex":0},"schema":"https://github.com/citation-style-language/schema/raw/master/csl-citation.json"}</w:instrText>
      </w:r>
      <w:r w:rsidR="00B93BDB">
        <w:rPr>
          <w:color w:val="000000"/>
        </w:rPr>
        <w:fldChar w:fldCharType="separate"/>
      </w:r>
      <w:r w:rsidR="00CC5BE3" w:rsidRPr="00CC5BE3">
        <w:rPr>
          <w:noProof/>
          <w:color w:val="000000"/>
        </w:rPr>
        <w:t>(Holzhauer et al., 2011; Dotinga et al., 2017a)</w:t>
      </w:r>
      <w:r w:rsidR="00B93BDB">
        <w:rPr>
          <w:color w:val="000000"/>
        </w:rPr>
        <w:fldChar w:fldCharType="end"/>
      </w:r>
      <w:r w:rsidR="00B93BDB" w:rsidRPr="002C65A2">
        <w:rPr>
          <w:color w:val="000000"/>
        </w:rPr>
        <w:t>.</w:t>
      </w:r>
      <w:r w:rsidR="004F7A0B">
        <w:rPr>
          <w:color w:val="000000"/>
        </w:rPr>
        <w:t xml:space="preserve"> These </w:t>
      </w:r>
      <w:r w:rsidR="0042277D">
        <w:rPr>
          <w:color w:val="000000"/>
        </w:rPr>
        <w:t xml:space="preserve">clinical </w:t>
      </w:r>
      <w:r w:rsidR="004F7A0B">
        <w:rPr>
          <w:color w:val="000000"/>
        </w:rPr>
        <w:t>cure rates however don</w:t>
      </w:r>
      <w:r w:rsidR="00C861AC">
        <w:rPr>
          <w:color w:val="000000"/>
        </w:rPr>
        <w:t>’</w:t>
      </w:r>
      <w:r w:rsidR="004F7A0B">
        <w:rPr>
          <w:color w:val="000000"/>
        </w:rPr>
        <w:t xml:space="preserve">t necessarily imply return to normal unaffected skin, but mostly resemble progress of the lesion to a </w:t>
      </w:r>
      <w:r w:rsidR="00344B06">
        <w:rPr>
          <w:color w:val="000000"/>
        </w:rPr>
        <w:t xml:space="preserve">chronic, </w:t>
      </w:r>
      <w:r w:rsidR="004F7A0B">
        <w:rPr>
          <w:color w:val="000000"/>
        </w:rPr>
        <w:t>non-ulcerative</w:t>
      </w:r>
      <w:r w:rsidR="00344B06">
        <w:rPr>
          <w:color w:val="000000"/>
        </w:rPr>
        <w:t>,</w:t>
      </w:r>
      <w:r w:rsidR="004F7A0B">
        <w:rPr>
          <w:color w:val="000000"/>
        </w:rPr>
        <w:t xml:space="preserve"> hyperkeratotic stage.</w:t>
      </w:r>
      <w:r w:rsidR="003B3287">
        <w:rPr>
          <w:color w:val="000000"/>
        </w:rPr>
        <w:t xml:space="preserve"> With this approach the disease is kept in a manageable state </w:t>
      </w:r>
      <w:r w:rsidR="00CC5BE3">
        <w:rPr>
          <w:color w:val="000000"/>
        </w:rPr>
        <w:fldChar w:fldCharType="begin" w:fldLock="1"/>
      </w:r>
      <w:r w:rsidR="000235B3">
        <w:rPr>
          <w:color w:val="000000"/>
        </w:rPr>
        <w:instrText>ADDIN CSL_CITATION {"citationItems":[{"id":"ITEM-1","itemData":{"DOI":"10.1016/j.tvjl.2007.02.013","ISSN":"10900233","PMID":"17433736","author":[{"dropping-particle":"","family":"Döpfer","given":"Dörte","non-dropping-particle":"","parse-names":false,"suffix":""},{"dropping-particle":"","family":"Bonino Morlán","given":"J.","non-dropping-particle":"","parse-names":false,"suffix":""}],"container-title":"Veterinary Journal","id":"ITEM-1","issue":"2","issued":{"date-parts":[["2008","2"]]},"page":"153-154","title":"The paradox of modern animal husbandry and lameness","type":"article","volume":"175"},"uris":["http://www.mendeley.com/documents/?uuid=537477f0-732e-393f-934a-26050bfc0872"]}],"mendeley":{"formattedCitation":"(Döpfer and Bonino Morlán, 2008)","plainTextFormattedCitation":"(Döpfer and Bonino Morlán, 2008)","previouslyFormattedCitation":"(Döpfer and Bonino Morlán, 2008)"},"properties":{"noteIndex":0},"schema":"https://github.com/citation-style-language/schema/raw/master/csl-citation.json"}</w:instrText>
      </w:r>
      <w:r w:rsidR="00CC5BE3">
        <w:rPr>
          <w:color w:val="000000"/>
        </w:rPr>
        <w:fldChar w:fldCharType="separate"/>
      </w:r>
      <w:r w:rsidR="00CC5BE3" w:rsidRPr="00CC5BE3">
        <w:rPr>
          <w:noProof/>
          <w:color w:val="000000"/>
        </w:rPr>
        <w:t>(Döpfer and Bonino Morlán, 2008)</w:t>
      </w:r>
      <w:r w:rsidR="00CC5BE3">
        <w:rPr>
          <w:color w:val="000000"/>
        </w:rPr>
        <w:fldChar w:fldCharType="end"/>
      </w:r>
      <w:r w:rsidR="003B3287">
        <w:rPr>
          <w:color w:val="000000"/>
        </w:rPr>
        <w:t>.</w:t>
      </w:r>
    </w:p>
    <w:p w14:paraId="02988311" w14:textId="786D7C74" w:rsidR="00BE73A8" w:rsidRDefault="00A22290" w:rsidP="00846568">
      <w:pPr>
        <w:widowControl w:val="0"/>
        <w:autoSpaceDE w:val="0"/>
        <w:autoSpaceDN w:val="0"/>
        <w:adjustRightInd w:val="0"/>
        <w:spacing w:line="480" w:lineRule="auto"/>
        <w:ind w:firstLine="284"/>
        <w:rPr>
          <w:color w:val="000000"/>
        </w:rPr>
      </w:pPr>
      <w:r w:rsidRPr="006D25B9">
        <w:rPr>
          <w:color w:val="000000"/>
        </w:rPr>
        <w:t xml:space="preserve">Alternatively, DD lesions can also be considered chronic, non-healing wounds with a bacterial infection. Management of chronic, open wounds is based on </w:t>
      </w:r>
      <w:r w:rsidR="00A04331" w:rsidRPr="006D25B9">
        <w:rPr>
          <w:color w:val="000000"/>
        </w:rPr>
        <w:t>the TIME principle</w:t>
      </w:r>
      <w:r w:rsidR="00D91EA1" w:rsidRPr="006D25B9">
        <w:rPr>
          <w:color w:val="000000"/>
        </w:rPr>
        <w:t xml:space="preserve"> </w:t>
      </w:r>
      <w:r w:rsidR="00A83867" w:rsidRPr="006D25B9">
        <w:rPr>
          <w:color w:val="000000"/>
        </w:rPr>
        <w:t>(</w:t>
      </w:r>
      <w:r w:rsidR="00D91EA1" w:rsidRPr="006D25B9">
        <w:rPr>
          <w:color w:val="000000"/>
        </w:rPr>
        <w:t>tissue debridement, infection control, moisture balance, and edges of the wound</w:t>
      </w:r>
      <w:r w:rsidR="00A83867" w:rsidRPr="006D25B9">
        <w:rPr>
          <w:color w:val="000000"/>
        </w:rPr>
        <w:t>)</w:t>
      </w:r>
      <w:r w:rsidR="00D91EA1" w:rsidRPr="006D25B9">
        <w:rPr>
          <w:color w:val="000000"/>
        </w:rPr>
        <w:t xml:space="preserve"> </w:t>
      </w:r>
      <w:r w:rsidR="00894633" w:rsidRPr="006D25B9">
        <w:rPr>
          <w:color w:val="000000"/>
        </w:rPr>
        <w:t>and</w:t>
      </w:r>
      <w:r w:rsidR="00733FA9" w:rsidRPr="006D25B9">
        <w:rPr>
          <w:color w:val="000000"/>
        </w:rPr>
        <w:t xml:space="preserve"> aims at return to normal unaffected skin</w:t>
      </w:r>
      <w:r w:rsidR="002B2B57">
        <w:rPr>
          <w:color w:val="000000"/>
        </w:rPr>
        <w:t xml:space="preserve"> </w:t>
      </w:r>
      <w:r w:rsidR="000235B3">
        <w:rPr>
          <w:color w:val="000000"/>
        </w:rPr>
        <w:fldChar w:fldCharType="begin" w:fldLock="1"/>
      </w:r>
      <w:r w:rsidR="000235B3">
        <w:rPr>
          <w:color w:val="000000"/>
        </w:rPr>
        <w:instrText>ADDIN CSL_CITATION {"citationItems":[{"id":"ITEM-1","itemData":{"DOI":"10.1111/j.1742-481X.2012.01097.x","ISSN":"17424801","PMID":"23145905","abstract":"The TIME acronym (tissue, infection/inflammation, moisture balance and edge of wound) was first developed more than 10 years ago, by an international group of wound healing experts, to provide a framework for a structured approach to wound bed preparation; a basis for optimising the management of open chronic wounds healing by secondary intention. However, it should be recognised that the TIME principles are only a part of the systematic and holistic evaluation of each patient at every wound assessment. This review, prepared by the International Wound Infection Institute, examines how new data and evidence generated in the intervening decade affects the original concepts of TIME, and how it is translated into current best practice. Four developments stand out: recognition of the importance of biofilms (and the need for a simple diagnostic), use of negative pressure wound therapy (NPWT), evolution of topical antiseptic therapy as dressings and for wound lavage (notably, silver and polyhexamethylene biguanide) and expanded insight of the role of molecular biological processes in chronic wounds (with emerging diagnostics and theranostics). Tissue: a major advance has been the recognition of the value of repetitive and maintenance debridement and wound cleansing, both in time-honoured and novel methods (notably using NPWT and hydrosurgery). Infection/inflammation: clinical recognition of infection (and non infective causes of persisting inflammation) is critical. The concept of a bacterial continuum through contamination, colonisation and infection is now widely accepted, together with the understanding of biofilm presence. There has been a return to topical antiseptics to control bioburden in wounds, emphasised by the awareness of increasing antibiotic resistance. Moisture: the relevance of excessive or insufficient wound exudate and its molecular components has led to the development and use of a wide range of dressings to regulate moisture balance, and to protect peri-wound skin, and optimise healing. Edge of wound: several treatment modalities are being investigated and introduced to improve epithelial advancement, which can be regarded as the clearest sign of wound healing. The TIME principle remains relevant 10 years on, with continuing important developments that incorporate new evidence for wound care. © 2012 The Authors. International Wound Journal © 2012 Blackwell Publishing Ltd and Medicalhelplines.com Inc.","author":[{"dropping-particle":"","family":"Leaper","given":"David J.","non-dropping-particle":"","parse-names":false,"suffix":""},{"dropping-particle":"","family":"Schultz","given":"Gregory","non-dropping-particle":"","parse-names":false,"suffix":""},{"dropping-particle":"","family":"Carville","given":"Keryln","non-dropping-particle":"","parse-names":false,"suffix":""},{"dropping-particle":"","family":"Fletcher","given":"Jacqueline","non-dropping-particle":"","parse-names":false,"suffix":""},{"dropping-particle":"","family":"Swanson","given":"Theresa","non-dropping-particle":"","parse-names":false,"suffix":""},{"dropping-particle":"","family":"Drake","given":"Rebecca","non-dropping-particle":"","parse-names":false,"suffix":""}],"container-title":"International Wound Journal","id":"ITEM-1","issue":"SUPPL. 2","issued":{"date-parts":[["2012","12"]]},"page":"1-19","publisher":"John Wiley &amp; Sons, Ltd","title":"Extending the TIME concept: What have we learned in the past 10 years?","type":"article-journal","volume":"9"},"uris":["http://www.mendeley.com/documents/?uuid=ac91ee3c-2020-305e-be49-ee37e4a7f596"]},{"id":"ITEM-2","itemData":{"DOI":"10.1046/j.1524-475X.11.s2.1.x","ISSN":"10671927","PMID":"12654015","abstract":"The healing process in acute wounds has been extensively studied and the knowledge derived from these studies has often been extrapolated to the care of chronic wounds, on the assumption that nonhealing chronic wounds were simply aberrations of the normal tissue repair process. However, this approach is less than satisfactory, as the chronic wound healing process differs in many important respects from that seen in acute wounds. In chronic wounds, the orderly sequence of events seen in acute wounds becomes disrupted or \"stuck\" at one or more of the different stages of wound healing. For the normal repair process to resume, the barrier to healing must be identified and removed through application of the correct techniques. It is important, therefore, to understand the molecular events that are involved in the wound healing process in order to select the most appropriate intervention. Wound bed preparation is the management of a wound in order to accelerate endogenous healing or to facilitate the effectiveness of other therapeutic measures. Experts in wound management consider that wound bed preparation is an important concept with significant potential as an educational tool in wound management. This article was developed after a meeting of wound healing experts in June 2002 and is intended to provide an overview of the current status, role, and key elements of wound bed preparation. Readers will be able to examine the following issues; • the current status of wound bed preparation; • an analysis of the acute and chronic wound environments; • how wound healing can take place in these environments; • the role of wound bed preparation in the clinic; • the clinical and cellular components of the wound bed preparation concept; • a detailed analysis of the components of wound bed preparation.","author":[{"dropping-particle":"","family":"Schultz","given":"Gregory S.","non-dropping-particle":"","parse-names":false,"suffix":""},{"dropping-particle":"","family":"Sibbald","given":"R. Gary","non-dropping-particle":"","parse-names":false,"suffix":""},{"dropping-particle":"","family":"Falanga","given":"Vincent","non-dropping-particle":"","parse-names":false,"suffix":""},{"dropping-particle":"","family":"Ayello","given":"Elizabeth A.","non-dropping-particle":"","parse-names":false,"suffix":""},{"dropping-particle":"","family":"Dowsett","given":"Caroline","non-dropping-particle":"","parse-names":false,"suffix":""},{"dropping-particle":"","family":"Harding","given":"Keith","non-dropping-particle":"","parse-names":false,"suffix":""},{"dropping-particle":"","family":"Romanelli","given":"Marco","non-dropping-particle":"","parse-names":false,"suffix":""},{"dropping-particle":"","family":"Stacey","given":"Michael C.","non-dropping-particle":"","parse-names":false,"suffix":""},{"dropping-particle":"","family":"Teot","given":"Luc","non-dropping-particle":"","parse-names":false,"suffix":""},{"dropping-particle":"","family":"Vanscheidt","given":"Wolfgang","non-dropping-particle":"","parse-names":false,"suffix":""}],"container-title":"Wound Repair and Regeneration","id":"ITEM-2","issue":"SUPPL. 1","issued":{"date-parts":[["2003","3"]]},"page":"S1-S28","publisher":"John Wiley &amp; Sons, Ltd","title":"Wound bed preparation: A systematic approach to wound management","type":"article","volume":"11"},"uris":["http://www.mendeley.com/documents/?uuid=c01ba006-2d09-311d-a7f7-363267bdc0f3"]},{"id":"ITEM-3","itemData":{"ISSN":"0002-838X","abstract":"Chronic wounds are those that do not progress through a normal, orderly, and timely sequence of repair. They are common and are often incorrectly treated. The morbidity and associated costs of chronic wounds highlight the need to implement wound prevention and treatment guidelines. Common lower extremity wounds include arterial, diabetic, pressure, and venous ulcers. Physical examination alone can often guide the diagnosis. All patients with a nonhealing lower extremity ulcer should have a vascular assessment, including documentation of wound location, size, depth, drainage, and tissue type; palpation of pedal pulses; and measurement of the ankle-brachial index. Atypical nonhealing wounds should be biopsied. The mainstay of treatment is the TIME principle: tissue debridement, infection control, moisture balance, and edges of the wound. After these general measures have been addressed, treatment is specific to the ulcer type. Patients with arterial ulcers should be immediately referred to a vascular surgeon for appropriate intervention. Treatment of venous ulcers involves compression and elevation of the lower extremities, plus exercise if tolerated. Diabetic foot ulcers are managed by offloading the foot and, if necessary, treating the underlying peripheral arterial disease. Pressure ulcers are managed by offloading the affected area.","author":[{"dropping-particle":"","family":"Bowers","given":"Steven","non-dropping-particle":"","parse-names":false,"suffix":""},{"dropping-particle":"","family":"Franco","given":"Eginia","non-dropping-particle":"","parse-names":false,"suffix":""}],"container-title":"American Family Physician","id":"ITEM-3","issue":"3","issued":{"date-parts":[["2020","2","1"]]},"page":"159-166","title":"Chronic Wounds: Evaluation and Management","type":"article-journal","volume":"101"},"uris":["http://www.mendeley.com/documents/?uuid=658c8c74-552b-3390-8d79-17f68b331e28"]}],"mendeley":{"formattedCitation":"(Schultz et al., 2003; Leaper et al., 2012; Bowers and Franco, 2020)","plainTextFormattedCitation":"(Schultz et al., 2003; Leaper et al., 2012; Bowers and Franco, 2020)","previouslyFormattedCitation":"(Schultz et al., 2003; Leaper et al., 2012; Bowers and Franco, 2020)"},"properties":{"noteIndex":0},"schema":"https://github.com/citation-style-language/schema/raw/master/csl-citation.json"}</w:instrText>
      </w:r>
      <w:r w:rsidR="000235B3">
        <w:rPr>
          <w:color w:val="000000"/>
        </w:rPr>
        <w:fldChar w:fldCharType="separate"/>
      </w:r>
      <w:r w:rsidR="000235B3" w:rsidRPr="000235B3">
        <w:rPr>
          <w:noProof/>
          <w:color w:val="000000"/>
        </w:rPr>
        <w:t>(Schultz et al., 2003; Leaper et al., 2012; Bowers and Franco, 2020)</w:t>
      </w:r>
      <w:r w:rsidR="000235B3">
        <w:rPr>
          <w:color w:val="000000"/>
        </w:rPr>
        <w:fldChar w:fldCharType="end"/>
      </w:r>
      <w:r w:rsidR="00A83867">
        <w:rPr>
          <w:color w:val="000000"/>
        </w:rPr>
        <w:t>.</w:t>
      </w:r>
      <w:r w:rsidR="002B2B57">
        <w:rPr>
          <w:color w:val="000000"/>
        </w:rPr>
        <w:t xml:space="preserve"> </w:t>
      </w:r>
      <w:r w:rsidR="00311901">
        <w:rPr>
          <w:color w:val="000000"/>
        </w:rPr>
        <w:t>Novel products and strategies have emerged since</w:t>
      </w:r>
      <w:r w:rsidR="000235B3">
        <w:rPr>
          <w:color w:val="000000"/>
        </w:rPr>
        <w:t xml:space="preserve"> its first introduction</w:t>
      </w:r>
      <w:r w:rsidR="00311901">
        <w:rPr>
          <w:color w:val="000000"/>
        </w:rPr>
        <w:t xml:space="preserve"> to aid in achieving the TIME principle, with enzymatic alginates being one of them. Recently</w:t>
      </w:r>
      <w:r w:rsidR="0004486C">
        <w:rPr>
          <w:color w:val="000000"/>
        </w:rPr>
        <w:t>,</w:t>
      </w:r>
      <w:r w:rsidR="00311901">
        <w:rPr>
          <w:color w:val="000000"/>
        </w:rPr>
        <w:t xml:space="preserve"> an </w:t>
      </w:r>
      <w:r w:rsidR="00311901">
        <w:rPr>
          <w:color w:val="000000"/>
        </w:rPr>
        <w:lastRenderedPageBreak/>
        <w:t>enzyme alginogel appeared effective in the treatment of udder cleft dermatitis</w:t>
      </w:r>
      <w:r w:rsidR="0004486C">
        <w:rPr>
          <w:color w:val="000000"/>
        </w:rPr>
        <w:t>, an ulcerative dermatitis,</w:t>
      </w:r>
      <w:r w:rsidR="00311901">
        <w:rPr>
          <w:color w:val="000000"/>
        </w:rPr>
        <w:t xml:space="preserve"> in da</w:t>
      </w:r>
      <w:r w:rsidR="0004486C">
        <w:rPr>
          <w:color w:val="000000"/>
        </w:rPr>
        <w:t>i</w:t>
      </w:r>
      <w:r w:rsidR="00311901">
        <w:rPr>
          <w:color w:val="000000"/>
        </w:rPr>
        <w:t>ry cows</w:t>
      </w:r>
      <w:r w:rsidR="000235B3">
        <w:rPr>
          <w:color w:val="000000"/>
        </w:rPr>
        <w:t xml:space="preserve"> </w:t>
      </w:r>
      <w:r w:rsidR="000235B3">
        <w:rPr>
          <w:color w:val="000000"/>
        </w:rPr>
        <w:fldChar w:fldCharType="begin" w:fldLock="1"/>
      </w:r>
      <w:r w:rsidR="000235B3">
        <w:rPr>
          <w:color w:val="000000"/>
        </w:rPr>
        <w:instrText>ADDIN CSL_CITATION {"citationItems":[{"id":"ITEM-1","itemData":{"DOI":"10.3168/jds.2017-13778","ISSN":"15253198","PMID":"30126601","abstract":"Udder cleft dermatitis (UCD) is a skin lesion in dairy cows affecting the anterior parts of the udder, with the lesions often needing a long time to heal. The lesions can be characterized as mild or severe. The etiology of UCD is not fully understood and studies on the effectiveness of topical treatments have not been published. The objective of this study, therefore, was to conduct a randomized clinical trial to investigate the effectiveness of 2 different topical treatments, one for mild and one for severe UCD lesions, compared with untreated control groups. The treatment and control groups were randomized within herd for mild and severe UCD. The treatments were applied for a maximum period of 12 wk on 8 Dutch dairy farms. Mild UCD lesions were treated once a d 3 times a week on fixed days with a non-sting barrier film. Severe UCD lesions were first stratified into class A (lesion length &lt;5 cm) or class B (lesion length ≥5 cm) and then randomly allocated to treatment or control groups within herd. Both severe lesion classes were treated once per day every day with an enzyme alginogel. Every week, the lesions of affected animals were inspected and photographed by the investigator. These photographs were reviewed weekly by an external wound expert who classified the lesions as mild, severe class A, severe class B, or healed. Based on this classification, the investigator judged weekly whether the lesions had improved compared with their classification of the previous week. For mild UCD lesions, improvement was defined as occurring when lesions were healed. For severe UCD lesions, improvement was defined as a transition from class B to class A, transition from any severe UCD lesion (class A or B) to a mild UCD lesion, or when the lesion was defined as healed. Data were analyzed using a discrete time survival analysis with time to first improvement as dependent variable. In total, data from 214 animals were analyzed to estimate the effectiveness of treatment. Results showed that treatment of mild UCD lesions had no influence on improvement compared with untreated lesions. Treated severe lesions, however, showed 3.4 times more improvement compared with the untreated controls. Improvement varied between herds, and cows with a parity of 5 or higher showed significantly less improvement than first parity animals. Early identification of severe UCD lesions followed by prompt treatment with an enzyme alginogel supports the healing process.","author":[{"dropping-particle":"","family":"Werven","given":"T.","non-dropping-particle":"van","parse-names":false,"suffix":""},{"dropping-particle":"","family":"Wilmink","given":"J.","non-dropping-particle":"","parse-names":false,"suffix":""},{"dropping-particle":"","family":"Sietsma","given":"S.","non-dropping-particle":"","parse-names":false,"suffix":""},{"dropping-particle":"","family":"Broek","given":"J.","non-dropping-particle":"van den","parse-names":false,"suffix":""},{"dropping-particle":"","family":"Nielen","given":"M.","non-dropping-particle":"","parse-names":false,"suffix":""}],"container-title":"Journal of Dairy Science","id":"ITEM-1","issue":"9","issued":{"date-parts":[["2018","9","1"]]},"page":"8259-8268","publisher":"Elsevier Inc.","title":"A randomized clinical trial of topical treatments for mild and severe udder cleft dermatitis in Dutch dairy cows","type":"article-journal","volume":"101"},"uris":["http://www.mendeley.com/documents/?uuid=242fd1ab-da37-3ae1-8b0a-057c673f5d7e"]}],"mendeley":{"formattedCitation":"(van Werven et al., 2018)","plainTextFormattedCitation":"(van Werven et al., 2018)","previouslyFormattedCitation":"(van Werven et al., 2018)"},"properties":{"noteIndex":0},"schema":"https://github.com/citation-style-language/schema/raw/master/csl-citation.json"}</w:instrText>
      </w:r>
      <w:r w:rsidR="000235B3">
        <w:rPr>
          <w:color w:val="000000"/>
        </w:rPr>
        <w:fldChar w:fldCharType="separate"/>
      </w:r>
      <w:r w:rsidR="000235B3" w:rsidRPr="000235B3">
        <w:rPr>
          <w:noProof/>
          <w:color w:val="000000"/>
        </w:rPr>
        <w:t>(van Werven et al., 2018)</w:t>
      </w:r>
      <w:r w:rsidR="000235B3">
        <w:rPr>
          <w:color w:val="000000"/>
        </w:rPr>
        <w:fldChar w:fldCharType="end"/>
      </w:r>
      <w:r w:rsidR="00311901">
        <w:rPr>
          <w:color w:val="000000"/>
        </w:rPr>
        <w:t>.</w:t>
      </w:r>
      <w:r w:rsidR="009578FA">
        <w:rPr>
          <w:color w:val="000000"/>
        </w:rPr>
        <w:t xml:space="preserve"> Alginates are known for their absorbing capacity of debris and exudate</w:t>
      </w:r>
      <w:r w:rsidR="00941D30">
        <w:rPr>
          <w:color w:val="000000"/>
        </w:rPr>
        <w:t xml:space="preserve"> (passive debridement)</w:t>
      </w:r>
      <w:r w:rsidR="009578FA">
        <w:rPr>
          <w:color w:val="000000"/>
        </w:rPr>
        <w:t>, and for keeping the wound moist through their gelling capacity</w:t>
      </w:r>
      <w:r w:rsidR="00941D30">
        <w:rPr>
          <w:color w:val="000000"/>
        </w:rPr>
        <w:t xml:space="preserve"> (moisture balance)</w:t>
      </w:r>
      <w:r w:rsidR="009578FA">
        <w:rPr>
          <w:color w:val="000000"/>
        </w:rPr>
        <w:t xml:space="preserve">. </w:t>
      </w:r>
      <w:r w:rsidR="009578FA" w:rsidRPr="00A83867">
        <w:rPr>
          <w:color w:val="000000"/>
        </w:rPr>
        <w:t xml:space="preserve">The </w:t>
      </w:r>
      <w:r w:rsidR="00C86156" w:rsidRPr="00A83867">
        <w:rPr>
          <w:color w:val="000000"/>
        </w:rPr>
        <w:t xml:space="preserve">antimicrobial </w:t>
      </w:r>
      <w:r w:rsidR="009578FA" w:rsidRPr="00A83867">
        <w:rPr>
          <w:color w:val="000000"/>
        </w:rPr>
        <w:t>enzym</w:t>
      </w:r>
      <w:r w:rsidR="00C86156" w:rsidRPr="00A83867">
        <w:rPr>
          <w:color w:val="000000"/>
        </w:rPr>
        <w:t>e system</w:t>
      </w:r>
      <w:r w:rsidR="000A0BD3" w:rsidRPr="00A83867">
        <w:rPr>
          <w:color w:val="000000"/>
        </w:rPr>
        <w:t>, glucose oxidase, lactoperoxidase</w:t>
      </w:r>
      <w:r w:rsidR="00C86156" w:rsidRPr="00A83867">
        <w:rPr>
          <w:color w:val="000000"/>
        </w:rPr>
        <w:t>,</w:t>
      </w:r>
      <w:r w:rsidR="000A0BD3" w:rsidRPr="00A83867">
        <w:rPr>
          <w:color w:val="000000"/>
        </w:rPr>
        <w:t xml:space="preserve"> and guaiacol </w:t>
      </w:r>
      <w:r w:rsidR="00C86156" w:rsidRPr="00A83867">
        <w:rPr>
          <w:color w:val="000000"/>
        </w:rPr>
        <w:t>(</w:t>
      </w:r>
      <w:r w:rsidR="000A0BD3" w:rsidRPr="00A83867">
        <w:rPr>
          <w:b/>
          <w:bCs/>
          <w:color w:val="000000"/>
        </w:rPr>
        <w:t>GLG</w:t>
      </w:r>
      <w:r w:rsidR="00C86156" w:rsidRPr="00A83867">
        <w:rPr>
          <w:b/>
          <w:bCs/>
          <w:color w:val="000000"/>
        </w:rPr>
        <w:t>-enzyme system</w:t>
      </w:r>
      <w:r w:rsidR="00C86156" w:rsidRPr="00A83867">
        <w:rPr>
          <w:color w:val="000000"/>
        </w:rPr>
        <w:t>)</w:t>
      </w:r>
      <w:r w:rsidR="00F30BCE" w:rsidRPr="00A83867">
        <w:rPr>
          <w:color w:val="000000"/>
        </w:rPr>
        <w:t>,</w:t>
      </w:r>
      <w:r w:rsidR="009578FA" w:rsidRPr="00A83867">
        <w:rPr>
          <w:color w:val="000000"/>
        </w:rPr>
        <w:t xml:space="preserve"> in the </w:t>
      </w:r>
      <w:r w:rsidR="003E5C9D" w:rsidRPr="00A83867">
        <w:rPr>
          <w:color w:val="000000"/>
        </w:rPr>
        <w:t>enzyme alginogel studied</w:t>
      </w:r>
      <w:r w:rsidR="009578FA" w:rsidRPr="00A83867">
        <w:rPr>
          <w:color w:val="000000"/>
        </w:rPr>
        <w:t xml:space="preserve"> by van Werven et al.</w:t>
      </w:r>
      <w:r w:rsidR="000235B3" w:rsidRPr="00A83867">
        <w:rPr>
          <w:color w:val="000000"/>
        </w:rPr>
        <w:t xml:space="preserve"> </w:t>
      </w:r>
      <w:r w:rsidR="000235B3" w:rsidRPr="00A83867">
        <w:rPr>
          <w:color w:val="000000"/>
        </w:rPr>
        <w:fldChar w:fldCharType="begin" w:fldLock="1"/>
      </w:r>
      <w:r w:rsidR="00C86156" w:rsidRPr="00A83867">
        <w:rPr>
          <w:color w:val="000000"/>
        </w:rPr>
        <w:instrText>ADDIN CSL_CITATION {"citationItems":[{"id":"ITEM-1","itemData":{"DOI":"10.3168/jds.2017-13778","ISSN":"15253198","PMID":"30126601","abstract":"Udder cleft dermatitis (UCD) is a skin lesion in dairy cows affecting the anterior parts of the udder, with the lesions often needing a long time to heal. The lesions can be characterized as mild or severe. The etiology of UCD is not fully understood and studies on the effectiveness of topical treatments have not been published. The objective of this study, therefore, was to conduct a randomized clinical trial to investigate the effectiveness of 2 different topical treatments, one for mild and one for severe UCD lesions, compared with untreated control groups. The treatment and control groups were randomized within herd for mild and severe UCD. The treatments were applied for a maximum period of 12 wk on 8 Dutch dairy farms. Mild UCD lesions were treated once a d 3 times a week on fixed days with a non-sting barrier film. Severe UCD lesions were first stratified into class A (lesion length &lt;5 cm) or class B (lesion length ≥5 cm) and then randomly allocated to treatment or control groups within herd. Both severe lesion classes were treated once per day every day with an enzyme alginogel. Every week, the lesions of affected animals were inspected and photographed by the investigator. These photographs were reviewed weekly by an external wound expert who classified the lesions as mild, severe class A, severe class B, or healed. Based on this classification, the investigator judged weekly whether the lesions had improved compared with their classification of the previous week. For mild UCD lesions, improvement was defined as occurring when lesions were healed. For severe UCD lesions, improvement was defined as a transition from class B to class A, transition from any severe UCD lesion (class A or B) to a mild UCD lesion, or when the lesion was defined as healed. Data were analyzed using a discrete time survival analysis with time to first improvement as dependent variable. In total, data from 214 animals were analyzed to estimate the effectiveness of treatment. Results showed that treatment of mild UCD lesions had no influence on improvement compared with untreated lesions. Treated severe lesions, however, showed 3.4 times more improvement compared with the untreated controls. Improvement varied between herds, and cows with a parity of 5 or higher showed significantly less improvement than first parity animals. Early identification of severe UCD lesions followed by prompt treatment with an enzyme alginogel supports the healing process.","author":[{"dropping-particle":"","family":"Werven","given":"T.","non-dropping-particle":"van","parse-names":false,"suffix":""},{"dropping-particle":"","family":"Wilmink","given":"J.","non-dropping-particle":"","parse-names":false,"suffix":""},{"dropping-particle":"","family":"Sietsma","given":"S.","non-dropping-particle":"","parse-names":false,"suffix":""},{"dropping-particle":"","family":"Broek","given":"J.","non-dropping-particle":"van den","parse-names":false,"suffix":""},{"dropping-particle":"","family":"Nielen","given":"M.","non-dropping-particle":"","parse-names":false,"suffix":""}],"container-title":"Journal of Dairy Science","id":"ITEM-1","issue":"9","issued":{"date-parts":[["2018","9","1"]]},"page":"8259-8268","publisher":"Elsevier Inc.","title":"A randomized clinical trial of topical treatments for mild and severe udder cleft dermatitis in Dutch dairy cows","type":"article-journal","volume":"101"},"suppress-author":1,"uris":["http://www.mendeley.com/documents/?uuid=242fd1ab-da37-3ae1-8b0a-057c673f5d7e"]}],"mendeley":{"formattedCitation":"(2018)","plainTextFormattedCitation":"(2018)","previouslyFormattedCitation":"(2018)"},"properties":{"noteIndex":0},"schema":"https://github.com/citation-style-language/schema/raw/master/csl-citation.json"}</w:instrText>
      </w:r>
      <w:r w:rsidR="000235B3" w:rsidRPr="00A83867">
        <w:rPr>
          <w:color w:val="000000"/>
        </w:rPr>
        <w:fldChar w:fldCharType="separate"/>
      </w:r>
      <w:r w:rsidR="000235B3" w:rsidRPr="00A83867">
        <w:rPr>
          <w:noProof/>
          <w:color w:val="000000"/>
        </w:rPr>
        <w:t>(2018)</w:t>
      </w:r>
      <w:r w:rsidR="000235B3" w:rsidRPr="00A83867">
        <w:rPr>
          <w:color w:val="000000"/>
        </w:rPr>
        <w:fldChar w:fldCharType="end"/>
      </w:r>
      <w:r w:rsidR="009578FA" w:rsidRPr="00A83867">
        <w:rPr>
          <w:color w:val="000000"/>
        </w:rPr>
        <w:t xml:space="preserve"> results in the controlled release of </w:t>
      </w:r>
      <w:r w:rsidR="003E5C9D" w:rsidRPr="00A83867">
        <w:rPr>
          <w:color w:val="000000"/>
        </w:rPr>
        <w:t xml:space="preserve">reactive oxygen species </w:t>
      </w:r>
      <w:r w:rsidR="00941D30" w:rsidRPr="00A83867">
        <w:rPr>
          <w:color w:val="000000"/>
        </w:rPr>
        <w:t>which</w:t>
      </w:r>
      <w:r w:rsidR="003E5C9D" w:rsidRPr="00A83867">
        <w:rPr>
          <w:color w:val="000000"/>
        </w:rPr>
        <w:t xml:space="preserve"> </w:t>
      </w:r>
      <w:r w:rsidR="00C86156" w:rsidRPr="00A83867">
        <w:rPr>
          <w:color w:val="000000"/>
        </w:rPr>
        <w:t xml:space="preserve">selectively </w:t>
      </w:r>
      <w:r w:rsidR="003E5C9D" w:rsidRPr="00A83867">
        <w:rPr>
          <w:color w:val="000000"/>
        </w:rPr>
        <w:t xml:space="preserve">disrupt bacterial </w:t>
      </w:r>
      <w:r w:rsidR="00C86156" w:rsidRPr="00A83867">
        <w:rPr>
          <w:color w:val="000000"/>
        </w:rPr>
        <w:t>cell walls</w:t>
      </w:r>
      <w:r w:rsidR="00941D30" w:rsidRPr="00A83867">
        <w:rPr>
          <w:color w:val="000000"/>
        </w:rPr>
        <w:t xml:space="preserve"> (infection control)</w:t>
      </w:r>
      <w:r w:rsidR="00C86156" w:rsidRPr="00A83867">
        <w:rPr>
          <w:color w:val="000000"/>
        </w:rPr>
        <w:t xml:space="preserve"> </w:t>
      </w:r>
      <w:r w:rsidR="00C86156" w:rsidRPr="00A83867">
        <w:rPr>
          <w:color w:val="000000"/>
        </w:rPr>
        <w:fldChar w:fldCharType="begin" w:fldLock="1"/>
      </w:r>
      <w:r w:rsidR="003269CB" w:rsidRPr="00A83867">
        <w:rPr>
          <w:color w:val="000000"/>
        </w:rPr>
        <w:instrText>ADDIN CSL_CITATION {"citationItems":[{"id":"ITEM-1","itemData":{"ISSN":"10447946","abstract":"A new, optimized, antimicrobial enzyme system was developed for the control of wound bioburden. This Glucose oxidase-Lactoperoxidase-Guaiacol (GLG) system was analyzed for antimicrobial activity and cytotoxicity. The susceptibility of a wide range of antibiotic-resistant bacterial strains to the GLG-enzyme system was analyzed using minimum inhibitory concentration (MIC90), minimum bactericidal concentration (MBC) determination, and growth kinetics analysis. Additionally, challenge tests and cytotoxicity tests were performed with a new hydroactive alginate gel dressing with antimicrobial activity obtained by the presence of the GLG-enzyme system (Flaminal® Forte, Flen Pharma, Kontich, Belgium). All bacterial strains were susceptible to the GLG-enzyme system at low concentrations. The exact concentration required for growth arrest and cell death was dependent on the experimental design. Further, a 20% (w/v) GLG dilution showed no cytotoxicity toward fibroblasts and keratinocytes. Conversely, other antimicrobial wound-care products applied with the same dilution showed a high degree of cytotoxicity. With increasing concerns about bacterial resistance to antibiotics, this study shows that low concentrations of the GLG-enzyme system are successful in killing antibiotic-resistant bacterial strains. Furthermore, results show that GLG-enzyme system combines strong antimicrobial activity with non-cytotoxicity and promotes optimal wound healing.","author":[{"dropping-particle":"","family":"Smet","given":"Kris","non-dropping-particle":"De","parse-names":false,"suffix":""},{"dropping-particle":"","family":"Plas","given":"Dave","non-dropping-particle":"Van Den","parse-names":false,"suffix":""},{"dropping-particle":"","family":"Lens","given":"Dimitri","non-dropping-particle":"","parse-names":false,"suffix":""},{"dropping-particle":"","family":"Sollie","given":"Philippe","non-dropping-particle":"","parse-names":false,"suffix":""}],"container-title":"Wounds","id":"ITEM-1","issue":"3","issued":{"date-parts":[["2009"]]},"page":"65-73","title":"Pre-clinical evaluation of a new antimicrobial enzyme for the control of wound bioburden","type":"article-journal","volume":"21"},"uris":["http://www.mendeley.com/documents/?uuid=56b2958d-e49c-4db1-8781-438099ed5318"]}],"mendeley":{"formattedCitation":"(De Smet et al., 2009)","plainTextFormattedCitation":"(De Smet et al., 2009)","previouslyFormattedCitation":"(De Smet et al., 2009)"},"properties":{"noteIndex":0},"schema":"https://github.com/citation-style-language/schema/raw/master/csl-citation.json"}</w:instrText>
      </w:r>
      <w:r w:rsidR="00C86156" w:rsidRPr="00A83867">
        <w:rPr>
          <w:color w:val="000000"/>
        </w:rPr>
        <w:fldChar w:fldCharType="separate"/>
      </w:r>
      <w:r w:rsidR="00C86156" w:rsidRPr="00A83867">
        <w:rPr>
          <w:noProof/>
          <w:color w:val="000000"/>
        </w:rPr>
        <w:t>(De Smet et al., 2009)</w:t>
      </w:r>
      <w:r w:rsidR="00C86156" w:rsidRPr="00A83867">
        <w:rPr>
          <w:color w:val="000000"/>
        </w:rPr>
        <w:fldChar w:fldCharType="end"/>
      </w:r>
      <w:r w:rsidR="003E5C9D" w:rsidRPr="00A83867">
        <w:rPr>
          <w:color w:val="000000"/>
        </w:rPr>
        <w:t>.</w:t>
      </w:r>
    </w:p>
    <w:p w14:paraId="43CF0CD7" w14:textId="43513173" w:rsidR="004F7A0B" w:rsidRDefault="00941D30" w:rsidP="009E38B9">
      <w:pPr>
        <w:widowControl w:val="0"/>
        <w:autoSpaceDE w:val="0"/>
        <w:autoSpaceDN w:val="0"/>
        <w:adjustRightInd w:val="0"/>
        <w:spacing w:line="480" w:lineRule="auto"/>
        <w:ind w:firstLine="284"/>
        <w:rPr>
          <w:color w:val="000000"/>
        </w:rPr>
      </w:pPr>
      <w:r w:rsidRPr="006D25B9">
        <w:rPr>
          <w:color w:val="000000"/>
        </w:rPr>
        <w:t xml:space="preserve">We </w:t>
      </w:r>
      <w:r w:rsidR="00AE7F6E" w:rsidRPr="006D25B9">
        <w:rPr>
          <w:color w:val="000000"/>
        </w:rPr>
        <w:t>hypothesize</w:t>
      </w:r>
      <w:r w:rsidR="00AF3F2F" w:rsidRPr="006D25B9">
        <w:rPr>
          <w:color w:val="000000"/>
        </w:rPr>
        <w:t>d</w:t>
      </w:r>
      <w:r w:rsidR="00AE7F6E" w:rsidRPr="006D25B9">
        <w:rPr>
          <w:color w:val="000000"/>
        </w:rPr>
        <w:t xml:space="preserve"> </w:t>
      </w:r>
      <w:r w:rsidR="00C62F23" w:rsidRPr="006D25B9">
        <w:rPr>
          <w:color w:val="000000"/>
        </w:rPr>
        <w:t xml:space="preserve"> that </w:t>
      </w:r>
      <w:r w:rsidR="00926C77" w:rsidRPr="006D25B9">
        <w:rPr>
          <w:color w:val="000000"/>
        </w:rPr>
        <w:t xml:space="preserve">an </w:t>
      </w:r>
      <w:r w:rsidRPr="006D25B9">
        <w:rPr>
          <w:color w:val="000000"/>
        </w:rPr>
        <w:t xml:space="preserve">enzyme </w:t>
      </w:r>
      <w:r w:rsidR="009E0582" w:rsidRPr="006D25B9">
        <w:rPr>
          <w:color w:val="000000"/>
        </w:rPr>
        <w:t>alginogel</w:t>
      </w:r>
      <w:r w:rsidR="00AE7F6E" w:rsidRPr="006D25B9">
        <w:rPr>
          <w:color w:val="000000"/>
        </w:rPr>
        <w:t xml:space="preserve"> is </w:t>
      </w:r>
      <w:r w:rsidR="00C62F23" w:rsidRPr="006D25B9">
        <w:rPr>
          <w:color w:val="000000"/>
        </w:rPr>
        <w:t xml:space="preserve">an </w:t>
      </w:r>
      <w:r w:rsidR="00AE7F6E" w:rsidRPr="006D25B9">
        <w:rPr>
          <w:color w:val="000000"/>
        </w:rPr>
        <w:t xml:space="preserve">effective </w:t>
      </w:r>
      <w:r w:rsidR="00926C77" w:rsidRPr="006D25B9">
        <w:rPr>
          <w:color w:val="000000"/>
        </w:rPr>
        <w:t xml:space="preserve">topical </w:t>
      </w:r>
      <w:r w:rsidR="00AE7F6E" w:rsidRPr="006D25B9">
        <w:rPr>
          <w:color w:val="000000"/>
        </w:rPr>
        <w:t>treatment f</w:t>
      </w:r>
      <w:r w:rsidR="00C62F23" w:rsidRPr="006D25B9">
        <w:rPr>
          <w:color w:val="000000"/>
        </w:rPr>
        <w:t xml:space="preserve">or </w:t>
      </w:r>
      <w:r w:rsidR="00926C77" w:rsidRPr="006D25B9">
        <w:rPr>
          <w:color w:val="000000"/>
        </w:rPr>
        <w:t xml:space="preserve">active DD </w:t>
      </w:r>
      <w:r w:rsidR="00AE7F6E" w:rsidRPr="006D25B9">
        <w:rPr>
          <w:color w:val="000000"/>
        </w:rPr>
        <w:t>lesions.</w:t>
      </w:r>
      <w:r w:rsidR="009E0582" w:rsidRPr="006D25B9">
        <w:rPr>
          <w:color w:val="000000"/>
        </w:rPr>
        <w:t xml:space="preserve"> </w:t>
      </w:r>
      <w:r w:rsidR="00480B02" w:rsidRPr="006D25B9">
        <w:rPr>
          <w:color w:val="000000"/>
        </w:rPr>
        <w:t>T</w:t>
      </w:r>
      <w:r w:rsidR="00203988" w:rsidRPr="006D25B9">
        <w:rPr>
          <w:color w:val="000000"/>
        </w:rPr>
        <w:t>o</w:t>
      </w:r>
      <w:r w:rsidR="00203988">
        <w:rPr>
          <w:color w:val="000000"/>
        </w:rPr>
        <w:t xml:space="preserve"> test th</w:t>
      </w:r>
      <w:r w:rsidR="009E38B9">
        <w:rPr>
          <w:color w:val="000000"/>
        </w:rPr>
        <w:t>is hypothesis, we compared the enzyme alginogel with the standard non-antibiotic topical treatment in the Netherlands, i.e. a copper and zinc chelates</w:t>
      </w:r>
      <w:r w:rsidR="005107BE">
        <w:rPr>
          <w:color w:val="000000"/>
        </w:rPr>
        <w:t xml:space="preserve"> gel</w:t>
      </w:r>
      <w:r w:rsidR="00DE3E96">
        <w:rPr>
          <w:color w:val="000000"/>
        </w:rPr>
        <w:t>.</w:t>
      </w:r>
      <w:r w:rsidR="009E38B9">
        <w:rPr>
          <w:color w:val="000000"/>
        </w:rPr>
        <w:t xml:space="preserve"> </w:t>
      </w:r>
      <w:r w:rsidR="009E38B9" w:rsidRPr="00482703">
        <w:rPr>
          <w:color w:val="000000"/>
        </w:rPr>
        <w:t xml:space="preserve">Effectiveness of treatment was evaluated using </w:t>
      </w:r>
      <w:r w:rsidR="00926C77" w:rsidRPr="00482703">
        <w:rPr>
          <w:color w:val="000000"/>
        </w:rPr>
        <w:t xml:space="preserve">both </w:t>
      </w:r>
      <w:r w:rsidR="009E38B9" w:rsidRPr="00482703">
        <w:rPr>
          <w:color w:val="000000"/>
        </w:rPr>
        <w:t xml:space="preserve">the M-score for </w:t>
      </w:r>
      <w:r w:rsidR="00344B06" w:rsidRPr="00482703">
        <w:rPr>
          <w:color w:val="000000"/>
        </w:rPr>
        <w:t>DD</w:t>
      </w:r>
      <w:r w:rsidR="003269CB" w:rsidRPr="00482703">
        <w:rPr>
          <w:color w:val="000000"/>
        </w:rPr>
        <w:t xml:space="preserve"> </w:t>
      </w:r>
      <w:r w:rsidR="003269CB" w:rsidRPr="00482703">
        <w:rPr>
          <w:color w:val="000000"/>
        </w:rPr>
        <w:fldChar w:fldCharType="begin" w:fldLock="1"/>
      </w:r>
      <w:r w:rsidR="003269CB" w:rsidRPr="00482703">
        <w:rPr>
          <w:color w:val="000000"/>
        </w:rPr>
        <w:instrText>ADDIN CSL_CITATION {"citationItems":[{"id":"ITEM-1","itemData":{"DOI":"10.1136/VR.140.24.620","ISSN":"0042-4900","PMID":"9228692","abstract":"Tissue samples from the feet of slaughtered cattle exhibiting different stages of digital dermatitis were sectioned and stained with haematoxylin and eosin and silver staining techniques. Three morphological variations of spirochaetes were observed, whereas control samples from feet which were macroscopically negative for digital dermatitis were also negative for spirochaetes. In an immunofluorescence test, Campylobacter faecalis was found to be abundant on superficial wound smears from the classical ulceration of digital dermatitis.","author":[{"dropping-particle":"","family":"Döpfer","given":"D","non-dropping-particle":"","parse-names":false,"suffix":""},{"dropping-particle":"","family":"Koopmans","given":"A","non-dropping-particle":"","parse-names":false,"suffix":""},{"dropping-particle":"","family":"Meijer","given":"F A","non-dropping-particle":"","parse-names":false,"suffix":""},{"dropping-particle":"","family":"Szakáll","given":"I","non-dropping-particle":"","parse-names":false,"suffix":""},{"dropping-particle":"","family":"Schukken","given":"Y H","non-dropping-particle":"","parse-names":false,"suffix":""},{"dropping-particle":"","family":"Klee","given":"W","non-dropping-particle":"","parse-names":false,"suffix":""},{"dropping-particle":"","family":"Bosma","given":"R B","non-dropping-particle":"","parse-names":false,"suffix":""},{"dropping-particle":"","family":"Cornelisse","given":"J L","non-dropping-particle":"","parse-names":false,"suffix":""},{"dropping-particle":"","family":"Asten","given":"A J","non-dropping-particle":"van","parse-names":false,"suffix":""},{"dropping-particle":"","family":"Huurne","given":"A A","non-dropping-particle":"ter","parse-names":false,"suffix":""}],"container-title":"The Veterinary record","id":"ITEM-1","issue":"24","issued":{"date-parts":[["1997","6","14"]]},"page":"620-623","publisher":"British Medical Journal Publishing Group","title":"Histological and bacteriological evaluation of digital dermatitis in cattle, with special reference to spirochaetes and Campylobacter faecalis","type":"article-journal","volume":"140"},"uris":["http://www.mendeley.com/documents/?uuid=628f602d-98f8-328d-8ab3-7db65f673747"]},{"id":"ITEM-2","itemData":{"DOI":"10.1016/J.TVJL.2012.06.048","abstract":"The objective of this study was to observe the dynamics of clinical cure and recurrence of the lesions of bovine digital dermatitis for 11months after treatment with topical lincomycin HCl. The study was a clinical follow-up of 39 active bovine digital dermatitis lesions (from 29 cows). Cows with active, painful bovine digital dermatitis (BDD) lesions on the interdigital commissure of the rear feet were identified on day 0. On day 1, lesions in all cows were photographed and full-skin thickness 6mm punch biopsies were obtained for histological evaluation. All lesions on all cows were treated with topical lincomycin paste under a light bandage. On days 12 and 23, a subsample of 10 lesions was randomly selected, photographed, and biopsied. On day 37, all lesions on all cows were photographed and biopsied. After day 37, lesions were evaluated on a monthly basis. All lesions were photographed at each observation until day 341 (end of study) but only cows that had macroscopically active lesions were biopsied. Of the 39 lesions treated on day 1, 21 (54%) required re-treatment on at least one occasion before day 341. Macroscopic classification agreed well with histological classification when lesions were small, focal and active (M1 lesions) or large, ulcerative and active (M2), but agreement was variable for lesions that had healed macroscopically (M5) or that were chronic (M4). A transition model showed that M1 and M2 lesions were 27 times more likely to be an M2 lesion on the next observation than to be a healed (M5) lesion.","author":[{"dropping-particle":"","family":"Berry","given":"Steven L.","non-dropping-particle":"","parse-names":false,"suffix":""},{"dropping-particle":"","family":"Read","given":"Deryck H.","non-dropping-particle":"","parse-names":false,"suffix":""},{"dropping-particle":"","family":"Famula","given":"Thomas R.","non-dropping-particle":"","parse-names":false,"suffix":""},{"dropping-particle":"","family":"Mongini","given":"Andrea","non-dropping-particle":"","parse-names":false,"suffix":""},{"dropping-particle":"","family":"Döpfer","given":"Dörte","non-dropping-particle":"","parse-names":false,"suffix":""}],"container-title":"The Veterinary Journal","id":"ITEM-2","issue":"3","issued":{"date-parts":[["2012","9","1"]]},"page":"654-658","publisher":"W.B. Saunders","title":"Long-term observations on the dynamics of bovine digital dermatitis lesions on a California dairy after topical treatment with lincomycin HCl","type":"article-journal","volume":"193"},"uris":["http://www.mendeley.com/documents/?uuid=8f5726eb-cc2e-38ad-a3b3-01cacf5991cf"]}],"mendeley":{"formattedCitation":"(Döpfer et al., 1997; Berry et al., 2012)","plainTextFormattedCitation":"(Döpfer et al., 1997; Berry et al., 2012)","previouslyFormattedCitation":"(Döpfer et al., 1997; Berry et al., 2012)"},"properties":{"noteIndex":0},"schema":"https://github.com/citation-style-language/schema/raw/master/csl-citation.json"}</w:instrText>
      </w:r>
      <w:r w:rsidR="003269CB" w:rsidRPr="00482703">
        <w:rPr>
          <w:color w:val="000000"/>
        </w:rPr>
        <w:fldChar w:fldCharType="separate"/>
      </w:r>
      <w:r w:rsidR="003269CB" w:rsidRPr="00482703">
        <w:rPr>
          <w:noProof/>
          <w:color w:val="000000"/>
        </w:rPr>
        <w:t>(Döpfer et al., 1997; Berry et al., 2012)</w:t>
      </w:r>
      <w:r w:rsidR="003269CB" w:rsidRPr="00482703">
        <w:rPr>
          <w:color w:val="000000"/>
        </w:rPr>
        <w:fldChar w:fldCharType="end"/>
      </w:r>
      <w:r w:rsidR="009E38B9" w:rsidRPr="00482703">
        <w:rPr>
          <w:color w:val="000000"/>
        </w:rPr>
        <w:t xml:space="preserve"> and </w:t>
      </w:r>
      <w:r w:rsidR="00733FA9" w:rsidRPr="00482703">
        <w:rPr>
          <w:color w:val="000000"/>
        </w:rPr>
        <w:t xml:space="preserve">wound healing </w:t>
      </w:r>
      <w:r w:rsidR="00926C77" w:rsidRPr="00482703">
        <w:rPr>
          <w:color w:val="000000"/>
        </w:rPr>
        <w:t>criteria</w:t>
      </w:r>
      <w:r w:rsidR="00926C77">
        <w:rPr>
          <w:color w:val="000000"/>
        </w:rPr>
        <w:t xml:space="preserve"> </w:t>
      </w:r>
      <w:r w:rsidR="00733FA9">
        <w:rPr>
          <w:color w:val="000000"/>
        </w:rPr>
        <w:t>(</w:t>
      </w:r>
      <w:r w:rsidR="006D25B9">
        <w:rPr>
          <w:color w:val="000000"/>
        </w:rPr>
        <w:t xml:space="preserve">REF </w:t>
      </w:r>
      <w:r w:rsidR="00482703" w:rsidRPr="006D25B9">
        <w:rPr>
          <w:color w:val="000000"/>
        </w:rPr>
        <w:t>Equine Wound Management 3rd ed</w:t>
      </w:r>
      <w:r w:rsidR="00733FA9" w:rsidRPr="006D25B9">
        <w:rPr>
          <w:color w:val="000000"/>
        </w:rPr>
        <w:t>)</w:t>
      </w:r>
      <w:r w:rsidR="009E38B9" w:rsidRPr="006D25B9">
        <w:rPr>
          <w:color w:val="000000"/>
        </w:rPr>
        <w:t>.</w:t>
      </w:r>
    </w:p>
    <w:p w14:paraId="5BF4F18D" w14:textId="77777777" w:rsidR="00785CF2" w:rsidRPr="00F6250F" w:rsidRDefault="00785CF2" w:rsidP="00785CF2">
      <w:pPr>
        <w:widowControl w:val="0"/>
        <w:autoSpaceDE w:val="0"/>
        <w:autoSpaceDN w:val="0"/>
        <w:adjustRightInd w:val="0"/>
        <w:spacing w:line="480" w:lineRule="auto"/>
        <w:rPr>
          <w:rStyle w:val="Heading1Char"/>
          <w:rFonts w:eastAsia="Times New Roman" w:cs="Times New Roman"/>
          <w:b w:val="0"/>
          <w:bCs w:val="0"/>
          <w:color w:val="000000"/>
          <w:sz w:val="24"/>
          <w:szCs w:val="24"/>
          <w:lang w:val="en-US"/>
        </w:rPr>
      </w:pPr>
    </w:p>
    <w:p w14:paraId="1C947BEE" w14:textId="32A46765" w:rsidR="00560831" w:rsidRPr="00F6250F" w:rsidRDefault="00F6250F" w:rsidP="00244E5D">
      <w:pPr>
        <w:widowControl w:val="0"/>
        <w:autoSpaceDE w:val="0"/>
        <w:autoSpaceDN w:val="0"/>
        <w:adjustRightInd w:val="0"/>
        <w:spacing w:line="480" w:lineRule="auto"/>
        <w:jc w:val="center"/>
        <w:rPr>
          <w:color w:val="000000"/>
        </w:rPr>
      </w:pPr>
      <w:r w:rsidRPr="00F6250F">
        <w:rPr>
          <w:rStyle w:val="Heading1Char"/>
          <w:sz w:val="24"/>
          <w:szCs w:val="24"/>
          <w:lang w:val="en-US"/>
        </w:rPr>
        <w:t>MATERIALS AND METHODS</w:t>
      </w:r>
    </w:p>
    <w:p w14:paraId="7A174279" w14:textId="77777777" w:rsidR="009E38B9" w:rsidRPr="002B2AFE" w:rsidRDefault="009E38B9" w:rsidP="009E38B9">
      <w:pPr>
        <w:spacing w:line="480" w:lineRule="auto"/>
        <w:rPr>
          <w:b/>
          <w:i/>
        </w:rPr>
      </w:pPr>
      <w:bookmarkStart w:id="0" w:name="_Hlk37949036"/>
      <w:r w:rsidRPr="002B2AFE">
        <w:rPr>
          <w:b/>
          <w:i/>
        </w:rPr>
        <w:t>Ethical Statement</w:t>
      </w:r>
    </w:p>
    <w:p w14:paraId="695E1D81" w14:textId="6C4F63CB" w:rsidR="009E38B9" w:rsidRPr="00B17C4A" w:rsidRDefault="009E38B9" w:rsidP="009E38B9">
      <w:pPr>
        <w:spacing w:line="480" w:lineRule="auto"/>
        <w:ind w:firstLine="284"/>
        <w:rPr>
          <w:bCs/>
          <w:iCs/>
        </w:rPr>
      </w:pPr>
      <w:r w:rsidRPr="00B17C4A">
        <w:rPr>
          <w:bCs/>
          <w:iCs/>
        </w:rPr>
        <w:t xml:space="preserve">This study was performed </w:t>
      </w:r>
      <w:r w:rsidR="00482703">
        <w:rPr>
          <w:bCs/>
          <w:iCs/>
        </w:rPr>
        <w:t>conform</w:t>
      </w:r>
      <w:r w:rsidRPr="00B17C4A">
        <w:rPr>
          <w:bCs/>
          <w:iCs/>
        </w:rPr>
        <w:t xml:space="preserve"> European law</w:t>
      </w:r>
      <w:r w:rsidRPr="00B17C4A">
        <w:t xml:space="preserve"> concerning the protection of animals kept for farming purposes</w:t>
      </w:r>
      <w:r w:rsidRPr="00B17C4A">
        <w:rPr>
          <w:bCs/>
          <w:iCs/>
        </w:rPr>
        <w:t xml:space="preserve"> (Council Directive 98/58/EC)</w:t>
      </w:r>
      <w:r>
        <w:rPr>
          <w:bCs/>
          <w:iCs/>
        </w:rPr>
        <w:t xml:space="preserve"> and was not considered an animal experiment under Dutch legislation</w:t>
      </w:r>
      <w:r w:rsidRPr="00B17C4A">
        <w:rPr>
          <w:bCs/>
          <w:iCs/>
        </w:rPr>
        <w:t>.</w:t>
      </w:r>
      <w:r>
        <w:rPr>
          <w:bCs/>
          <w:iCs/>
        </w:rPr>
        <w:t xml:space="preserve"> </w:t>
      </w:r>
      <w:r w:rsidRPr="001233F0">
        <w:rPr>
          <w:bCs/>
          <w:iCs/>
        </w:rPr>
        <w:t xml:space="preserve">The farmers participated in the research </w:t>
      </w:r>
      <w:r w:rsidR="00733FA9" w:rsidRPr="001233F0">
        <w:rPr>
          <w:bCs/>
          <w:iCs/>
        </w:rPr>
        <w:t>based on</w:t>
      </w:r>
      <w:r w:rsidRPr="001233F0">
        <w:rPr>
          <w:bCs/>
          <w:iCs/>
        </w:rPr>
        <w:t xml:space="preserve"> an informed consent statement.</w:t>
      </w:r>
    </w:p>
    <w:bookmarkEnd w:id="0"/>
    <w:p w14:paraId="674DC6B4" w14:textId="77777777" w:rsidR="00EB3230" w:rsidRDefault="00EB3230" w:rsidP="00D11B91">
      <w:pPr>
        <w:widowControl w:val="0"/>
        <w:autoSpaceDE w:val="0"/>
        <w:autoSpaceDN w:val="0"/>
        <w:adjustRightInd w:val="0"/>
        <w:spacing w:line="480" w:lineRule="auto"/>
        <w:rPr>
          <w:b/>
          <w:bCs/>
          <w:i/>
          <w:iCs/>
          <w:color w:val="000000"/>
        </w:rPr>
      </w:pPr>
      <w:r>
        <w:rPr>
          <w:b/>
          <w:bCs/>
          <w:i/>
          <w:iCs/>
          <w:color w:val="000000"/>
        </w:rPr>
        <w:t>Study Design</w:t>
      </w:r>
    </w:p>
    <w:p w14:paraId="1330714B" w14:textId="022EE3E6" w:rsidR="00EB3230" w:rsidRDefault="00D87A8A" w:rsidP="00D11B91">
      <w:pPr>
        <w:widowControl w:val="0"/>
        <w:autoSpaceDE w:val="0"/>
        <w:autoSpaceDN w:val="0"/>
        <w:adjustRightInd w:val="0"/>
        <w:spacing w:line="480" w:lineRule="auto"/>
        <w:ind w:firstLine="284"/>
        <w:rPr>
          <w:color w:val="000000"/>
        </w:rPr>
      </w:pPr>
      <w:r w:rsidRPr="00D11B91">
        <w:rPr>
          <w:color w:val="000000"/>
        </w:rPr>
        <w:t>Th</w:t>
      </w:r>
      <w:r w:rsidR="00D8458D" w:rsidRPr="00D11B91">
        <w:rPr>
          <w:color w:val="000000"/>
        </w:rPr>
        <w:t>is</w:t>
      </w:r>
      <w:r w:rsidR="00D8458D">
        <w:rPr>
          <w:color w:val="000000"/>
        </w:rPr>
        <w:t xml:space="preserve"> </w:t>
      </w:r>
      <w:r w:rsidR="00432C22">
        <w:rPr>
          <w:color w:val="000000"/>
        </w:rPr>
        <w:t xml:space="preserve">open label, </w:t>
      </w:r>
      <w:r w:rsidR="00455878">
        <w:rPr>
          <w:color w:val="000000"/>
        </w:rPr>
        <w:t>randomized clinical trial</w:t>
      </w:r>
      <w:r w:rsidR="00432C22">
        <w:rPr>
          <w:color w:val="000000"/>
        </w:rPr>
        <w:t xml:space="preserve"> with positive control</w:t>
      </w:r>
      <w:r w:rsidR="00455878">
        <w:rPr>
          <w:color w:val="000000"/>
        </w:rPr>
        <w:t xml:space="preserve"> </w:t>
      </w:r>
      <w:r w:rsidR="00D8458D">
        <w:rPr>
          <w:color w:val="000000"/>
        </w:rPr>
        <w:t>was set up as a</w:t>
      </w:r>
      <w:r w:rsidR="00903225">
        <w:rPr>
          <w:color w:val="000000"/>
        </w:rPr>
        <w:t>n</w:t>
      </w:r>
      <w:r w:rsidRPr="00F6250F">
        <w:rPr>
          <w:color w:val="000000"/>
        </w:rPr>
        <w:t xml:space="preserve"> </w:t>
      </w:r>
      <w:r w:rsidR="00903225">
        <w:rPr>
          <w:color w:val="000000"/>
        </w:rPr>
        <w:t>intention to treat</w:t>
      </w:r>
      <w:r w:rsidR="00BB0CEA">
        <w:rPr>
          <w:color w:val="000000"/>
        </w:rPr>
        <w:t>,</w:t>
      </w:r>
      <w:r w:rsidR="00903225" w:rsidRPr="00F6250F">
        <w:rPr>
          <w:color w:val="000000"/>
        </w:rPr>
        <w:t xml:space="preserve"> </w:t>
      </w:r>
      <w:r w:rsidRPr="00F6250F">
        <w:rPr>
          <w:color w:val="000000"/>
        </w:rPr>
        <w:t xml:space="preserve">non-inferiority trial </w:t>
      </w:r>
      <w:r w:rsidR="00BE272F">
        <w:rPr>
          <w:color w:val="000000"/>
        </w:rPr>
        <w:t>to compare</w:t>
      </w:r>
      <w:r w:rsidRPr="00F6250F">
        <w:rPr>
          <w:color w:val="000000"/>
        </w:rPr>
        <w:t xml:space="preserve"> </w:t>
      </w:r>
      <w:r w:rsidR="00971FF9">
        <w:rPr>
          <w:color w:val="000000"/>
        </w:rPr>
        <w:t xml:space="preserve">the treatment of </w:t>
      </w:r>
      <w:r w:rsidR="009E3CB1">
        <w:rPr>
          <w:color w:val="000000"/>
        </w:rPr>
        <w:t>active</w:t>
      </w:r>
      <w:r w:rsidR="00971FF9">
        <w:rPr>
          <w:color w:val="000000"/>
        </w:rPr>
        <w:t xml:space="preserve"> DD lesions with </w:t>
      </w:r>
      <w:r w:rsidR="00D8458D">
        <w:rPr>
          <w:color w:val="000000"/>
        </w:rPr>
        <w:t>an enzyme alginogel</w:t>
      </w:r>
      <w:r w:rsidRPr="00F6250F">
        <w:rPr>
          <w:color w:val="000000"/>
        </w:rPr>
        <w:t xml:space="preserve"> </w:t>
      </w:r>
      <w:r w:rsidR="00482703">
        <w:rPr>
          <w:color w:val="000000"/>
        </w:rPr>
        <w:t>[</w:t>
      </w:r>
      <w:r w:rsidR="004B025F">
        <w:rPr>
          <w:color w:val="000000"/>
        </w:rPr>
        <w:t xml:space="preserve">treatment </w:t>
      </w:r>
      <w:r w:rsidR="004B025F" w:rsidRPr="006D25B9">
        <w:rPr>
          <w:color w:val="000000"/>
        </w:rPr>
        <w:t>group</w:t>
      </w:r>
      <w:r w:rsidR="00482703" w:rsidRPr="006D25B9">
        <w:rPr>
          <w:color w:val="000000"/>
        </w:rPr>
        <w:t xml:space="preserve"> (</w:t>
      </w:r>
      <w:r w:rsidR="00857248">
        <w:rPr>
          <w:b/>
          <w:bCs/>
          <w:color w:val="000000"/>
        </w:rPr>
        <w:t>a</w:t>
      </w:r>
      <w:r w:rsidR="00482703" w:rsidRPr="006D25B9">
        <w:rPr>
          <w:b/>
          <w:bCs/>
          <w:color w:val="000000"/>
        </w:rPr>
        <w:t>lginogel</w:t>
      </w:r>
      <w:r w:rsidR="00482703" w:rsidRPr="006D25B9">
        <w:rPr>
          <w:color w:val="000000"/>
        </w:rPr>
        <w:t>)</w:t>
      </w:r>
      <w:r w:rsidR="004B025F" w:rsidRPr="006D25B9">
        <w:rPr>
          <w:color w:val="000000"/>
        </w:rPr>
        <w:t xml:space="preserve">, </w:t>
      </w:r>
      <w:r w:rsidR="00971FF9" w:rsidRPr="006D25B9">
        <w:rPr>
          <w:color w:val="000000"/>
        </w:rPr>
        <w:t>BoTop</w:t>
      </w:r>
      <w:r w:rsidR="00971FF9">
        <w:rPr>
          <w:color w:val="000000"/>
        </w:rPr>
        <w:t xml:space="preserve">, Flen Health, </w:t>
      </w:r>
      <w:r w:rsidR="00482703" w:rsidRPr="00482703">
        <w:rPr>
          <w:color w:val="000000"/>
        </w:rPr>
        <w:t>Esch-sur-Alzette, Luxemb</w:t>
      </w:r>
      <w:r w:rsidR="00482703">
        <w:rPr>
          <w:color w:val="000000"/>
        </w:rPr>
        <w:t>o</w:t>
      </w:r>
      <w:r w:rsidR="00482703" w:rsidRPr="00482703">
        <w:rPr>
          <w:color w:val="000000"/>
        </w:rPr>
        <w:t>urg</w:t>
      </w:r>
      <w:r w:rsidR="00482703">
        <w:rPr>
          <w:color w:val="000000"/>
        </w:rPr>
        <w:t>]</w:t>
      </w:r>
      <w:r w:rsidRPr="00F6250F">
        <w:rPr>
          <w:color w:val="000000"/>
        </w:rPr>
        <w:t xml:space="preserve"> </w:t>
      </w:r>
      <w:r w:rsidR="00BE272F">
        <w:rPr>
          <w:color w:val="000000"/>
        </w:rPr>
        <w:t>or</w:t>
      </w:r>
      <w:r w:rsidR="00971FF9">
        <w:rPr>
          <w:color w:val="000000"/>
        </w:rPr>
        <w:t xml:space="preserve"> with a copper and zinc chelates</w:t>
      </w:r>
      <w:r w:rsidRPr="00F6250F">
        <w:rPr>
          <w:color w:val="000000"/>
        </w:rPr>
        <w:t xml:space="preserve"> </w:t>
      </w:r>
      <w:r w:rsidR="005107BE">
        <w:rPr>
          <w:color w:val="000000"/>
        </w:rPr>
        <w:t xml:space="preserve">gel </w:t>
      </w:r>
      <w:r w:rsidR="00482703">
        <w:rPr>
          <w:color w:val="000000"/>
        </w:rPr>
        <w:t>[</w:t>
      </w:r>
      <w:r w:rsidR="004B025F">
        <w:rPr>
          <w:color w:val="000000"/>
        </w:rPr>
        <w:t xml:space="preserve">control </w:t>
      </w:r>
      <w:r w:rsidR="004B025F" w:rsidRPr="006D25B9">
        <w:rPr>
          <w:color w:val="000000"/>
        </w:rPr>
        <w:t>group</w:t>
      </w:r>
      <w:r w:rsidR="00482703" w:rsidRPr="006D25B9">
        <w:rPr>
          <w:color w:val="000000"/>
        </w:rPr>
        <w:t xml:space="preserve"> (</w:t>
      </w:r>
      <w:r w:rsidR="00857248">
        <w:rPr>
          <w:b/>
          <w:bCs/>
          <w:color w:val="000000"/>
        </w:rPr>
        <w:t>c</w:t>
      </w:r>
      <w:r w:rsidR="00482703" w:rsidRPr="006D25B9">
        <w:rPr>
          <w:b/>
          <w:bCs/>
          <w:color w:val="000000"/>
        </w:rPr>
        <w:t>oppergel</w:t>
      </w:r>
      <w:r w:rsidR="00482703" w:rsidRPr="006D25B9">
        <w:rPr>
          <w:color w:val="000000"/>
        </w:rPr>
        <w:t>)</w:t>
      </w:r>
      <w:r w:rsidR="004B025F" w:rsidRPr="006D25B9">
        <w:rPr>
          <w:color w:val="000000"/>
        </w:rPr>
        <w:t>,</w:t>
      </w:r>
      <w:r w:rsidR="004B025F">
        <w:rPr>
          <w:color w:val="000000"/>
        </w:rPr>
        <w:t xml:space="preserve"> </w:t>
      </w:r>
      <w:r w:rsidR="00971FF9">
        <w:rPr>
          <w:color w:val="000000"/>
        </w:rPr>
        <w:t xml:space="preserve">Intra Hoof-fit Gel, </w:t>
      </w:r>
      <w:r w:rsidR="00971FF9">
        <w:rPr>
          <w:color w:val="000000"/>
        </w:rPr>
        <w:lastRenderedPageBreak/>
        <w:t xml:space="preserve">Intracare, </w:t>
      </w:r>
      <w:r w:rsidR="00971FF9" w:rsidRPr="00971FF9">
        <w:rPr>
          <w:color w:val="000000"/>
        </w:rPr>
        <w:t xml:space="preserve">Veghel, </w:t>
      </w:r>
      <w:r w:rsidR="00971FF9">
        <w:rPr>
          <w:color w:val="000000"/>
        </w:rPr>
        <w:t>t</w:t>
      </w:r>
      <w:r w:rsidR="00971FF9" w:rsidRPr="00971FF9">
        <w:rPr>
          <w:color w:val="000000"/>
        </w:rPr>
        <w:t>he Netherlands</w:t>
      </w:r>
      <w:r w:rsidR="00482703">
        <w:rPr>
          <w:color w:val="000000"/>
        </w:rPr>
        <w:t>]</w:t>
      </w:r>
      <w:r w:rsidRPr="00F6250F">
        <w:rPr>
          <w:color w:val="000000"/>
        </w:rPr>
        <w:t>. For welfare reasons</w:t>
      </w:r>
      <w:r w:rsidR="00455878">
        <w:rPr>
          <w:color w:val="000000"/>
        </w:rPr>
        <w:t>, an untreated negative control group was not included in the study design</w:t>
      </w:r>
      <w:r w:rsidR="00455878" w:rsidRPr="006D25B9">
        <w:rPr>
          <w:color w:val="000000"/>
        </w:rPr>
        <w:t>.</w:t>
      </w:r>
      <w:r w:rsidRPr="006D25B9">
        <w:rPr>
          <w:color w:val="000000"/>
        </w:rPr>
        <w:t xml:space="preserve"> </w:t>
      </w:r>
      <w:r w:rsidR="003756AE" w:rsidRPr="006D25B9">
        <w:rPr>
          <w:color w:val="000000"/>
        </w:rPr>
        <w:t>Sample size was calculated using the Farrington-Manning Score test for proportion difference in SAS (</w:t>
      </w:r>
      <w:r w:rsidR="00482703" w:rsidRPr="006D25B9">
        <w:rPr>
          <w:color w:val="000000"/>
        </w:rPr>
        <w:t xml:space="preserve">version </w:t>
      </w:r>
      <w:r w:rsidR="000F21B5" w:rsidRPr="006D25B9">
        <w:rPr>
          <w:color w:val="000000"/>
        </w:rPr>
        <w:t>9.4</w:t>
      </w:r>
      <w:r w:rsidR="00482703" w:rsidRPr="006D25B9">
        <w:rPr>
          <w:color w:val="000000"/>
        </w:rPr>
        <w:t xml:space="preserve"> M</w:t>
      </w:r>
      <w:r w:rsidR="000F21B5" w:rsidRPr="006D25B9">
        <w:rPr>
          <w:color w:val="000000"/>
        </w:rPr>
        <w:t>5</w:t>
      </w:r>
      <w:r w:rsidR="003756AE" w:rsidRPr="006D25B9">
        <w:rPr>
          <w:color w:val="000000"/>
        </w:rPr>
        <w:t>) with a difference greater than 10% indicating inferiority.</w:t>
      </w:r>
      <w:r w:rsidR="003756AE">
        <w:rPr>
          <w:color w:val="000000"/>
        </w:rPr>
        <w:t xml:space="preserve"> </w:t>
      </w:r>
      <w:r w:rsidRPr="00F6250F">
        <w:rPr>
          <w:color w:val="000000"/>
        </w:rPr>
        <w:t xml:space="preserve">The expected clinical improvement rate of </w:t>
      </w:r>
      <w:r w:rsidR="00785CF2">
        <w:rPr>
          <w:color w:val="000000"/>
        </w:rPr>
        <w:t>the copper</w:t>
      </w:r>
      <w:r w:rsidR="00482703">
        <w:rPr>
          <w:color w:val="000000"/>
        </w:rPr>
        <w:t>gel</w:t>
      </w:r>
      <w:r w:rsidR="004E4B83">
        <w:rPr>
          <w:color w:val="000000"/>
        </w:rPr>
        <w:t xml:space="preserve"> </w:t>
      </w:r>
      <w:r w:rsidR="00785CF2">
        <w:rPr>
          <w:color w:val="000000"/>
        </w:rPr>
        <w:t>was set at</w:t>
      </w:r>
      <w:r w:rsidRPr="00F6250F">
        <w:rPr>
          <w:color w:val="000000"/>
        </w:rPr>
        <w:t xml:space="preserve"> 92%. Considering a 95% confidence interval</w:t>
      </w:r>
      <w:r w:rsidR="00BB0CEA">
        <w:rPr>
          <w:color w:val="000000"/>
        </w:rPr>
        <w:t xml:space="preserve"> (</w:t>
      </w:r>
      <w:r w:rsidR="00BB0CEA" w:rsidRPr="00BB0CEA">
        <w:rPr>
          <w:b/>
          <w:bCs/>
          <w:color w:val="000000"/>
        </w:rPr>
        <w:t>CI</w:t>
      </w:r>
      <w:r w:rsidR="00BB0CEA">
        <w:rPr>
          <w:color w:val="000000"/>
        </w:rPr>
        <w:t>)</w:t>
      </w:r>
      <w:r w:rsidRPr="00F6250F">
        <w:rPr>
          <w:color w:val="000000"/>
        </w:rPr>
        <w:t xml:space="preserve"> and a power of 80%, </w:t>
      </w:r>
      <w:r w:rsidR="00785CF2">
        <w:rPr>
          <w:color w:val="000000"/>
        </w:rPr>
        <w:t xml:space="preserve">resulted in a </w:t>
      </w:r>
      <w:r w:rsidRPr="00F6250F">
        <w:rPr>
          <w:color w:val="000000"/>
        </w:rPr>
        <w:t xml:space="preserve">calculated sample size </w:t>
      </w:r>
      <w:r w:rsidR="00785CF2">
        <w:rPr>
          <w:color w:val="000000"/>
        </w:rPr>
        <w:t xml:space="preserve">of </w:t>
      </w:r>
      <w:r w:rsidRPr="00F6250F">
        <w:rPr>
          <w:color w:val="000000"/>
        </w:rPr>
        <w:t xml:space="preserve">at least 104 </w:t>
      </w:r>
      <w:r w:rsidR="009E3CB1">
        <w:rPr>
          <w:color w:val="000000"/>
        </w:rPr>
        <w:t>active</w:t>
      </w:r>
      <w:r w:rsidR="00785CF2">
        <w:rPr>
          <w:color w:val="000000"/>
        </w:rPr>
        <w:t xml:space="preserve"> DD </w:t>
      </w:r>
      <w:r w:rsidR="004E2D9C" w:rsidRPr="00F6250F">
        <w:rPr>
          <w:color w:val="000000"/>
        </w:rPr>
        <w:t>l</w:t>
      </w:r>
      <w:r w:rsidRPr="00F6250F">
        <w:rPr>
          <w:color w:val="000000"/>
        </w:rPr>
        <w:t>esions in each group.</w:t>
      </w:r>
    </w:p>
    <w:p w14:paraId="16323166" w14:textId="77777777" w:rsidR="00C45FDB" w:rsidRDefault="00C45FDB" w:rsidP="00C45FDB">
      <w:pPr>
        <w:widowControl w:val="0"/>
        <w:autoSpaceDE w:val="0"/>
        <w:autoSpaceDN w:val="0"/>
        <w:adjustRightInd w:val="0"/>
        <w:spacing w:line="480" w:lineRule="auto"/>
        <w:rPr>
          <w:b/>
          <w:bCs/>
          <w:i/>
          <w:color w:val="000000"/>
        </w:rPr>
      </w:pPr>
      <w:r>
        <w:rPr>
          <w:b/>
          <w:bCs/>
          <w:i/>
          <w:color w:val="000000"/>
        </w:rPr>
        <w:t>Scorer Training</w:t>
      </w:r>
    </w:p>
    <w:p w14:paraId="1E9DD4C6" w14:textId="4D8DDD39" w:rsidR="00C45FDB" w:rsidRDefault="00C45FDB" w:rsidP="00C45FDB">
      <w:pPr>
        <w:widowControl w:val="0"/>
        <w:autoSpaceDE w:val="0"/>
        <w:autoSpaceDN w:val="0"/>
        <w:adjustRightInd w:val="0"/>
        <w:spacing w:line="480" w:lineRule="auto"/>
        <w:ind w:firstLine="284"/>
        <w:rPr>
          <w:color w:val="000000"/>
        </w:rPr>
      </w:pPr>
      <w:r w:rsidRPr="00F6250F">
        <w:rPr>
          <w:color w:val="000000"/>
        </w:rPr>
        <w:t xml:space="preserve">Four students </w:t>
      </w:r>
      <w:r>
        <w:rPr>
          <w:color w:val="000000"/>
        </w:rPr>
        <w:t xml:space="preserve">in veterinary medicine </w:t>
      </w:r>
      <w:r w:rsidRPr="00F6250F">
        <w:rPr>
          <w:color w:val="000000"/>
        </w:rPr>
        <w:t xml:space="preserve">were trained in </w:t>
      </w:r>
      <w:r>
        <w:rPr>
          <w:color w:val="000000"/>
        </w:rPr>
        <w:t>applying the M-score</w:t>
      </w:r>
      <w:r w:rsidR="003269CB">
        <w:rPr>
          <w:color w:val="000000"/>
        </w:rPr>
        <w:t xml:space="preserve"> </w:t>
      </w:r>
      <w:r w:rsidR="003269CB">
        <w:rPr>
          <w:color w:val="000000"/>
        </w:rPr>
        <w:fldChar w:fldCharType="begin" w:fldLock="1"/>
      </w:r>
      <w:r w:rsidR="002E1AEB">
        <w:rPr>
          <w:color w:val="000000"/>
        </w:rPr>
        <w:instrText>ADDIN CSL_CITATION {"citationItems":[{"id":"ITEM-1","itemData":{"DOI":"10.1136/VR.140.24.620","ISSN":"0042-4900","PMID":"9228692","abstract":"Tissue samples from the feet of slaughtered cattle exhibiting different stages of digital dermatitis were sectioned and stained with haematoxylin and eosin and silver staining techniques. Three morphological variations of spirochaetes were observed, whereas control samples from feet which were macroscopically negative for digital dermatitis were also negative for spirochaetes. In an immunofluorescence test, Campylobacter faecalis was found to be abundant on superficial wound smears from the classical ulceration of digital dermatitis.","author":[{"dropping-particle":"","family":"Döpfer","given":"D","non-dropping-particle":"","parse-names":false,"suffix":""},{"dropping-particle":"","family":"Koopmans","given":"A","non-dropping-particle":"","parse-names":false,"suffix":""},{"dropping-particle":"","family":"Meijer","given":"F A","non-dropping-particle":"","parse-names":false,"suffix":""},{"dropping-particle":"","family":"Szakáll","given":"I","non-dropping-particle":"","parse-names":false,"suffix":""},{"dropping-particle":"","family":"Schukken","given":"Y H","non-dropping-particle":"","parse-names":false,"suffix":""},{"dropping-particle":"","family":"Klee","given":"W","non-dropping-particle":"","parse-names":false,"suffix":""},{"dropping-particle":"","family":"Bosma","given":"R B","non-dropping-particle":"","parse-names":false,"suffix":""},{"dropping-particle":"","family":"Cornelisse","given":"J L","non-dropping-particle":"","parse-names":false,"suffix":""},{"dropping-particle":"","family":"Asten","given":"A J","non-dropping-particle":"van","parse-names":false,"suffix":""},{"dropping-particle":"","family":"Huurne","given":"A A","non-dropping-particle":"ter","parse-names":false,"suffix":""}],"container-title":"The Veterinary record","id":"ITEM-1","issue":"24","issued":{"date-parts":[["1997","6","14"]]},"page":"620-623","publisher":"British Medical Journal Publishing Group","title":"Histological and bacteriological evaluation of digital dermatitis in cattle, with special reference to spirochaetes and Campylobacter faecalis","type":"article-journal","volume":"140"},"uris":["http://www.mendeley.com/documents/?uuid=628f602d-98f8-328d-8ab3-7db65f673747"]},{"id":"ITEM-2","itemData":{"DOI":"10.1016/J.TVJL.2012.06.048","abstract":"The objective of this study was to observe the dynamics of clinical cure and recurrence of the lesions of bovine digital dermatitis for 11months after treatment with topical lincomycin HCl. The study was a clinical follow-up of 39 active bovine digital dermatitis lesions (from 29 cows). Cows with active, painful bovine digital dermatitis (BDD) lesions on the interdigital commissure of the rear feet were identified on day 0. On day 1, lesions in all cows were photographed and full-skin thickness 6mm punch biopsies were obtained for histological evaluation. All lesions on all cows were treated with topical lincomycin paste under a light bandage. On days 12 and 23, a subsample of 10 lesions was randomly selected, photographed, and biopsied. On day 37, all lesions on all cows were photographed and biopsied. After day 37, lesions were evaluated on a monthly basis. All lesions were photographed at each observation until day 341 (end of study) but only cows that had macroscopically active lesions were biopsied. Of the 39 lesions treated on day 1, 21 (54%) required re-treatment on at least one occasion before day 341. Macroscopic classification agreed well with histological classification when lesions were small, focal and active (M1 lesions) or large, ulcerative and active (M2), but agreement was variable for lesions that had healed macroscopically (M5) or that were chronic (M4). A transition model showed that M1 and M2 lesions were 27 times more likely to be an M2 lesion on the next observation than to be a healed (M5) lesion.","author":[{"dropping-particle":"","family":"Berry","given":"Steven L.","non-dropping-particle":"","parse-names":false,"suffix":""},{"dropping-particle":"","family":"Read","given":"Deryck H.","non-dropping-particle":"","parse-names":false,"suffix":""},{"dropping-particle":"","family":"Famula","given":"Thomas R.","non-dropping-particle":"","parse-names":false,"suffix":""},{"dropping-particle":"","family":"Mongini","given":"Andrea","non-dropping-particle":"","parse-names":false,"suffix":""},{"dropping-particle":"","family":"Döpfer","given":"Dörte","non-dropping-particle":"","parse-names":false,"suffix":""}],"container-title":"The Veterinary Journal","id":"ITEM-2","issue":"3","issued":{"date-parts":[["2012","9","1"]]},"page":"654-658","publisher":"W.B. Saunders","title":"Long-term observations on the dynamics of bovine digital dermatitis lesions on a California dairy after topical treatment with lincomycin HCl","type":"article-journal","volume":"193"},"uris":["http://www.mendeley.com/documents/?uuid=8f5726eb-cc2e-38ad-a3b3-01cacf5991cf"]}],"mendeley":{"formattedCitation":"(Döpfer et al., 1997; Berry et al., 2012)","plainTextFormattedCitation":"(Döpfer et al., 1997; Berry et al., 2012)","previouslyFormattedCitation":"(Döpfer et al., 1997; Berry et al., 2012)"},"properties":{"noteIndex":0},"schema":"https://github.com/citation-style-language/schema/raw/master/csl-citation.json"}</w:instrText>
      </w:r>
      <w:r w:rsidR="003269CB">
        <w:rPr>
          <w:color w:val="000000"/>
        </w:rPr>
        <w:fldChar w:fldCharType="separate"/>
      </w:r>
      <w:r w:rsidR="003269CB" w:rsidRPr="003269CB">
        <w:rPr>
          <w:noProof/>
          <w:color w:val="000000"/>
        </w:rPr>
        <w:t>(Döpfer et al., 1997; Berry et al., 2012)</w:t>
      </w:r>
      <w:r w:rsidR="003269CB">
        <w:rPr>
          <w:color w:val="000000"/>
        </w:rPr>
        <w:fldChar w:fldCharType="end"/>
      </w:r>
      <w:r>
        <w:rPr>
          <w:color w:val="000000"/>
        </w:rPr>
        <w:t xml:space="preserve"> by</w:t>
      </w:r>
      <w:r w:rsidRPr="00123EA6">
        <w:rPr>
          <w:color w:val="000000"/>
        </w:rPr>
        <w:t xml:space="preserve"> studying the literature, classroom training (39 digital color photographs of cattle feet with varying M-stages), and one in-parlor M-scoring of washed hind feet of approximately 50 dairy cows together with AV </w:t>
      </w:r>
      <w:r w:rsidR="003269CB">
        <w:rPr>
          <w:color w:val="000000"/>
        </w:rPr>
        <w:fldChar w:fldCharType="begin" w:fldLock="1"/>
      </w:r>
      <w:r w:rsidR="002E1AEB">
        <w:rPr>
          <w:color w:val="000000"/>
        </w:rPr>
        <w:instrText>ADDIN CSL_CITATION {"citationItems":[{"id":"ITEM-1","itemData":{"DOI":"10.3168/JDS.2010-4054","ISSN":"0022-0302","abstract":"The diagnosis of digital dermatitis (DD) in cows is crucial for researchers to evaluate the effectiveness of control measures. The objective of this study was to evaluate intra- and inter-observer agreement and accuracy of a simple method to score DD lesions that is based on the inspection of cleaned feet in the milking parlor with a swiveling mirror and a powerful headlamp. The hind feet of 242 Holstein cows from 4 farms were inspected concurrently by 5 observers (to assess inter-observer agreement) during 2 consecutive milkings (to assess intra-observer agreement). This inspection was followed by an inspection of the feet in a trimming chute, considered to be the gold standard test, to test for accuracy. The reliability of the method was assessed using both the 5 M-stages scoring system (M0 to M4, M standing for Mortellaro) and a simplified M-stages scoring system in which the M3 and M4 stages are merged. As most disagreements concerned the M3 and M4 stages, performance was improved with the simplified M-stages scoring system. With this simplified system, the method had good intra-observer agreement [percent of overall raw agreement (PA)=80%, weighted kappa (κw)=0.71, and good inter-observer agreement (PA=77%, κw=0.66)]. The agreement with the gold standard test was moderate (PA=69%, κw=0.58). Considering absence versus presence of a DD lesion on a foot, the method had good sensitivity (0.90) and specificity (0.80). The time spent for inspection varied from 30 to 60s per cow. Inspection of cleaned feet with a swiveling mirror and a powerful headlamp in the milking parlor is a reliable, cost- and time-friendly method, which may be useful for both farmers and researchers, especially when the DD status of many dairy cows has to be evaluated concomitantly. The reliability of this method might be improved by using more precise descriptive criteria for the discrimination of each M-stage.","author":[{"dropping-particle":"","family":"Relun","given":"A.","non-dropping-particle":"","parse-names":false,"suffix":""},{"dropping-particle":"","family":"Guatteo","given":"R.","non-dropping-particle":"","parse-names":false,"suffix":""},{"dropping-particle":"","family":"Roussel","given":"P.","non-dropping-particle":"","parse-names":false,"suffix":""},{"dropping-particle":"","family":"Bareille","given":"N.","non-dropping-particle":"","parse-names":false,"suffix":""}],"container-title":"Journal of Dairy Science","id":"ITEM-1","issue":"11","issued":{"date-parts":[["2011","11","1"]]},"page":"5424-5434","publisher":"Elsevier","title":"A simple method to score digital dermatitis in dairy cows in the milking parlor","type":"article-journal","volume":"94"},"uris":["http://www.mendeley.com/documents/?uuid=38a0c4d2-352c-3a57-a8a0-be2b08610650"]},{"id":"ITEM-2","itemData":{"DOI":"10.3168/JDS.2016-11365","ISSN":"0022-0302","abstract":"A high prevalence of digital dermatitis (DD) and the benefits of early topical treatment highlight the need for simple tools for routine DD detection. The objective of this study was to determine the accuracy of scoring DD lesions using the 5 M-stage scoring system in the milking parlor compared with the trimming chute as the gold standard. Three observers inspected 3,585 cows and 6,991 hind feet from 9 farms in the milking parlor using a mirror (glued to a plastic kitchen spatula) and a headlamp, followed by inspection in a trimming chute within 5 d. Interobserver agreement for scoring DD in various settings was ≥82% (kappa &gt;0.74; weighted kappa &gt;0.76). At trimming chute inspections, 68% of cows had at least 1 DD lesion, 19% had 1 hind leg affected, and 49% had both hind legs affected. Within-herd DD prevalence ranged from 16 to 81% of cows affected. True within-herd prevalence was 2, 6, 0, 36, and 14% for M1, M2, M3, M4, and M4.1 lesions, respectively. At the foot level, DD prevalence was the same (58%) in the milking parlor and trimming chute inspection, but distribution of M-stages differed. Milking parlor inspection as a means of identifying the presence of DD lesions had a sensitivity of 92% and specificity of 88%, with positive and negative predictive values of 91 and 89%, respectively. Agreement between milking parlor and trimming chute inspections was 73% (kappa = 0.59, weighted kappa = 0.65) for the 5 M-stage scoring system and 90% (kappa = 0.80) if only the presence of a lesion was noted. Test characteristics varied greatly among M-stages, with the highest sensitivity for detecting M4 (82%) and M2 (62%) lesions, and the lowest for detecting M4.1 (20%), M1 (7%), and M3 (0%) lesions. In the milking parlor, 20% of M2 lesions were misclassified as M4.1, 8% of M4 lesions were misclassified as M0, and 68% of M4.1 lesions were misclassified as M4. The majority (87%) of DD lesions were located between the heel bulbs; 10 and 2% of DD lesions affected the interdigital space and the front of the foot, respectively. The sensitivity to detect the presence of a lesion when it occurred between the heel bulbs was 93%, but &lt;67% if it occurred elsewhere on the foot. We concluded that inspection of the rear feet in the milking parlor was an inexpensive and simple method of detecting and scoring DD lesions. If the objective is to determine herd-level DD prevalence and routine monitoring, this method was adequately reliable. However, if the objective is to follow…","author":[{"dropping-particle":"","family":"Solano","given":"L.","non-dropping-particle":"","parse-names":false,"suffix":""},{"dropping-particle":"","family":"Barkema","given":"H.W.","non-dropping-particle":"","parse-names":false,"suffix":""},{"dropping-particle":"","family":"Jacobs","given":"C.","non-dropping-particle":"","parse-names":false,"suffix":""},{"dropping-particle":"","family":"Orsel","given":"K.","non-dropping-particle":"","parse-names":false,"suffix":""}],"container-title":"Journal of Dairy Science","id":"ITEM-2","issue":"2","issued":{"date-parts":[["2017","2","1"]]},"page":"1592-1603","publisher":"Elsevier","title":"Validation of the M-stage scoring system for digital dermatitis on dairy cows in the milking parlor","type":"article-journal","volume":"100"},"uris":["http://www.mendeley.com/documents/?uuid=b79b472c-0842-3d25-a7aa-99ce19751fae"]}],"mendeley":{"formattedCitation":"(Relun et al., 2011; Solano et al., 2017)","plainTextFormattedCitation":"(Relun et al., 2011; Solano et al., 2017)","previouslyFormattedCitation":"(Relun et al., 2011)"},"properties":{"noteIndex":0},"schema":"https://github.com/citation-style-language/schema/raw/master/csl-citation.json"}</w:instrText>
      </w:r>
      <w:r w:rsidR="003269CB">
        <w:rPr>
          <w:color w:val="000000"/>
        </w:rPr>
        <w:fldChar w:fldCharType="separate"/>
      </w:r>
      <w:r w:rsidR="002E1AEB" w:rsidRPr="002E1AEB">
        <w:rPr>
          <w:noProof/>
          <w:color w:val="000000"/>
        </w:rPr>
        <w:t>(Relun et al., 2011; Solano et al., 2017)</w:t>
      </w:r>
      <w:r w:rsidR="003269CB">
        <w:rPr>
          <w:color w:val="000000"/>
        </w:rPr>
        <w:fldChar w:fldCharType="end"/>
      </w:r>
      <w:r>
        <w:rPr>
          <w:color w:val="000000"/>
        </w:rPr>
        <w:t>.</w:t>
      </w:r>
    </w:p>
    <w:p w14:paraId="0B3D8ED8" w14:textId="77777777" w:rsidR="00D11B91" w:rsidRDefault="00204E16" w:rsidP="00D11B91">
      <w:pPr>
        <w:widowControl w:val="0"/>
        <w:autoSpaceDE w:val="0"/>
        <w:autoSpaceDN w:val="0"/>
        <w:adjustRightInd w:val="0"/>
        <w:spacing w:line="480" w:lineRule="auto"/>
        <w:rPr>
          <w:b/>
          <w:bCs/>
          <w:i/>
          <w:color w:val="000000"/>
        </w:rPr>
      </w:pPr>
      <w:r>
        <w:rPr>
          <w:b/>
          <w:bCs/>
          <w:i/>
          <w:color w:val="000000"/>
        </w:rPr>
        <w:t xml:space="preserve">Herd </w:t>
      </w:r>
      <w:r w:rsidR="00C22B76" w:rsidRPr="00F6250F">
        <w:rPr>
          <w:b/>
          <w:bCs/>
          <w:i/>
          <w:color w:val="000000"/>
        </w:rPr>
        <w:t>Selection</w:t>
      </w:r>
    </w:p>
    <w:p w14:paraId="62E87A4B" w14:textId="48118810" w:rsidR="00D11B91" w:rsidRPr="00F6250F" w:rsidRDefault="00FE13ED" w:rsidP="00D11B91">
      <w:pPr>
        <w:widowControl w:val="0"/>
        <w:autoSpaceDE w:val="0"/>
        <w:autoSpaceDN w:val="0"/>
        <w:adjustRightInd w:val="0"/>
        <w:spacing w:line="480" w:lineRule="auto"/>
        <w:ind w:firstLine="284"/>
        <w:rPr>
          <w:b/>
          <w:bCs/>
          <w:color w:val="000000"/>
        </w:rPr>
      </w:pPr>
      <w:r>
        <w:rPr>
          <w:color w:val="000000"/>
        </w:rPr>
        <w:t xml:space="preserve">Veterinarians working in the Utrecht area, were contacted and asked to suggest dairy </w:t>
      </w:r>
      <w:r w:rsidR="002E1AEB">
        <w:rPr>
          <w:color w:val="000000"/>
        </w:rPr>
        <w:t>farms</w:t>
      </w:r>
      <w:r>
        <w:rPr>
          <w:color w:val="000000"/>
        </w:rPr>
        <w:t xml:space="preserve"> that would meet the selection criteria for the study: (1) herds </w:t>
      </w:r>
      <w:r w:rsidR="0024796F">
        <w:rPr>
          <w:color w:val="000000"/>
        </w:rPr>
        <w:t>estimated</w:t>
      </w:r>
      <w:r>
        <w:rPr>
          <w:color w:val="000000"/>
        </w:rPr>
        <w:t xml:space="preserve"> to have a high (&gt; </w:t>
      </w:r>
      <w:r w:rsidR="00F7456D">
        <w:rPr>
          <w:color w:val="000000"/>
        </w:rPr>
        <w:t>20</w:t>
      </w:r>
      <w:r>
        <w:rPr>
          <w:color w:val="000000"/>
        </w:rPr>
        <w:t xml:space="preserve">%) prevalence of </w:t>
      </w:r>
      <w:r w:rsidR="0024796F">
        <w:rPr>
          <w:color w:val="000000"/>
        </w:rPr>
        <w:t xml:space="preserve">cows with </w:t>
      </w:r>
      <w:r w:rsidR="009E3CB1">
        <w:rPr>
          <w:color w:val="000000"/>
        </w:rPr>
        <w:t>active</w:t>
      </w:r>
      <w:r>
        <w:rPr>
          <w:color w:val="000000"/>
        </w:rPr>
        <w:t xml:space="preserve"> DD lesions, (2) presence of a safe and functional trimming chute on the farm, </w:t>
      </w:r>
      <w:r w:rsidR="0080235A">
        <w:rPr>
          <w:color w:val="000000"/>
        </w:rPr>
        <w:t xml:space="preserve">(3) lactating herd size of at least 50 cows, </w:t>
      </w:r>
      <w:r>
        <w:rPr>
          <w:color w:val="000000"/>
        </w:rPr>
        <w:t>and (</w:t>
      </w:r>
      <w:r w:rsidR="0080235A">
        <w:rPr>
          <w:color w:val="000000"/>
        </w:rPr>
        <w:t>4</w:t>
      </w:r>
      <w:r>
        <w:rPr>
          <w:color w:val="000000"/>
        </w:rPr>
        <w:t>) willingness to participate in the study. This resulted in a</w:t>
      </w:r>
      <w:r w:rsidR="00897CC6">
        <w:rPr>
          <w:color w:val="000000"/>
        </w:rPr>
        <w:t xml:space="preserve"> convenience sample of 7 </w:t>
      </w:r>
      <w:r w:rsidR="002E1AEB">
        <w:rPr>
          <w:color w:val="000000"/>
        </w:rPr>
        <w:t>farms</w:t>
      </w:r>
      <w:r>
        <w:rPr>
          <w:color w:val="000000"/>
        </w:rPr>
        <w:t>.</w:t>
      </w:r>
      <w:r w:rsidR="0080235A">
        <w:rPr>
          <w:color w:val="000000"/>
        </w:rPr>
        <w:t xml:space="preserve"> </w:t>
      </w:r>
      <w:r w:rsidR="002E1AEB">
        <w:rPr>
          <w:color w:val="000000"/>
        </w:rPr>
        <w:t>Farms</w:t>
      </w:r>
      <w:r w:rsidR="00C45FDB">
        <w:rPr>
          <w:color w:val="000000"/>
        </w:rPr>
        <w:t xml:space="preserve"> were recruited between January 20 and February 20, 2019.</w:t>
      </w:r>
    </w:p>
    <w:p w14:paraId="4B3A8E15" w14:textId="634668B9" w:rsidR="00123EA6" w:rsidRDefault="0023261D" w:rsidP="00123EA6">
      <w:pPr>
        <w:widowControl w:val="0"/>
        <w:autoSpaceDE w:val="0"/>
        <w:autoSpaceDN w:val="0"/>
        <w:adjustRightInd w:val="0"/>
        <w:spacing w:line="480" w:lineRule="auto"/>
        <w:rPr>
          <w:b/>
          <w:bCs/>
          <w:i/>
          <w:color w:val="000000"/>
        </w:rPr>
      </w:pPr>
      <w:r w:rsidRPr="00F6250F">
        <w:rPr>
          <w:b/>
          <w:bCs/>
          <w:i/>
          <w:color w:val="000000"/>
        </w:rPr>
        <w:t>Treatment</w:t>
      </w:r>
      <w:r w:rsidR="00970D76" w:rsidRPr="00F6250F">
        <w:rPr>
          <w:b/>
          <w:bCs/>
          <w:i/>
          <w:color w:val="000000"/>
        </w:rPr>
        <w:t xml:space="preserve"> </w:t>
      </w:r>
      <w:r w:rsidR="00BD07EC">
        <w:rPr>
          <w:b/>
          <w:bCs/>
          <w:i/>
          <w:color w:val="000000"/>
        </w:rPr>
        <w:t>P</w:t>
      </w:r>
      <w:r w:rsidR="00970D76" w:rsidRPr="00F6250F">
        <w:rPr>
          <w:b/>
          <w:bCs/>
          <w:i/>
          <w:color w:val="000000"/>
        </w:rPr>
        <w:t>rotocol</w:t>
      </w:r>
    </w:p>
    <w:p w14:paraId="7E368857" w14:textId="1B6CC12E" w:rsidR="007B7A19" w:rsidRDefault="00C45FDB" w:rsidP="00123EA6">
      <w:pPr>
        <w:widowControl w:val="0"/>
        <w:autoSpaceDE w:val="0"/>
        <w:autoSpaceDN w:val="0"/>
        <w:adjustRightInd w:val="0"/>
        <w:spacing w:line="480" w:lineRule="auto"/>
        <w:ind w:firstLine="284"/>
        <w:rPr>
          <w:i/>
          <w:color w:val="000000"/>
        </w:rPr>
      </w:pPr>
      <w:r>
        <w:rPr>
          <w:color w:val="000000"/>
        </w:rPr>
        <w:t>Upon recruitment (</w:t>
      </w:r>
      <w:r w:rsidR="00BD07EC">
        <w:rPr>
          <w:color w:val="000000"/>
        </w:rPr>
        <w:t xml:space="preserve">day ‘zero’, </w:t>
      </w:r>
      <w:r w:rsidRPr="00BD07EC">
        <w:rPr>
          <w:b/>
          <w:bCs/>
          <w:color w:val="000000"/>
        </w:rPr>
        <w:t>D0</w:t>
      </w:r>
      <w:r>
        <w:rPr>
          <w:color w:val="000000"/>
        </w:rPr>
        <w:t xml:space="preserve">), on all farms but one, </w:t>
      </w:r>
      <w:r w:rsidR="00B82D9F">
        <w:rPr>
          <w:color w:val="000000"/>
        </w:rPr>
        <w:t xml:space="preserve">the </w:t>
      </w:r>
      <w:r w:rsidR="00BC60AD">
        <w:rPr>
          <w:color w:val="000000"/>
        </w:rPr>
        <w:t>hind feet of</w:t>
      </w:r>
      <w:r w:rsidRPr="00CF5EBA">
        <w:rPr>
          <w:color w:val="000000"/>
        </w:rPr>
        <w:t xml:space="preserve"> </w:t>
      </w:r>
      <w:r w:rsidR="00B82D9F" w:rsidRPr="00CF5EBA">
        <w:rPr>
          <w:color w:val="000000"/>
        </w:rPr>
        <w:t>all</w:t>
      </w:r>
      <w:r w:rsidR="00B82D9F">
        <w:rPr>
          <w:color w:val="000000"/>
        </w:rPr>
        <w:t xml:space="preserve"> </w:t>
      </w:r>
      <w:r w:rsidRPr="00CF5EBA">
        <w:rPr>
          <w:color w:val="000000"/>
        </w:rPr>
        <w:t>lactating cows were given a foot trim according to the Dutch five step method</w:t>
      </w:r>
      <w:r w:rsidR="00903225">
        <w:rPr>
          <w:color w:val="000000"/>
        </w:rPr>
        <w:t xml:space="preserve"> (</w:t>
      </w:r>
      <w:r w:rsidR="006D25B9">
        <w:rPr>
          <w:color w:val="000000"/>
        </w:rPr>
        <w:t xml:space="preserve">REF </w:t>
      </w:r>
      <w:r w:rsidR="00482703" w:rsidRPr="006D25B9">
        <w:rPr>
          <w:color w:val="000000"/>
        </w:rPr>
        <w:t>Toussaint R.E. Trimming. In: Toussaint R.E., editor. Cattle Foot Care and Claw Trimming. Farming Press; Ipswich, UK: 1989. pp. 75–94. Chapter 3.</w:t>
      </w:r>
      <w:r w:rsidR="00903225" w:rsidRPr="006D25B9">
        <w:rPr>
          <w:color w:val="000000"/>
        </w:rPr>
        <w:t>)</w:t>
      </w:r>
      <w:r w:rsidRPr="00CF5EBA">
        <w:rPr>
          <w:color w:val="000000"/>
        </w:rPr>
        <w:t xml:space="preserve"> by the </w:t>
      </w:r>
      <w:r>
        <w:rPr>
          <w:color w:val="000000"/>
        </w:rPr>
        <w:t xml:space="preserve">herd’s </w:t>
      </w:r>
      <w:r w:rsidRPr="00CF5EBA">
        <w:rPr>
          <w:color w:val="000000"/>
        </w:rPr>
        <w:t xml:space="preserve">regular foot trimmer and all feet of these cows were given an M-score by </w:t>
      </w:r>
      <w:r>
        <w:rPr>
          <w:color w:val="000000"/>
        </w:rPr>
        <w:t xml:space="preserve">a </w:t>
      </w:r>
      <w:r w:rsidR="001B6742">
        <w:rPr>
          <w:color w:val="000000"/>
        </w:rPr>
        <w:t xml:space="preserve">trained </w:t>
      </w:r>
      <w:r w:rsidRPr="00CF5EBA">
        <w:rPr>
          <w:color w:val="000000"/>
        </w:rPr>
        <w:t>veterinary student</w:t>
      </w:r>
      <w:r>
        <w:rPr>
          <w:color w:val="000000"/>
        </w:rPr>
        <w:t>.</w:t>
      </w:r>
      <w:r w:rsidRPr="00CF5EBA">
        <w:rPr>
          <w:color w:val="000000"/>
        </w:rPr>
        <w:t xml:space="preserve"> On one farm, the farmer </w:t>
      </w:r>
      <w:r w:rsidRPr="00CF5EBA">
        <w:rPr>
          <w:color w:val="000000"/>
        </w:rPr>
        <w:lastRenderedPageBreak/>
        <w:t>selected 43 cows for foot trimming</w:t>
      </w:r>
      <w:r w:rsidR="002E1AEB">
        <w:rPr>
          <w:color w:val="000000"/>
        </w:rPr>
        <w:t>, because they were lame</w:t>
      </w:r>
      <w:r w:rsidR="00655F6F">
        <w:rPr>
          <w:color w:val="000000"/>
        </w:rPr>
        <w:t>,</w:t>
      </w:r>
      <w:r w:rsidR="002E1AEB">
        <w:rPr>
          <w:color w:val="000000"/>
        </w:rPr>
        <w:t xml:space="preserve"> likely to have an </w:t>
      </w:r>
      <w:r w:rsidR="00344B06">
        <w:rPr>
          <w:color w:val="000000"/>
        </w:rPr>
        <w:t>active</w:t>
      </w:r>
      <w:r w:rsidR="002E1AEB">
        <w:rPr>
          <w:color w:val="000000"/>
        </w:rPr>
        <w:t xml:space="preserve"> DD lesion</w:t>
      </w:r>
      <w:r w:rsidR="00655F6F">
        <w:rPr>
          <w:color w:val="000000"/>
        </w:rPr>
        <w:t>, or both</w:t>
      </w:r>
      <w:r w:rsidRPr="00CF5EBA">
        <w:rPr>
          <w:color w:val="000000"/>
        </w:rPr>
        <w:t xml:space="preserve">. </w:t>
      </w:r>
      <w:r w:rsidR="00BC60AD">
        <w:rPr>
          <w:color w:val="000000"/>
        </w:rPr>
        <w:t>Hind feet</w:t>
      </w:r>
      <w:r>
        <w:rPr>
          <w:color w:val="000000"/>
        </w:rPr>
        <w:t xml:space="preserve"> with an </w:t>
      </w:r>
      <w:r w:rsidR="009E3CB1">
        <w:rPr>
          <w:color w:val="000000"/>
        </w:rPr>
        <w:t>active</w:t>
      </w:r>
      <w:r>
        <w:rPr>
          <w:color w:val="000000"/>
        </w:rPr>
        <w:t xml:space="preserve"> DD lesion</w:t>
      </w:r>
      <w:r w:rsidR="00B82D9F">
        <w:rPr>
          <w:color w:val="000000"/>
        </w:rPr>
        <w:t xml:space="preserve">, i.e. M1, M2, or M4.1 stage lesions </w:t>
      </w:r>
      <w:r w:rsidR="00B82D9F" w:rsidRPr="00903225">
        <w:rPr>
          <w:color w:val="000000"/>
        </w:rPr>
        <w:t>(</w:t>
      </w:r>
      <w:r w:rsidR="00903225">
        <w:rPr>
          <w:color w:val="000000"/>
        </w:rPr>
        <w:t xml:space="preserve">ADD </w:t>
      </w:r>
      <w:r w:rsidR="00B82D9F" w:rsidRPr="00903225">
        <w:rPr>
          <w:color w:val="000000"/>
        </w:rPr>
        <w:t>REF</w:t>
      </w:r>
      <w:r w:rsidR="00B82D9F">
        <w:rPr>
          <w:color w:val="000000"/>
        </w:rPr>
        <w:t>),</w:t>
      </w:r>
      <w:r w:rsidR="004C0BAF">
        <w:rPr>
          <w:color w:val="000000"/>
        </w:rPr>
        <w:t xml:space="preserve"> </w:t>
      </w:r>
      <w:r>
        <w:rPr>
          <w:color w:val="000000"/>
        </w:rPr>
        <w:t xml:space="preserve">were selected for </w:t>
      </w:r>
      <w:r w:rsidR="009E3CB1">
        <w:rPr>
          <w:color w:val="000000"/>
        </w:rPr>
        <w:t xml:space="preserve">topical </w:t>
      </w:r>
      <w:r>
        <w:rPr>
          <w:color w:val="000000"/>
        </w:rPr>
        <w:t>treatment. T</w:t>
      </w:r>
      <w:r w:rsidRPr="00CF5EBA">
        <w:rPr>
          <w:color w:val="000000"/>
        </w:rPr>
        <w:t xml:space="preserve">he first case on a farm was allocated to the </w:t>
      </w:r>
      <w:r w:rsidR="008702DC">
        <w:rPr>
          <w:color w:val="000000"/>
        </w:rPr>
        <w:t>alginogel</w:t>
      </w:r>
      <w:r w:rsidR="004B025F">
        <w:rPr>
          <w:color w:val="000000"/>
        </w:rPr>
        <w:t xml:space="preserve"> or </w:t>
      </w:r>
      <w:r w:rsidR="008702DC">
        <w:rPr>
          <w:color w:val="000000"/>
        </w:rPr>
        <w:t>coppergel</w:t>
      </w:r>
      <w:r w:rsidR="004B025F">
        <w:rPr>
          <w:color w:val="000000"/>
        </w:rPr>
        <w:t xml:space="preserve"> </w:t>
      </w:r>
      <w:r w:rsidR="008702DC">
        <w:rPr>
          <w:color w:val="000000"/>
        </w:rPr>
        <w:t xml:space="preserve">treatment </w:t>
      </w:r>
      <w:r w:rsidR="004B025F">
        <w:rPr>
          <w:color w:val="000000"/>
        </w:rPr>
        <w:t>group</w:t>
      </w:r>
      <w:r w:rsidRPr="00CF5EBA">
        <w:rPr>
          <w:color w:val="000000"/>
        </w:rPr>
        <w:t xml:space="preserve"> by flipping a coin</w:t>
      </w:r>
      <w:r w:rsidR="004B025F">
        <w:rPr>
          <w:color w:val="000000"/>
        </w:rPr>
        <w:t>. T</w:t>
      </w:r>
      <w:r>
        <w:rPr>
          <w:color w:val="000000"/>
        </w:rPr>
        <w:t>hereafter</w:t>
      </w:r>
      <w:r w:rsidR="004B025F">
        <w:rPr>
          <w:color w:val="000000"/>
        </w:rPr>
        <w:t>,</w:t>
      </w:r>
      <w:r w:rsidRPr="00CF5EBA">
        <w:rPr>
          <w:color w:val="000000"/>
        </w:rPr>
        <w:t xml:space="preserve"> cows were alternately allocated to the </w:t>
      </w:r>
      <w:r w:rsidR="008702DC">
        <w:rPr>
          <w:color w:val="000000"/>
        </w:rPr>
        <w:t xml:space="preserve">alginogel or coppergel </w:t>
      </w:r>
      <w:r w:rsidRPr="00CF5EBA">
        <w:rPr>
          <w:color w:val="000000"/>
        </w:rPr>
        <w:t>treatment</w:t>
      </w:r>
      <w:r w:rsidR="004B025F">
        <w:rPr>
          <w:color w:val="000000"/>
        </w:rPr>
        <w:t xml:space="preserve"> </w:t>
      </w:r>
      <w:r w:rsidRPr="00CF5EBA">
        <w:rPr>
          <w:color w:val="000000"/>
        </w:rPr>
        <w:t xml:space="preserve">group. </w:t>
      </w:r>
      <w:r w:rsidR="004B025F">
        <w:rPr>
          <w:color w:val="000000"/>
        </w:rPr>
        <w:t xml:space="preserve">All </w:t>
      </w:r>
      <w:r w:rsidR="009E3CB1">
        <w:rPr>
          <w:color w:val="000000"/>
        </w:rPr>
        <w:t>active</w:t>
      </w:r>
      <w:r w:rsidR="004B025F">
        <w:rPr>
          <w:color w:val="000000"/>
        </w:rPr>
        <w:t xml:space="preserve"> DD lesions within one cow</w:t>
      </w:r>
      <w:r w:rsidR="00AC4BE3">
        <w:rPr>
          <w:color w:val="000000"/>
        </w:rPr>
        <w:t xml:space="preserve"> </w:t>
      </w:r>
      <w:r w:rsidRPr="00CF5EBA">
        <w:rPr>
          <w:color w:val="000000"/>
        </w:rPr>
        <w:t xml:space="preserve">received the same treatment in order to exclude a potential systemic effect </w:t>
      </w:r>
      <w:r>
        <w:rPr>
          <w:color w:val="000000"/>
        </w:rPr>
        <w:t>of</w:t>
      </w:r>
      <w:r w:rsidRPr="00CF5EBA">
        <w:rPr>
          <w:color w:val="000000"/>
        </w:rPr>
        <w:t xml:space="preserve"> the treatment product.</w:t>
      </w:r>
      <w:r>
        <w:rPr>
          <w:color w:val="000000"/>
        </w:rPr>
        <w:t xml:space="preserve"> </w:t>
      </w:r>
      <w:r w:rsidR="00D948E3">
        <w:rPr>
          <w:color w:val="000000"/>
        </w:rPr>
        <w:t xml:space="preserve">Before applying a treatment, </w:t>
      </w:r>
      <w:r>
        <w:rPr>
          <w:color w:val="000000"/>
        </w:rPr>
        <w:t>lesions</w:t>
      </w:r>
      <w:r w:rsidR="00F83015" w:rsidRPr="00F6250F">
        <w:rPr>
          <w:color w:val="000000"/>
        </w:rPr>
        <w:t xml:space="preserve"> </w:t>
      </w:r>
      <w:r w:rsidR="00DB3590">
        <w:rPr>
          <w:color w:val="000000"/>
        </w:rPr>
        <w:t xml:space="preserve">were cleaned </w:t>
      </w:r>
      <w:r w:rsidR="00F83015" w:rsidRPr="00F6250F">
        <w:rPr>
          <w:color w:val="000000"/>
        </w:rPr>
        <w:t xml:space="preserve">with </w:t>
      </w:r>
      <w:r w:rsidR="00231D39">
        <w:rPr>
          <w:color w:val="000000"/>
        </w:rPr>
        <w:t xml:space="preserve">cold </w:t>
      </w:r>
      <w:r w:rsidR="00F83015" w:rsidRPr="00F6250F">
        <w:rPr>
          <w:color w:val="000000"/>
        </w:rPr>
        <w:t>water</w:t>
      </w:r>
      <w:r w:rsidR="00231D39">
        <w:rPr>
          <w:color w:val="000000"/>
        </w:rPr>
        <w:t>,</w:t>
      </w:r>
      <w:r w:rsidR="00F83015" w:rsidRPr="00F6250F">
        <w:rPr>
          <w:color w:val="000000"/>
        </w:rPr>
        <w:t xml:space="preserve"> a paper towel, or both</w:t>
      </w:r>
      <w:r w:rsidR="00DB3590">
        <w:rPr>
          <w:color w:val="000000"/>
        </w:rPr>
        <w:t xml:space="preserve"> and </w:t>
      </w:r>
      <w:r w:rsidR="00306CE2" w:rsidRPr="00F6250F">
        <w:rPr>
          <w:color w:val="000000"/>
        </w:rPr>
        <w:t>a photograph was taken</w:t>
      </w:r>
      <w:r w:rsidR="00EB3230">
        <w:rPr>
          <w:color w:val="000000"/>
        </w:rPr>
        <w:t xml:space="preserve"> (</w:t>
      </w:r>
      <w:r w:rsidR="00AC4BE3" w:rsidRPr="00AC4BE3">
        <w:rPr>
          <w:color w:val="000000"/>
        </w:rPr>
        <w:t>Sony Cybershot DSC-W830</w:t>
      </w:r>
      <w:r w:rsidR="00AC4BE3">
        <w:rPr>
          <w:color w:val="000000"/>
        </w:rPr>
        <w:t>, Sony</w:t>
      </w:r>
      <w:r w:rsidR="00EB3230">
        <w:rPr>
          <w:color w:val="000000"/>
        </w:rPr>
        <w:t>)</w:t>
      </w:r>
      <w:r w:rsidR="00DB3590">
        <w:rPr>
          <w:color w:val="000000"/>
        </w:rPr>
        <w:t xml:space="preserve">. </w:t>
      </w:r>
      <w:r w:rsidR="00DB277A">
        <w:rPr>
          <w:color w:val="000000"/>
        </w:rPr>
        <w:t>The treatment product was applied directly to the lesion and then the treated lesion was</w:t>
      </w:r>
      <w:r w:rsidR="00DB3590">
        <w:rPr>
          <w:color w:val="000000"/>
        </w:rPr>
        <w:t xml:space="preserve"> covered with </w:t>
      </w:r>
      <w:r w:rsidR="00186D46" w:rsidRPr="00F6250F">
        <w:rPr>
          <w:color w:val="000000"/>
        </w:rPr>
        <w:t>a</w:t>
      </w:r>
      <w:r w:rsidR="00D825F3" w:rsidRPr="00F6250F">
        <w:rPr>
          <w:color w:val="000000"/>
        </w:rPr>
        <w:t>n impregnated, non-aqueous</w:t>
      </w:r>
      <w:r w:rsidR="00EB3230">
        <w:rPr>
          <w:color w:val="000000"/>
        </w:rPr>
        <w:t>,</w:t>
      </w:r>
      <w:r w:rsidR="00D825F3" w:rsidRPr="00F6250F">
        <w:rPr>
          <w:color w:val="000000"/>
        </w:rPr>
        <w:t xml:space="preserve"> non-linting</w:t>
      </w:r>
      <w:r w:rsidR="00186D46" w:rsidRPr="00F6250F">
        <w:rPr>
          <w:color w:val="000000"/>
        </w:rPr>
        <w:t xml:space="preserve"> gauze </w:t>
      </w:r>
      <w:r w:rsidR="00D825F3" w:rsidRPr="00F6250F">
        <w:rPr>
          <w:color w:val="000000"/>
        </w:rPr>
        <w:t xml:space="preserve">dressing </w:t>
      </w:r>
      <w:r w:rsidR="00186D46" w:rsidRPr="00F6250F">
        <w:rPr>
          <w:color w:val="000000"/>
        </w:rPr>
        <w:t>(Cuticerin gauze dressing</w:t>
      </w:r>
      <w:r w:rsidR="00D825F3" w:rsidRPr="00F6250F">
        <w:rPr>
          <w:color w:val="000000"/>
        </w:rPr>
        <w:t>, 10</w:t>
      </w:r>
      <w:r w:rsidR="00EB3230">
        <w:rPr>
          <w:color w:val="000000"/>
        </w:rPr>
        <w:t xml:space="preserve"> </w:t>
      </w:r>
      <w:r w:rsidR="00D825F3" w:rsidRPr="00F6250F">
        <w:rPr>
          <w:color w:val="000000"/>
        </w:rPr>
        <w:t>x</w:t>
      </w:r>
      <w:r w:rsidR="00EB3230">
        <w:rPr>
          <w:color w:val="000000"/>
        </w:rPr>
        <w:t xml:space="preserve"> </w:t>
      </w:r>
      <w:r w:rsidR="00D825F3" w:rsidRPr="00F6250F">
        <w:rPr>
          <w:color w:val="000000"/>
        </w:rPr>
        <w:t>10</w:t>
      </w:r>
      <w:r w:rsidR="00EB3230">
        <w:rPr>
          <w:color w:val="000000"/>
        </w:rPr>
        <w:t xml:space="preserve"> </w:t>
      </w:r>
      <w:r w:rsidR="00D825F3" w:rsidRPr="00F6250F">
        <w:rPr>
          <w:color w:val="000000"/>
        </w:rPr>
        <w:t>cm, Smith and Nephew, United Kingdom</w:t>
      </w:r>
      <w:r w:rsidR="00186D46" w:rsidRPr="00F6250F">
        <w:rPr>
          <w:color w:val="000000"/>
        </w:rPr>
        <w:t>)</w:t>
      </w:r>
      <w:r w:rsidR="00605192" w:rsidRPr="00F6250F">
        <w:rPr>
          <w:color w:val="000000"/>
        </w:rPr>
        <w:t xml:space="preserve">. The foot was then bandaged with soft padding </w:t>
      </w:r>
      <w:r w:rsidR="00F70081" w:rsidRPr="00F6250F">
        <w:rPr>
          <w:color w:val="000000"/>
        </w:rPr>
        <w:t>(Cellona</w:t>
      </w:r>
      <w:r w:rsidR="00F70081" w:rsidRPr="00F6250F">
        <w:rPr>
          <w:color w:val="000000"/>
          <w:vertAlign w:val="superscript"/>
        </w:rPr>
        <w:t>®</w:t>
      </w:r>
      <w:r w:rsidR="00D825F3" w:rsidRPr="00F6250F">
        <w:rPr>
          <w:color w:val="000000"/>
        </w:rPr>
        <w:t>, Lohmann &amp; Rauscher, Neuwied, Germany</w:t>
      </w:r>
      <w:r w:rsidR="00F70081" w:rsidRPr="00F6250F">
        <w:rPr>
          <w:color w:val="000000"/>
        </w:rPr>
        <w:t>)</w:t>
      </w:r>
      <w:r w:rsidR="00994F8E" w:rsidRPr="00F6250F">
        <w:rPr>
          <w:color w:val="000000"/>
        </w:rPr>
        <w:t>,</w:t>
      </w:r>
      <w:r w:rsidR="00605192" w:rsidRPr="00F6250F">
        <w:rPr>
          <w:color w:val="000000"/>
        </w:rPr>
        <w:t xml:space="preserve"> </w:t>
      </w:r>
      <w:r w:rsidR="00F70081" w:rsidRPr="00F6250F">
        <w:rPr>
          <w:color w:val="000000"/>
        </w:rPr>
        <w:t>v</w:t>
      </w:r>
      <w:r w:rsidR="00605192" w:rsidRPr="00F6250F">
        <w:rPr>
          <w:color w:val="000000"/>
        </w:rPr>
        <w:t>etwrap</w:t>
      </w:r>
      <w:r w:rsidR="00F70081" w:rsidRPr="00F6250F">
        <w:rPr>
          <w:color w:val="000000"/>
        </w:rPr>
        <w:t xml:space="preserve"> (Eick</w:t>
      </w:r>
      <w:r w:rsidR="00D825F3" w:rsidRPr="00F6250F">
        <w:rPr>
          <w:color w:val="000000"/>
        </w:rPr>
        <w:t xml:space="preserve">Wrap, </w:t>
      </w:r>
      <w:r w:rsidR="008751C1" w:rsidRPr="00F6250F">
        <w:rPr>
          <w:color w:val="000000"/>
        </w:rPr>
        <w:t>Eickenmeyer</w:t>
      </w:r>
      <w:r w:rsidR="008751C1" w:rsidRPr="00F6250F">
        <w:rPr>
          <w:color w:val="000000"/>
          <w:vertAlign w:val="superscript"/>
        </w:rPr>
        <w:t>®</w:t>
      </w:r>
      <w:r w:rsidR="008751C1" w:rsidRPr="00F6250F">
        <w:rPr>
          <w:color w:val="000000"/>
        </w:rPr>
        <w:t xml:space="preserve">, </w:t>
      </w:r>
      <w:r w:rsidR="00D825F3" w:rsidRPr="00F6250F">
        <w:rPr>
          <w:color w:val="000000"/>
        </w:rPr>
        <w:t xml:space="preserve">Culemborg, </w:t>
      </w:r>
      <w:r w:rsidR="00EB3230">
        <w:rPr>
          <w:color w:val="000000"/>
        </w:rPr>
        <w:t>t</w:t>
      </w:r>
      <w:r w:rsidR="00D825F3" w:rsidRPr="00F6250F">
        <w:rPr>
          <w:color w:val="000000"/>
        </w:rPr>
        <w:t>he Netherlands</w:t>
      </w:r>
      <w:r w:rsidR="00F70081" w:rsidRPr="00F6250F">
        <w:rPr>
          <w:color w:val="000000"/>
        </w:rPr>
        <w:t>)</w:t>
      </w:r>
      <w:r w:rsidR="00BB0CEA">
        <w:rPr>
          <w:color w:val="000000"/>
        </w:rPr>
        <w:t>,</w:t>
      </w:r>
      <w:r w:rsidR="00F70081" w:rsidRPr="00F6250F">
        <w:rPr>
          <w:color w:val="000000"/>
        </w:rPr>
        <w:t xml:space="preserve"> </w:t>
      </w:r>
      <w:r w:rsidR="00936E94" w:rsidRPr="00F6250F">
        <w:rPr>
          <w:color w:val="000000"/>
        </w:rPr>
        <w:t>and tape (Leukoplast</w:t>
      </w:r>
      <w:r w:rsidR="00936E94" w:rsidRPr="00F6250F">
        <w:rPr>
          <w:color w:val="000000"/>
          <w:vertAlign w:val="superscript"/>
        </w:rPr>
        <w:t>®</w:t>
      </w:r>
      <w:r w:rsidR="00936E94" w:rsidRPr="00F6250F">
        <w:rPr>
          <w:color w:val="000000"/>
        </w:rPr>
        <w:t xml:space="preserve">, BSN Medical, Luxembourg) </w:t>
      </w:r>
      <w:r w:rsidR="00605192" w:rsidRPr="00F6250F">
        <w:rPr>
          <w:color w:val="000000"/>
        </w:rPr>
        <w:t>(</w:t>
      </w:r>
      <w:r w:rsidR="00424F29" w:rsidRPr="00BD07EC">
        <w:rPr>
          <w:iCs/>
          <w:color w:val="000000"/>
        </w:rPr>
        <w:t>F</w:t>
      </w:r>
      <w:r w:rsidR="00605192" w:rsidRPr="00BD07EC">
        <w:rPr>
          <w:iCs/>
          <w:color w:val="000000"/>
        </w:rPr>
        <w:t>igure 1</w:t>
      </w:r>
      <w:r w:rsidR="00605192" w:rsidRPr="00F6250F">
        <w:rPr>
          <w:color w:val="000000"/>
        </w:rPr>
        <w:t xml:space="preserve">). </w:t>
      </w:r>
      <w:r w:rsidR="00424F29" w:rsidRPr="00F6250F">
        <w:rPr>
          <w:color w:val="000000"/>
        </w:rPr>
        <w:t>On day 3</w:t>
      </w:r>
      <w:r w:rsidR="00BD07EC">
        <w:rPr>
          <w:color w:val="000000"/>
        </w:rPr>
        <w:t xml:space="preserve"> (</w:t>
      </w:r>
      <w:r w:rsidR="00BD07EC">
        <w:rPr>
          <w:b/>
          <w:bCs/>
          <w:color w:val="000000"/>
        </w:rPr>
        <w:t>D3</w:t>
      </w:r>
      <w:r w:rsidR="00BD07EC">
        <w:rPr>
          <w:color w:val="000000"/>
        </w:rPr>
        <w:t>)</w:t>
      </w:r>
      <w:r w:rsidR="00424F29" w:rsidRPr="00F6250F">
        <w:rPr>
          <w:color w:val="000000"/>
        </w:rPr>
        <w:t xml:space="preserve">, </w:t>
      </w:r>
      <w:r w:rsidR="002D4881" w:rsidRPr="00F6250F">
        <w:rPr>
          <w:color w:val="000000"/>
        </w:rPr>
        <w:t>the bandage was removed</w:t>
      </w:r>
      <w:r w:rsidR="00EB3230">
        <w:rPr>
          <w:color w:val="000000"/>
        </w:rPr>
        <w:t xml:space="preserve"> in a t</w:t>
      </w:r>
      <w:r w:rsidR="00655F6F">
        <w:rPr>
          <w:color w:val="000000"/>
        </w:rPr>
        <w:t>r</w:t>
      </w:r>
      <w:r w:rsidR="00EB3230">
        <w:rPr>
          <w:color w:val="000000"/>
        </w:rPr>
        <w:t>imming chute</w:t>
      </w:r>
      <w:r w:rsidR="002D4881" w:rsidRPr="00F6250F">
        <w:rPr>
          <w:color w:val="000000"/>
        </w:rPr>
        <w:t xml:space="preserve">, the foot was gently rinsed with </w:t>
      </w:r>
      <w:r w:rsidR="00EB3230">
        <w:rPr>
          <w:color w:val="000000"/>
        </w:rPr>
        <w:t xml:space="preserve">cold </w:t>
      </w:r>
      <w:r w:rsidR="002D4881" w:rsidRPr="00F6250F">
        <w:rPr>
          <w:color w:val="000000"/>
        </w:rPr>
        <w:t xml:space="preserve">water and dried with a paper towel. The </w:t>
      </w:r>
      <w:r w:rsidR="004C0BAF">
        <w:rPr>
          <w:color w:val="000000"/>
        </w:rPr>
        <w:t>lesion</w:t>
      </w:r>
      <w:r w:rsidR="002D4881" w:rsidRPr="00F6250F">
        <w:rPr>
          <w:color w:val="000000"/>
        </w:rPr>
        <w:t xml:space="preserve"> was then </w:t>
      </w:r>
      <w:r w:rsidR="004C0BAF">
        <w:rPr>
          <w:color w:val="000000"/>
        </w:rPr>
        <w:t xml:space="preserve">given an M-score, </w:t>
      </w:r>
      <w:r w:rsidR="00605192" w:rsidRPr="00F6250F">
        <w:rPr>
          <w:color w:val="000000"/>
        </w:rPr>
        <w:t xml:space="preserve">photographed and treated </w:t>
      </w:r>
      <w:r w:rsidR="00BB0CEA">
        <w:rPr>
          <w:color w:val="000000"/>
        </w:rPr>
        <w:t xml:space="preserve">under bandage </w:t>
      </w:r>
      <w:r w:rsidR="00EB3230" w:rsidRPr="00F6250F">
        <w:rPr>
          <w:color w:val="000000"/>
        </w:rPr>
        <w:t xml:space="preserve">with the same product that was used on </w:t>
      </w:r>
      <w:r w:rsidR="00B82D9F">
        <w:rPr>
          <w:color w:val="000000"/>
        </w:rPr>
        <w:t>D0</w:t>
      </w:r>
      <w:r w:rsidR="00EB3230">
        <w:rPr>
          <w:color w:val="000000"/>
        </w:rPr>
        <w:t xml:space="preserve"> </w:t>
      </w:r>
      <w:r w:rsidR="00424F29" w:rsidRPr="00F6250F">
        <w:rPr>
          <w:color w:val="000000"/>
        </w:rPr>
        <w:t>as described above.</w:t>
      </w:r>
      <w:r w:rsidR="00605192" w:rsidRPr="00F6250F">
        <w:rPr>
          <w:color w:val="000000"/>
        </w:rPr>
        <w:t xml:space="preserve"> </w:t>
      </w:r>
      <w:r w:rsidR="004E2D9C" w:rsidRPr="00F6250F">
        <w:rPr>
          <w:color w:val="000000"/>
        </w:rPr>
        <w:t>On day 7</w:t>
      </w:r>
      <w:r w:rsidR="00BD07EC">
        <w:rPr>
          <w:color w:val="000000"/>
        </w:rPr>
        <w:t xml:space="preserve"> (</w:t>
      </w:r>
      <w:r w:rsidR="00BD07EC">
        <w:rPr>
          <w:b/>
          <w:bCs/>
          <w:color w:val="000000"/>
        </w:rPr>
        <w:t>D7</w:t>
      </w:r>
      <w:r w:rsidR="00BD07EC">
        <w:rPr>
          <w:color w:val="000000"/>
        </w:rPr>
        <w:t>)</w:t>
      </w:r>
      <w:r w:rsidR="00B82D9F">
        <w:rPr>
          <w:color w:val="000000"/>
        </w:rPr>
        <w:t xml:space="preserve"> this procedure was repeated.</w:t>
      </w:r>
      <w:r w:rsidR="00675139">
        <w:rPr>
          <w:color w:val="000000"/>
        </w:rPr>
        <w:t xml:space="preserve"> Feet without </w:t>
      </w:r>
      <w:r w:rsidR="009E3CB1">
        <w:rPr>
          <w:color w:val="000000"/>
        </w:rPr>
        <w:t>active</w:t>
      </w:r>
      <w:r w:rsidR="00675139">
        <w:rPr>
          <w:color w:val="000000"/>
        </w:rPr>
        <w:t xml:space="preserve"> </w:t>
      </w:r>
      <w:r w:rsidR="007F10F5">
        <w:rPr>
          <w:color w:val="000000"/>
        </w:rPr>
        <w:t xml:space="preserve">DD </w:t>
      </w:r>
      <w:r w:rsidR="00675139">
        <w:rPr>
          <w:color w:val="000000"/>
        </w:rPr>
        <w:t xml:space="preserve">lesions on </w:t>
      </w:r>
      <w:r w:rsidR="00815CF8">
        <w:rPr>
          <w:color w:val="000000"/>
        </w:rPr>
        <w:t>D7</w:t>
      </w:r>
      <w:r w:rsidR="00675139">
        <w:rPr>
          <w:color w:val="000000"/>
        </w:rPr>
        <w:t xml:space="preserve"> were only photographed but received no further treatment</w:t>
      </w:r>
      <w:r w:rsidR="002F3FCA">
        <w:rPr>
          <w:color w:val="000000"/>
        </w:rPr>
        <w:t xml:space="preserve"> nor bandage</w:t>
      </w:r>
      <w:r w:rsidR="00675139">
        <w:rPr>
          <w:color w:val="000000"/>
        </w:rPr>
        <w:t>.</w:t>
      </w:r>
      <w:r w:rsidR="00032806" w:rsidRPr="00F6250F">
        <w:rPr>
          <w:color w:val="000000"/>
        </w:rPr>
        <w:t xml:space="preserve"> </w:t>
      </w:r>
      <w:r w:rsidR="004517A1" w:rsidRPr="00F6250F">
        <w:rPr>
          <w:color w:val="000000"/>
        </w:rPr>
        <w:t xml:space="preserve">All </w:t>
      </w:r>
      <w:r w:rsidR="00B82D9F">
        <w:rPr>
          <w:color w:val="000000"/>
        </w:rPr>
        <w:t xml:space="preserve">feet recruited on D0 were given a final M-score and photographed on </w:t>
      </w:r>
      <w:r w:rsidR="004E2D9C" w:rsidRPr="00F6250F">
        <w:rPr>
          <w:color w:val="000000"/>
        </w:rPr>
        <w:t>day 10</w:t>
      </w:r>
      <w:r w:rsidR="00BD07EC">
        <w:rPr>
          <w:color w:val="000000"/>
        </w:rPr>
        <w:t xml:space="preserve"> (</w:t>
      </w:r>
      <w:r w:rsidR="00BD07EC">
        <w:rPr>
          <w:b/>
          <w:bCs/>
          <w:color w:val="000000"/>
        </w:rPr>
        <w:t>D10</w:t>
      </w:r>
      <w:r w:rsidR="00BD07EC">
        <w:rPr>
          <w:color w:val="000000"/>
        </w:rPr>
        <w:t>)</w:t>
      </w:r>
      <w:r w:rsidR="004E2D9C" w:rsidRPr="00F6250F">
        <w:rPr>
          <w:color w:val="000000"/>
        </w:rPr>
        <w:t>, after rins</w:t>
      </w:r>
      <w:r w:rsidR="004517A1" w:rsidRPr="00F6250F">
        <w:rPr>
          <w:color w:val="000000"/>
        </w:rPr>
        <w:t>ing</w:t>
      </w:r>
      <w:r w:rsidR="004E2D9C" w:rsidRPr="00F6250F">
        <w:rPr>
          <w:color w:val="000000"/>
        </w:rPr>
        <w:t xml:space="preserve"> with </w:t>
      </w:r>
      <w:r w:rsidR="00EB3230">
        <w:rPr>
          <w:color w:val="000000"/>
        </w:rPr>
        <w:t xml:space="preserve">cold </w:t>
      </w:r>
      <w:r w:rsidR="004E2D9C" w:rsidRPr="00F6250F">
        <w:rPr>
          <w:color w:val="000000"/>
        </w:rPr>
        <w:t>water and dr</w:t>
      </w:r>
      <w:r w:rsidR="004517A1" w:rsidRPr="00F6250F">
        <w:rPr>
          <w:color w:val="000000"/>
        </w:rPr>
        <w:t>ying</w:t>
      </w:r>
      <w:r w:rsidR="004E2D9C" w:rsidRPr="00F6250F">
        <w:rPr>
          <w:color w:val="000000"/>
        </w:rPr>
        <w:t xml:space="preserve"> with a paper towel.</w:t>
      </w:r>
      <w:r w:rsidR="00675139">
        <w:rPr>
          <w:color w:val="000000"/>
        </w:rPr>
        <w:t xml:space="preserve"> Day 10 was considered the endpoint of the treatment </w:t>
      </w:r>
      <w:r w:rsidR="00BD07EC">
        <w:rPr>
          <w:color w:val="000000"/>
        </w:rPr>
        <w:t>period</w:t>
      </w:r>
      <w:r w:rsidR="00675139">
        <w:rPr>
          <w:color w:val="000000"/>
        </w:rPr>
        <w:t>.</w:t>
      </w:r>
      <w:r w:rsidR="006E665B" w:rsidRPr="00F6250F">
        <w:rPr>
          <w:color w:val="000000"/>
        </w:rPr>
        <w:t xml:space="preserve"> </w:t>
      </w:r>
      <w:r w:rsidR="00675139">
        <w:rPr>
          <w:color w:val="000000"/>
        </w:rPr>
        <w:t>For welfare reasons, l</w:t>
      </w:r>
      <w:r w:rsidR="006E665B" w:rsidRPr="00F6250F">
        <w:rPr>
          <w:color w:val="000000"/>
        </w:rPr>
        <w:t>esion</w:t>
      </w:r>
      <w:r w:rsidR="00CF38F4" w:rsidRPr="00F6250F">
        <w:rPr>
          <w:color w:val="000000"/>
        </w:rPr>
        <w:t>s</w:t>
      </w:r>
      <w:r w:rsidR="006E665B" w:rsidRPr="00F6250F">
        <w:rPr>
          <w:color w:val="000000"/>
        </w:rPr>
        <w:t xml:space="preserve"> </w:t>
      </w:r>
      <w:r w:rsidR="00CF38F4" w:rsidRPr="00F6250F">
        <w:rPr>
          <w:color w:val="000000"/>
        </w:rPr>
        <w:t>that were</w:t>
      </w:r>
      <w:r w:rsidR="006E665B" w:rsidRPr="00F6250F">
        <w:rPr>
          <w:color w:val="000000"/>
        </w:rPr>
        <w:t xml:space="preserve"> still </w:t>
      </w:r>
      <w:r w:rsidR="00815CF8">
        <w:rPr>
          <w:color w:val="000000"/>
        </w:rPr>
        <w:t>active</w:t>
      </w:r>
      <w:r w:rsidR="00675139">
        <w:rPr>
          <w:color w:val="000000"/>
        </w:rPr>
        <w:t xml:space="preserve"> at </w:t>
      </w:r>
      <w:r w:rsidR="00BD07EC">
        <w:rPr>
          <w:color w:val="000000"/>
        </w:rPr>
        <w:t>D10</w:t>
      </w:r>
      <w:r w:rsidR="006E665B" w:rsidRPr="00F6250F">
        <w:rPr>
          <w:color w:val="000000"/>
        </w:rPr>
        <w:t xml:space="preserve"> </w:t>
      </w:r>
      <w:r w:rsidR="00CF38F4" w:rsidRPr="00F6250F">
        <w:rPr>
          <w:color w:val="000000"/>
        </w:rPr>
        <w:t>were</w:t>
      </w:r>
      <w:r w:rsidR="006E665B" w:rsidRPr="00F6250F">
        <w:rPr>
          <w:color w:val="000000"/>
        </w:rPr>
        <w:t xml:space="preserve"> treated </w:t>
      </w:r>
      <w:r w:rsidR="004517A1" w:rsidRPr="00F6250F">
        <w:rPr>
          <w:color w:val="000000"/>
        </w:rPr>
        <w:t>according to the farm treatment protocol</w:t>
      </w:r>
      <w:r w:rsidR="00631F32" w:rsidRPr="00F6250F">
        <w:rPr>
          <w:color w:val="000000"/>
        </w:rPr>
        <w:t>,</w:t>
      </w:r>
      <w:r w:rsidR="00CF38F4" w:rsidRPr="00F6250F">
        <w:rPr>
          <w:color w:val="000000"/>
        </w:rPr>
        <w:t xml:space="preserve"> which was mostly </w:t>
      </w:r>
      <w:r w:rsidR="004517A1" w:rsidRPr="00F6250F">
        <w:rPr>
          <w:color w:val="000000"/>
        </w:rPr>
        <w:t xml:space="preserve">a </w:t>
      </w:r>
      <w:r w:rsidR="00675139" w:rsidRPr="00F6250F">
        <w:rPr>
          <w:color w:val="000000"/>
        </w:rPr>
        <w:t>tetracycline</w:t>
      </w:r>
      <w:r w:rsidR="004517A1" w:rsidRPr="00F6250F">
        <w:rPr>
          <w:color w:val="000000"/>
        </w:rPr>
        <w:t xml:space="preserve"> </w:t>
      </w:r>
      <w:r w:rsidR="00CF38F4" w:rsidRPr="00F6250F">
        <w:rPr>
          <w:color w:val="000000"/>
        </w:rPr>
        <w:t xml:space="preserve">spray or </w:t>
      </w:r>
      <w:r w:rsidR="007F10F5">
        <w:rPr>
          <w:color w:val="000000"/>
        </w:rPr>
        <w:t xml:space="preserve">the </w:t>
      </w:r>
      <w:r w:rsidR="00675139">
        <w:rPr>
          <w:color w:val="000000"/>
        </w:rPr>
        <w:t>copper</w:t>
      </w:r>
      <w:r w:rsidR="007F10F5">
        <w:rPr>
          <w:color w:val="000000"/>
        </w:rPr>
        <w:t>gel</w:t>
      </w:r>
      <w:r w:rsidR="00CF38F4" w:rsidRPr="00F6250F">
        <w:rPr>
          <w:color w:val="000000"/>
        </w:rPr>
        <w:t>, but no bandage was applied</w:t>
      </w:r>
      <w:r w:rsidR="00CF38F4" w:rsidRPr="00857248">
        <w:rPr>
          <w:color w:val="000000"/>
        </w:rPr>
        <w:t>.</w:t>
      </w:r>
      <w:r w:rsidR="004C0BAF" w:rsidRPr="00857248">
        <w:rPr>
          <w:color w:val="000000"/>
        </w:rPr>
        <w:t xml:space="preserve"> </w:t>
      </w:r>
      <w:r w:rsidR="00043744" w:rsidRPr="00857248">
        <w:rPr>
          <w:color w:val="000000"/>
        </w:rPr>
        <w:t xml:space="preserve">Due to logistical reasons, the D10 evaluation took place on day 9 on farm 5. </w:t>
      </w:r>
      <w:r w:rsidR="0010175C" w:rsidRPr="00857248">
        <w:rPr>
          <w:color w:val="000000"/>
        </w:rPr>
        <w:t>The students w</w:t>
      </w:r>
      <w:r w:rsidR="0010175C" w:rsidRPr="00B82D9F">
        <w:rPr>
          <w:color w:val="000000"/>
        </w:rPr>
        <w:t>ere aware of the treatment allocation</w:t>
      </w:r>
      <w:r w:rsidR="00344B06" w:rsidRPr="00B82D9F">
        <w:rPr>
          <w:color w:val="000000"/>
        </w:rPr>
        <w:t xml:space="preserve"> </w:t>
      </w:r>
      <w:r w:rsidR="0010175C" w:rsidRPr="00B82D9F">
        <w:rPr>
          <w:color w:val="000000"/>
        </w:rPr>
        <w:t>in such a way that they applied</w:t>
      </w:r>
      <w:r w:rsidR="00344B06" w:rsidRPr="00B82D9F">
        <w:rPr>
          <w:color w:val="000000"/>
        </w:rPr>
        <w:t xml:space="preserve"> and recorded</w:t>
      </w:r>
      <w:r w:rsidR="0010175C" w:rsidRPr="00B82D9F">
        <w:rPr>
          <w:color w:val="000000"/>
        </w:rPr>
        <w:t xml:space="preserve"> the initial treatment</w:t>
      </w:r>
      <w:r w:rsidR="00B82D9F">
        <w:rPr>
          <w:color w:val="000000"/>
        </w:rPr>
        <w:t xml:space="preserve"> on D0</w:t>
      </w:r>
      <w:r w:rsidR="0010175C" w:rsidRPr="00B82D9F">
        <w:rPr>
          <w:color w:val="000000"/>
        </w:rPr>
        <w:t xml:space="preserve"> and could see the different color of </w:t>
      </w:r>
      <w:r w:rsidR="0010175C" w:rsidRPr="00B82D9F">
        <w:rPr>
          <w:color w:val="000000"/>
        </w:rPr>
        <w:lastRenderedPageBreak/>
        <w:t>the treatment products when replacing the bandage.</w:t>
      </w:r>
      <w:r w:rsidR="00344B06" w:rsidRPr="00B82D9F">
        <w:rPr>
          <w:color w:val="000000"/>
        </w:rPr>
        <w:t xml:space="preserve"> They would always first give an M-score to the lesion and then check the treatment allocation of the foot for further treatment according to the protocol.</w:t>
      </w:r>
      <w:r w:rsidR="00344B06">
        <w:rPr>
          <w:color w:val="000000"/>
        </w:rPr>
        <w:t xml:space="preserve"> </w:t>
      </w:r>
      <w:commentRangeStart w:id="1"/>
      <w:commentRangeStart w:id="2"/>
      <w:commentRangeStart w:id="3"/>
      <w:r w:rsidR="004C0BAF">
        <w:rPr>
          <w:color w:val="000000"/>
        </w:rPr>
        <w:t xml:space="preserve">The farmers were blinded to the treatment </w:t>
      </w:r>
      <w:r w:rsidR="004C0BAF" w:rsidRPr="00B82D9F">
        <w:rPr>
          <w:color w:val="000000"/>
        </w:rPr>
        <w:t>allocation</w:t>
      </w:r>
      <w:r w:rsidR="00815CF8" w:rsidRPr="00B82D9F">
        <w:rPr>
          <w:color w:val="000000"/>
        </w:rPr>
        <w:t xml:space="preserve"> and were allowed to continue their regular control of DD</w:t>
      </w:r>
      <w:r w:rsidR="002F3FCA">
        <w:rPr>
          <w:color w:val="000000"/>
        </w:rPr>
        <w:t xml:space="preserve"> for cows that were not in the trial,</w:t>
      </w:r>
      <w:r w:rsidR="00815CF8" w:rsidRPr="00B82D9F">
        <w:rPr>
          <w:color w:val="000000"/>
        </w:rPr>
        <w:t xml:space="preserve"> but asked not to run the cows through a footbath during the</w:t>
      </w:r>
      <w:r w:rsidR="00B82D9F" w:rsidRPr="00B82D9F">
        <w:rPr>
          <w:color w:val="000000"/>
        </w:rPr>
        <w:t xml:space="preserve"> 10 day</w:t>
      </w:r>
      <w:r w:rsidR="00BB0CEA">
        <w:rPr>
          <w:color w:val="000000"/>
        </w:rPr>
        <w:t>s</w:t>
      </w:r>
      <w:r w:rsidR="00B82D9F" w:rsidRPr="00B82D9F">
        <w:rPr>
          <w:color w:val="000000"/>
        </w:rPr>
        <w:t xml:space="preserve"> trial period</w:t>
      </w:r>
      <w:r w:rsidR="004C0BAF" w:rsidRPr="00B82D9F">
        <w:rPr>
          <w:color w:val="000000"/>
        </w:rPr>
        <w:t>.</w:t>
      </w:r>
      <w:commentRangeEnd w:id="1"/>
      <w:r w:rsidR="007F10F5">
        <w:rPr>
          <w:rStyle w:val="CommentReference"/>
        </w:rPr>
        <w:commentReference w:id="1"/>
      </w:r>
      <w:commentRangeEnd w:id="2"/>
      <w:r w:rsidR="00446623">
        <w:rPr>
          <w:rStyle w:val="CommentReference"/>
        </w:rPr>
        <w:commentReference w:id="2"/>
      </w:r>
      <w:commentRangeEnd w:id="3"/>
      <w:r w:rsidR="001B6742">
        <w:rPr>
          <w:rStyle w:val="CommentReference"/>
        </w:rPr>
        <w:commentReference w:id="3"/>
      </w:r>
    </w:p>
    <w:p w14:paraId="571F3057" w14:textId="54B21346" w:rsidR="00675139" w:rsidRDefault="00675139" w:rsidP="00675139">
      <w:pPr>
        <w:widowControl w:val="0"/>
        <w:autoSpaceDE w:val="0"/>
        <w:autoSpaceDN w:val="0"/>
        <w:adjustRightInd w:val="0"/>
        <w:spacing w:line="480" w:lineRule="auto"/>
        <w:rPr>
          <w:rFonts w:ascii="Times Roman" w:hAnsi="Times Roman" w:cs="Times Roman"/>
          <w:b/>
          <w:bCs/>
          <w:i/>
          <w:color w:val="000000"/>
        </w:rPr>
      </w:pPr>
      <w:r>
        <w:rPr>
          <w:rFonts w:ascii="Times Roman" w:hAnsi="Times Roman" w:cs="Times Roman"/>
          <w:b/>
          <w:bCs/>
          <w:i/>
          <w:color w:val="000000"/>
        </w:rPr>
        <w:t xml:space="preserve">Treatment </w:t>
      </w:r>
      <w:r w:rsidR="00BD07EC">
        <w:rPr>
          <w:rFonts w:ascii="Times Roman" w:hAnsi="Times Roman" w:cs="Times Roman"/>
          <w:b/>
          <w:bCs/>
          <w:i/>
          <w:color w:val="000000"/>
        </w:rPr>
        <w:t>O</w:t>
      </w:r>
      <w:r>
        <w:rPr>
          <w:rFonts w:ascii="Times Roman" w:hAnsi="Times Roman" w:cs="Times Roman"/>
          <w:b/>
          <w:bCs/>
          <w:i/>
          <w:color w:val="000000"/>
        </w:rPr>
        <w:t>utcomes</w:t>
      </w:r>
    </w:p>
    <w:p w14:paraId="628E6A39" w14:textId="2833BE09" w:rsidR="00675139" w:rsidRDefault="006335BC" w:rsidP="00675139">
      <w:pPr>
        <w:widowControl w:val="0"/>
        <w:autoSpaceDE w:val="0"/>
        <w:autoSpaceDN w:val="0"/>
        <w:adjustRightInd w:val="0"/>
        <w:spacing w:line="480" w:lineRule="auto"/>
        <w:ind w:firstLine="284"/>
        <w:rPr>
          <w:color w:val="000000"/>
        </w:rPr>
      </w:pPr>
      <w:r>
        <w:rPr>
          <w:b/>
          <w:bCs/>
          <w:i/>
          <w:iCs/>
          <w:color w:val="000000"/>
        </w:rPr>
        <w:t>M</w:t>
      </w:r>
      <w:r w:rsidRPr="006335BC">
        <w:rPr>
          <w:b/>
          <w:bCs/>
          <w:i/>
          <w:iCs/>
          <w:color w:val="000000"/>
        </w:rPr>
        <w:t>-</w:t>
      </w:r>
      <w:r w:rsidR="008E7330">
        <w:rPr>
          <w:b/>
          <w:bCs/>
          <w:i/>
          <w:iCs/>
          <w:color w:val="000000"/>
        </w:rPr>
        <w:t>S</w:t>
      </w:r>
      <w:r w:rsidRPr="006335BC">
        <w:rPr>
          <w:b/>
          <w:bCs/>
          <w:i/>
          <w:iCs/>
          <w:color w:val="000000"/>
        </w:rPr>
        <w:t>core</w:t>
      </w:r>
      <w:r>
        <w:rPr>
          <w:b/>
          <w:bCs/>
          <w:i/>
          <w:iCs/>
          <w:color w:val="000000"/>
        </w:rPr>
        <w:t>.</w:t>
      </w:r>
      <w:r>
        <w:rPr>
          <w:color w:val="000000"/>
        </w:rPr>
        <w:t xml:space="preserve"> </w:t>
      </w:r>
      <w:r w:rsidR="00675139" w:rsidRPr="006335BC">
        <w:rPr>
          <w:color w:val="000000"/>
        </w:rPr>
        <w:t>Clinical</w:t>
      </w:r>
      <w:r w:rsidR="00675139" w:rsidRPr="00F6250F">
        <w:rPr>
          <w:color w:val="000000"/>
        </w:rPr>
        <w:t xml:space="preserve"> improvement</w:t>
      </w:r>
      <w:r w:rsidR="003453E9">
        <w:rPr>
          <w:color w:val="000000"/>
        </w:rPr>
        <w:t xml:space="preserve"> between D0 and D0</w:t>
      </w:r>
      <w:r w:rsidR="00675139" w:rsidRPr="00F6250F">
        <w:rPr>
          <w:color w:val="000000"/>
        </w:rPr>
        <w:t xml:space="preserve"> </w:t>
      </w:r>
      <w:r w:rsidR="00F34521">
        <w:rPr>
          <w:color w:val="000000"/>
        </w:rPr>
        <w:t>(</w:t>
      </w:r>
      <w:r w:rsidR="003453E9" w:rsidRPr="003453E9">
        <w:rPr>
          <w:b/>
          <w:bCs/>
          <w:color w:val="000000"/>
        </w:rPr>
        <w:t>MS0-10</w:t>
      </w:r>
      <w:r w:rsidR="003453E9">
        <w:rPr>
          <w:color w:val="000000"/>
        </w:rPr>
        <w:t xml:space="preserve">, </w:t>
      </w:r>
      <w:r w:rsidR="00F34521">
        <w:rPr>
          <w:color w:val="000000"/>
        </w:rPr>
        <w:t xml:space="preserve">Table 1) </w:t>
      </w:r>
      <w:r w:rsidR="00675139" w:rsidRPr="00F6250F">
        <w:rPr>
          <w:color w:val="000000"/>
        </w:rPr>
        <w:t xml:space="preserve">was </w:t>
      </w:r>
      <w:r w:rsidR="00B82D9F">
        <w:rPr>
          <w:color w:val="000000"/>
        </w:rPr>
        <w:t>the primary outcome</w:t>
      </w:r>
      <w:r w:rsidR="00F34521">
        <w:rPr>
          <w:color w:val="000000"/>
        </w:rPr>
        <w:t xml:space="preserve"> </w:t>
      </w:r>
      <w:r w:rsidR="00B82D9F">
        <w:rPr>
          <w:color w:val="000000"/>
        </w:rPr>
        <w:t xml:space="preserve">and </w:t>
      </w:r>
      <w:r w:rsidR="00675139" w:rsidRPr="00F6250F">
        <w:rPr>
          <w:color w:val="000000"/>
        </w:rPr>
        <w:t xml:space="preserve">investigated using an M-score transition </w:t>
      </w:r>
      <w:r w:rsidR="00675139" w:rsidRPr="00B82D9F">
        <w:rPr>
          <w:color w:val="000000"/>
        </w:rPr>
        <w:t xml:space="preserve">matrix. </w:t>
      </w:r>
      <w:r w:rsidRPr="00B82D9F">
        <w:rPr>
          <w:color w:val="000000"/>
        </w:rPr>
        <w:t>Cure</w:t>
      </w:r>
      <w:r w:rsidR="00675139" w:rsidRPr="00F6250F">
        <w:rPr>
          <w:color w:val="000000"/>
        </w:rPr>
        <w:t xml:space="preserve"> was defined as a transition to the M0</w:t>
      </w:r>
      <w:r>
        <w:rPr>
          <w:color w:val="000000"/>
        </w:rPr>
        <w:t xml:space="preserve"> </w:t>
      </w:r>
      <w:r w:rsidR="00675139" w:rsidRPr="00F6250F">
        <w:rPr>
          <w:color w:val="000000"/>
        </w:rPr>
        <w:t>stage.</w:t>
      </w:r>
    </w:p>
    <w:p w14:paraId="0E348DDF" w14:textId="4CF75437" w:rsidR="00FA7FD7" w:rsidRDefault="00FA7FD7" w:rsidP="00410CAB">
      <w:pPr>
        <w:widowControl w:val="0"/>
        <w:autoSpaceDE w:val="0"/>
        <w:autoSpaceDN w:val="0"/>
        <w:adjustRightInd w:val="0"/>
        <w:spacing w:line="480" w:lineRule="auto"/>
        <w:ind w:firstLine="284"/>
        <w:rPr>
          <w:color w:val="000000"/>
        </w:rPr>
      </w:pPr>
      <w:r>
        <w:rPr>
          <w:b/>
          <w:bCs/>
          <w:i/>
          <w:color w:val="000000"/>
        </w:rPr>
        <w:t xml:space="preserve">M-Score </w:t>
      </w:r>
      <w:r w:rsidRPr="00F6250F">
        <w:rPr>
          <w:b/>
          <w:bCs/>
          <w:i/>
          <w:color w:val="000000"/>
        </w:rPr>
        <w:t>Follow-</w:t>
      </w:r>
      <w:r w:rsidR="00680D8D">
        <w:rPr>
          <w:b/>
          <w:bCs/>
          <w:i/>
          <w:color w:val="000000"/>
        </w:rPr>
        <w:t>U</w:t>
      </w:r>
      <w:r w:rsidRPr="00F6250F">
        <w:rPr>
          <w:b/>
          <w:bCs/>
          <w:i/>
          <w:color w:val="000000"/>
        </w:rPr>
        <w:t>p</w:t>
      </w:r>
      <w:r>
        <w:rPr>
          <w:b/>
          <w:bCs/>
          <w:i/>
          <w:color w:val="000000"/>
        </w:rPr>
        <w:t>.</w:t>
      </w:r>
      <w:r>
        <w:rPr>
          <w:iCs/>
          <w:color w:val="000000"/>
        </w:rPr>
        <w:t xml:space="preserve"> </w:t>
      </w:r>
      <w:r w:rsidR="00446623">
        <w:rPr>
          <w:color w:val="000000"/>
        </w:rPr>
        <w:t>On day 21 (</w:t>
      </w:r>
      <w:r w:rsidR="00446623" w:rsidRPr="00302FF2">
        <w:rPr>
          <w:b/>
          <w:bCs/>
          <w:color w:val="000000"/>
        </w:rPr>
        <w:t>D21</w:t>
      </w:r>
      <w:r w:rsidR="00446623">
        <w:rPr>
          <w:color w:val="000000"/>
        </w:rPr>
        <w:t>) and day 35 (</w:t>
      </w:r>
      <w:r w:rsidR="00446623" w:rsidRPr="00302FF2">
        <w:rPr>
          <w:b/>
          <w:bCs/>
          <w:color w:val="000000"/>
        </w:rPr>
        <w:t>D35</w:t>
      </w:r>
      <w:r w:rsidR="00446623">
        <w:rPr>
          <w:color w:val="000000"/>
        </w:rPr>
        <w:t>), a</w:t>
      </w:r>
      <w:commentRangeStart w:id="4"/>
      <w:commentRangeStart w:id="5"/>
      <w:r w:rsidR="00302FF2" w:rsidRPr="00F6250F">
        <w:rPr>
          <w:color w:val="000000"/>
        </w:rPr>
        <w:t>ll lactating cows</w:t>
      </w:r>
      <w:r w:rsidR="00302FF2">
        <w:rPr>
          <w:color w:val="000000"/>
        </w:rPr>
        <w:t xml:space="preserve"> </w:t>
      </w:r>
      <w:commentRangeEnd w:id="4"/>
      <w:r w:rsidR="00446623">
        <w:rPr>
          <w:rStyle w:val="CommentReference"/>
        </w:rPr>
        <w:commentReference w:id="4"/>
      </w:r>
      <w:commentRangeEnd w:id="5"/>
      <w:r w:rsidR="00446623">
        <w:rPr>
          <w:rStyle w:val="CommentReference"/>
        </w:rPr>
        <w:commentReference w:id="5"/>
      </w:r>
      <w:r w:rsidR="00302FF2">
        <w:rPr>
          <w:color w:val="000000"/>
        </w:rPr>
        <w:t>were M-scored in the milking parlor by the veterinary students.</w:t>
      </w:r>
      <w:r>
        <w:rPr>
          <w:color w:val="000000"/>
        </w:rPr>
        <w:t xml:space="preserve"> H</w:t>
      </w:r>
      <w:r w:rsidRPr="00F6250F">
        <w:rPr>
          <w:color w:val="000000"/>
        </w:rPr>
        <w:t xml:space="preserve">ind feet were hosed and inspected using a mirror glued on a spatula and </w:t>
      </w:r>
      <w:r w:rsidRPr="00401EDC">
        <w:rPr>
          <w:color w:val="000000"/>
        </w:rPr>
        <w:t>headlamp (Figure 2).</w:t>
      </w:r>
      <w:r w:rsidRPr="00F6250F">
        <w:rPr>
          <w:color w:val="000000"/>
        </w:rPr>
        <w:t xml:space="preserve"> This method is considered to be practical and accurate for </w:t>
      </w:r>
      <w:r>
        <w:rPr>
          <w:color w:val="000000"/>
        </w:rPr>
        <w:t>M-</w:t>
      </w:r>
      <w:r w:rsidRPr="00F6250F">
        <w:rPr>
          <w:color w:val="000000"/>
        </w:rPr>
        <w:t>scoring DD</w:t>
      </w:r>
      <w:r>
        <w:rPr>
          <w:color w:val="000000"/>
        </w:rPr>
        <w:t xml:space="preserve"> lesions</w:t>
      </w:r>
      <w:r w:rsidRPr="00F6250F">
        <w:rPr>
          <w:color w:val="000000"/>
        </w:rPr>
        <w:t xml:space="preserve"> </w:t>
      </w:r>
      <w:r w:rsidRPr="00F6250F">
        <w:rPr>
          <w:color w:val="000000"/>
        </w:rPr>
        <w:fldChar w:fldCharType="begin" w:fldLock="1"/>
      </w:r>
      <w:r>
        <w:rPr>
          <w:color w:val="000000"/>
        </w:rPr>
        <w:instrText>ADDIN CSL_CITATION {"citationItems":[{"id":"ITEM-1","itemData":{"DOI":"10.3168/JDS.2010-4054","ISSN":"0022-0302","abstract":"The diagnosis of digital dermatitis (DD) in cows is crucial for researchers to evaluate the effectiveness of control measures. The objective of this study was to evaluate intra- and inter-observer agreement and accuracy of a simple method to score DD lesions that is based on the inspection of cleaned feet in the milking parlor with a swiveling mirror and a powerful headlamp. The hind feet of 242 Holstein cows from 4 farms were inspected concurrently by 5 observers (to assess inter-observer agreement) during 2 consecutive milkings (to assess intra-observer agreement). This inspection was followed by an inspection of the feet in a trimming chute, considered to be the gold standard test, to test for accuracy. The reliability of the method was assessed using both the 5 M-stages scoring system (M0 to M4, M standing for Mortellaro) and a simplified M-stages scoring system in which the M3 and M4 stages are merged. As most disagreements concerned the M3 and M4 stages, performance was improved with the simplified M-stages scoring system. With this simplified system, the method had good intra-observer agreement [percent of overall raw agreement (PA)=80%, weighted kappa (κw)=0.71, and good inter-observer agreement (PA=77%, κw=0.66)]. The agreement with the gold standard test was moderate (PA=69%, κw=0.58). Considering absence versus presence of a DD lesion on a foot, the method had good sensitivity (0.90) and specificity (0.80). The time spent for inspection varied from 30 to 60s per cow. Inspection of cleaned feet with a swiveling mirror and a powerful headlamp in the milking parlor is a reliable, cost- and time-friendly method, which may be useful for both farmers and researchers, especially when the DD status of many dairy cows has to be evaluated concomitantly. The reliability of this method might be improved by using more precise descriptive criteria for the discrimination of each M-stage.","author":[{"dropping-particle":"","family":"Relun","given":"A.","non-dropping-particle":"","parse-names":false,"suffix":""},{"dropping-particle":"","family":"Guatteo","given":"R.","non-dropping-particle":"","parse-names":false,"suffix":""},{"dropping-particle":"","family":"Roussel","given":"P.","non-dropping-particle":"","parse-names":false,"suffix":""},{"dropping-particle":"","family":"Bareille","given":"N.","non-dropping-particle":"","parse-names":false,"suffix":""}],"container-title":"Journal of Dairy Science","id":"ITEM-1","issue":"11","issued":{"date-parts":[["2011","11","1"]]},"page":"5424-5434","publisher":"Elsevier","title":"A simple method to score digital dermatitis in dairy cows in the milking parlor","type":"article-journal","volume":"94"},"uris":["http://www.mendeley.com/documents/?uuid=38a0c4d2-352c-3a57-a8a0-be2b08610650"]},{"id":"ITEM-2","itemData":{"DOI":"10.3168/JDS.2016-11365","ISSN":"0022-0302","abstract":"A high prevalence of digital dermatitis (DD) and the benefits of early topical treatment highlight the need for simple tools for routine DD detection. The objective of this study was to determine the accuracy of scoring DD lesions using the 5 M-stage scoring system in the milking parlor compared with the trimming chute as the gold standard. Three observers inspected 3,585 cows and 6,991 hind feet from 9 farms in the milking parlor using a mirror (glued to a plastic kitchen spatula) and a headlamp, followed by inspection in a trimming chute within 5 d. Interobserver agreement for scoring DD in various settings was ≥82% (kappa &gt;0.74; weighted kappa &gt;0.76). At trimming chute inspections, 68% of cows had at least 1 DD lesion, 19% had 1 hind leg affected, and 49% had both hind legs affected. Within-herd DD prevalence ranged from 16 to 81% of cows affected. True within-herd prevalence was 2, 6, 0, 36, and 14% for M1, M2, M3, M4, and M4.1 lesions, respectively. At the foot level, DD prevalence was the same (58%) in the milking parlor and trimming chute inspection, but distribution of M-stages differed. Milking parlor inspection as a means of identifying the presence of DD lesions had a sensitivity of 92% and specificity of 88%, with positive and negative predictive values of 91 and 89%, respectively. Agreement between milking parlor and trimming chute inspections was 73% (kappa = 0.59, weighted kappa = 0.65) for the 5 M-stage scoring system and 90% (kappa = 0.80) if only the presence of a lesion was noted. Test characteristics varied greatly among M-stages, with the highest sensitivity for detecting M4 (82%) and M2 (62%) lesions, and the lowest for detecting M4.1 (20%), M1 (7%), and M3 (0%) lesions. In the milking parlor, 20% of M2 lesions were misclassified as M4.1, 8% of M4 lesions were misclassified as M0, and 68% of M4.1 lesions were misclassified as M4. The majority (87%) of DD lesions were located between the heel bulbs; 10 and 2% of DD lesions affected the interdigital space and the front of the foot, respectively. The sensitivity to detect the presence of a lesion when it occurred between the heel bulbs was 93%, but &lt;67% if it occurred elsewhere on the foot. We concluded that inspection of the rear feet in the milking parlor was an inexpensive and simple method of detecting and scoring DD lesions. If the objective is to determine herd-level DD prevalence and routine monitoring, this method was adequately reliable. However, if the objective is to follow…","author":[{"dropping-particle":"","family":"Solano","given":"L.","non-dropping-particle":"","parse-names":false,"suffix":""},{"dropping-particle":"","family":"Barkema","given":"H.W.","non-dropping-particle":"","parse-names":false,"suffix":""},{"dropping-particle":"","family":"Jacobs","given":"C.","non-dropping-particle":"","parse-names":false,"suffix":""},{"dropping-particle":"","family":"Orsel","given":"K.","non-dropping-particle":"","parse-names":false,"suffix":""}],"container-title":"Journal of Dairy Science","id":"ITEM-2","issue":"2","issued":{"date-parts":[["2017","2","1"]]},"page":"1592-1603","publisher":"Elsevier","title":"Validation of the M-stage scoring system for digital dermatitis on dairy cows in the milking parlor","type":"article-journal","volume":"100"},"uris":["http://www.mendeley.com/documents/?uuid=b79b472c-0842-3d25-a7aa-99ce19751fae"]},{"id":"ITEM-3","itemData":{"DOI":"10.1016/J.TVJL.2012.06.053","ISSN":"1090-0233","abstract":"Digital dermatitis (DD) is currently the most problematic infectious skin disease in dairy cattle associated with lameness. Reducing the disease prevalence through early detection and treatment is an essential management tool. The traditional detection method involves lifting and inspecting the feet in a cattle crush, but this is a time intensive and costly practice and impractical for regular detection of individual cases or monitoring herd prevalence. This study aimed to establish the accuracy of detecting and classifying DD lesions in traditional (pit) milking parlours compared with a borescope, and a gold standard lifted foot inspection. With the exception of one lesion, parlour screening was as accurate as the lifted foot inspection in determining the presence of 86 DD lesions on 160 hind feet (99% agreement; κ 0.99; sensitivity 1.00; specificity 0.99). Describing lesions by colour, depth or stage of lesion in the parlour or using the borescope reached substantial agreement with the gold standard. The stage of lesion was closely linked to colour and depth descriptors. There was greater agreement when categorising more advanced stages of disease progression. Borescope and parlour inspections led to both over and under recording of actual size, particularly in smaller lesions. Screening cows in traditional milking parlours for the presence of DD was found to be an accurate and practical means of detecting lesions. This method should be considered for on farm use to evaluate DD prevention and treatment strategies.","author":[{"dropping-particle":"","family":"Stokes","given":"J.E.","non-dropping-particle":"","parse-names":false,"suffix":""},{"dropping-particle":"","family":"Leach","given":"K.A.","non-dropping-particle":"","parse-names":false,"suffix":""},{"dropping-particle":"","family":"Main","given":"D.C.J.","non-dropping-particle":"","parse-names":false,"suffix":""},{"dropping-particle":"","family":"Whay","given":"H.R.","non-dropping-particle":"","parse-names":false,"suffix":""}],"container-title":"The Veterinary Journal","id":"ITEM-3","issue":"3","issued":{"date-parts":[["2012","9","1"]]},"page":"679-684","publisher":"W.B. Saunders","title":"The reliability of detecting digital dermatitis in the milking parlour","type":"article-journal","volume":"193"},"uris":["http://www.mendeley.com/documents/?uuid=a5850307-9fb9-36f9-a3a7-5c219147d6e8"]}],"mendeley":{"formattedCitation":"(Relun et al., 2011; Stokes et al., 2012; Solano et al., 2017)","manualFormatting":"(Relun et al., 2011; Stokes et al., 2012; Solano et al., 2017)","plainTextFormattedCitation":"(Relun et al., 2011; Stokes et al., 2012; Solano et al., 2017)","previouslyFormattedCitation":"(Relun et al., 2011; Stokes et al., 2012; Solano et al., 2017)"},"properties":{"noteIndex":0},"schema":"https://github.com/citation-style-language/schema/raw/master/csl-citation.json"}</w:instrText>
      </w:r>
      <w:r w:rsidRPr="00F6250F">
        <w:rPr>
          <w:color w:val="000000"/>
        </w:rPr>
        <w:fldChar w:fldCharType="separate"/>
      </w:r>
      <w:r w:rsidRPr="00F6250F">
        <w:rPr>
          <w:noProof/>
          <w:color w:val="000000"/>
        </w:rPr>
        <w:t>(Relun et al.</w:t>
      </w:r>
      <w:r>
        <w:rPr>
          <w:noProof/>
          <w:color w:val="000000"/>
        </w:rPr>
        <w:t>,</w:t>
      </w:r>
      <w:r w:rsidRPr="00F6250F">
        <w:rPr>
          <w:noProof/>
          <w:color w:val="000000"/>
        </w:rPr>
        <w:t xml:space="preserve"> 2011; Stokes et al.</w:t>
      </w:r>
      <w:r>
        <w:rPr>
          <w:noProof/>
          <w:color w:val="000000"/>
        </w:rPr>
        <w:t>,</w:t>
      </w:r>
      <w:r w:rsidRPr="00F6250F">
        <w:rPr>
          <w:noProof/>
          <w:color w:val="000000"/>
        </w:rPr>
        <w:t xml:space="preserve"> 2012; Solano et al.</w:t>
      </w:r>
      <w:r>
        <w:rPr>
          <w:noProof/>
          <w:color w:val="000000"/>
        </w:rPr>
        <w:t>,</w:t>
      </w:r>
      <w:r w:rsidRPr="00F6250F">
        <w:rPr>
          <w:noProof/>
          <w:color w:val="000000"/>
        </w:rPr>
        <w:t xml:space="preserve"> 2017)</w:t>
      </w:r>
      <w:r w:rsidRPr="00F6250F">
        <w:rPr>
          <w:color w:val="000000"/>
        </w:rPr>
        <w:fldChar w:fldCharType="end"/>
      </w:r>
      <w:r w:rsidRPr="00F6250F">
        <w:rPr>
          <w:color w:val="000000"/>
        </w:rPr>
        <w:t xml:space="preserve">. </w:t>
      </w:r>
      <w:r>
        <w:rPr>
          <w:color w:val="000000"/>
        </w:rPr>
        <w:t xml:space="preserve">These M-scores were used to calculate D21 and </w:t>
      </w:r>
      <w:r w:rsidRPr="00897755">
        <w:rPr>
          <w:color w:val="000000"/>
        </w:rPr>
        <w:t>D35</w:t>
      </w:r>
      <w:r>
        <w:rPr>
          <w:color w:val="000000"/>
        </w:rPr>
        <w:t xml:space="preserve"> </w:t>
      </w:r>
      <w:r w:rsidR="00897755">
        <w:rPr>
          <w:color w:val="000000"/>
        </w:rPr>
        <w:t xml:space="preserve">clinical </w:t>
      </w:r>
      <w:r>
        <w:rPr>
          <w:color w:val="000000"/>
        </w:rPr>
        <w:t>improvement</w:t>
      </w:r>
      <w:r w:rsidR="003453E9">
        <w:rPr>
          <w:color w:val="000000"/>
        </w:rPr>
        <w:t xml:space="preserve"> (</w:t>
      </w:r>
      <w:r w:rsidR="003453E9" w:rsidRPr="003453E9">
        <w:rPr>
          <w:b/>
          <w:bCs/>
          <w:color w:val="000000"/>
        </w:rPr>
        <w:t>MS0-21</w:t>
      </w:r>
      <w:r w:rsidR="003453E9">
        <w:rPr>
          <w:color w:val="000000"/>
        </w:rPr>
        <w:t xml:space="preserve"> and </w:t>
      </w:r>
      <w:r w:rsidR="003453E9" w:rsidRPr="003453E9">
        <w:rPr>
          <w:b/>
          <w:bCs/>
          <w:color w:val="000000"/>
        </w:rPr>
        <w:t>MS0-35</w:t>
      </w:r>
      <w:r w:rsidR="003453E9">
        <w:rPr>
          <w:color w:val="000000"/>
        </w:rPr>
        <w:t>, respectively)</w:t>
      </w:r>
      <w:r w:rsidRPr="00B82D9F">
        <w:rPr>
          <w:color w:val="000000"/>
        </w:rPr>
        <w:t>.</w:t>
      </w:r>
      <w:r w:rsidR="00410CAB" w:rsidRPr="00B82D9F">
        <w:rPr>
          <w:color w:val="000000"/>
        </w:rPr>
        <w:t xml:space="preserve"> </w:t>
      </w:r>
      <w:r w:rsidR="00897755">
        <w:rPr>
          <w:color w:val="000000"/>
        </w:rPr>
        <w:t xml:space="preserve">Farmers were allowed to carry out their routine control measures for DD </w:t>
      </w:r>
      <w:r w:rsidR="001F52DC">
        <w:rPr>
          <w:color w:val="000000"/>
        </w:rPr>
        <w:t xml:space="preserve">for all cows </w:t>
      </w:r>
      <w:r w:rsidR="00897755">
        <w:rPr>
          <w:color w:val="000000"/>
        </w:rPr>
        <w:t xml:space="preserve">during the follow-up period. </w:t>
      </w:r>
      <w:r w:rsidRPr="00B82D9F">
        <w:rPr>
          <w:color w:val="000000"/>
        </w:rPr>
        <w:t xml:space="preserve">Two farms were not included in the follow-up period, because they used </w:t>
      </w:r>
      <w:r w:rsidR="00446623">
        <w:rPr>
          <w:color w:val="000000"/>
        </w:rPr>
        <w:t xml:space="preserve">a </w:t>
      </w:r>
      <w:r w:rsidRPr="00B82D9F">
        <w:rPr>
          <w:color w:val="000000"/>
        </w:rPr>
        <w:t>milking system which made in-parlor M-scoring impossible.</w:t>
      </w:r>
    </w:p>
    <w:p w14:paraId="236DA7B5" w14:textId="245D65AF" w:rsidR="006335BC" w:rsidRPr="006335BC" w:rsidRDefault="006335BC" w:rsidP="00675139">
      <w:pPr>
        <w:widowControl w:val="0"/>
        <w:autoSpaceDE w:val="0"/>
        <w:autoSpaceDN w:val="0"/>
        <w:adjustRightInd w:val="0"/>
        <w:spacing w:line="480" w:lineRule="auto"/>
        <w:ind w:firstLine="284"/>
        <w:rPr>
          <w:rFonts w:ascii="Times Roman" w:hAnsi="Times Roman" w:cs="Times Roman"/>
          <w:color w:val="000000"/>
        </w:rPr>
      </w:pPr>
      <w:r>
        <w:rPr>
          <w:b/>
          <w:bCs/>
          <w:i/>
          <w:iCs/>
          <w:color w:val="000000"/>
        </w:rPr>
        <w:t>Wound Healing</w:t>
      </w:r>
      <w:r w:rsidR="000672FE">
        <w:rPr>
          <w:b/>
          <w:bCs/>
          <w:i/>
          <w:iCs/>
          <w:color w:val="000000"/>
        </w:rPr>
        <w:t xml:space="preserve"> Progress</w:t>
      </w:r>
      <w:r>
        <w:rPr>
          <w:b/>
          <w:bCs/>
          <w:i/>
          <w:iCs/>
          <w:color w:val="000000"/>
        </w:rPr>
        <w:t>.</w:t>
      </w:r>
      <w:r>
        <w:rPr>
          <w:color w:val="000000"/>
        </w:rPr>
        <w:t xml:space="preserve"> </w:t>
      </w:r>
      <w:r w:rsidR="00D9111C" w:rsidRPr="00410CAB">
        <w:rPr>
          <w:rFonts w:ascii="Times Roman" w:hAnsi="Times Roman" w:cs="Times Roman"/>
          <w:iCs/>
          <w:color w:val="000000"/>
        </w:rPr>
        <w:t xml:space="preserve">An expert in veterinary wound healing (JW), who was </w:t>
      </w:r>
      <w:commentRangeStart w:id="6"/>
      <w:commentRangeStart w:id="7"/>
      <w:r w:rsidR="00D9111C" w:rsidRPr="00410CAB">
        <w:rPr>
          <w:rFonts w:ascii="Times Roman" w:hAnsi="Times Roman" w:cs="Times Roman"/>
          <w:iCs/>
          <w:color w:val="000000"/>
        </w:rPr>
        <w:t xml:space="preserve">blinded </w:t>
      </w:r>
      <w:commentRangeEnd w:id="6"/>
      <w:r w:rsidR="00446623">
        <w:rPr>
          <w:rStyle w:val="CommentReference"/>
        </w:rPr>
        <w:commentReference w:id="6"/>
      </w:r>
      <w:commentRangeEnd w:id="7"/>
      <w:r w:rsidR="00446623">
        <w:rPr>
          <w:rStyle w:val="CommentReference"/>
        </w:rPr>
        <w:commentReference w:id="7"/>
      </w:r>
      <w:r w:rsidR="00D9111C" w:rsidRPr="00410CAB">
        <w:rPr>
          <w:rFonts w:ascii="Times Roman" w:hAnsi="Times Roman" w:cs="Times Roman"/>
          <w:iCs/>
          <w:color w:val="000000"/>
        </w:rPr>
        <w:t xml:space="preserve">for the treatment allocation, </w:t>
      </w:r>
      <w:r w:rsidR="00030F6C" w:rsidRPr="00410CAB">
        <w:rPr>
          <w:rFonts w:ascii="Times Roman" w:hAnsi="Times Roman" w:cs="Times Roman"/>
          <w:iCs/>
          <w:color w:val="000000"/>
        </w:rPr>
        <w:t>examined</w:t>
      </w:r>
      <w:r w:rsidR="00D9111C" w:rsidRPr="00410CAB">
        <w:rPr>
          <w:rFonts w:ascii="Times Roman" w:hAnsi="Times Roman" w:cs="Times Roman"/>
          <w:iCs/>
          <w:color w:val="000000"/>
        </w:rPr>
        <w:t xml:space="preserve"> a</w:t>
      </w:r>
      <w:r w:rsidRPr="00410CAB">
        <w:rPr>
          <w:rFonts w:ascii="Times Roman" w:hAnsi="Times Roman" w:cs="Times Roman"/>
          <w:iCs/>
          <w:color w:val="000000"/>
        </w:rPr>
        <w:t xml:space="preserve">ll photographs made during the treatment period </w:t>
      </w:r>
      <w:r w:rsidR="00396689" w:rsidRPr="00410CAB">
        <w:rPr>
          <w:rFonts w:ascii="Times Roman" w:hAnsi="Times Roman" w:cs="Times Roman"/>
          <w:iCs/>
          <w:color w:val="000000"/>
        </w:rPr>
        <w:t>for skin necrosis, granulation tissue, granulation tissue level in comparison with the surrounding skin, granulation tissue necrosis, wound contraction, and epithelization</w:t>
      </w:r>
      <w:r w:rsidR="00D87AA3" w:rsidRPr="00410CAB">
        <w:rPr>
          <w:rFonts w:ascii="Times Roman" w:hAnsi="Times Roman" w:cs="Times Roman"/>
          <w:iCs/>
          <w:color w:val="000000"/>
        </w:rPr>
        <w:t xml:space="preserve">. </w:t>
      </w:r>
      <w:r w:rsidR="00F02912" w:rsidRPr="00410CAB">
        <w:rPr>
          <w:rFonts w:ascii="Times Roman" w:hAnsi="Times Roman" w:cs="Times Roman"/>
          <w:iCs/>
          <w:color w:val="000000"/>
        </w:rPr>
        <w:t xml:space="preserve">Sequential </w:t>
      </w:r>
      <w:r w:rsidR="00B20E03" w:rsidRPr="00410CAB">
        <w:rPr>
          <w:rFonts w:ascii="Times Roman" w:hAnsi="Times Roman" w:cs="Times Roman"/>
          <w:iCs/>
          <w:color w:val="000000"/>
        </w:rPr>
        <w:t xml:space="preserve">pairs of </w:t>
      </w:r>
      <w:r w:rsidR="00F02912" w:rsidRPr="00410CAB">
        <w:rPr>
          <w:rFonts w:ascii="Times Roman" w:hAnsi="Times Roman" w:cs="Times Roman"/>
          <w:iCs/>
          <w:color w:val="000000"/>
        </w:rPr>
        <w:t xml:space="preserve">photographs of the </w:t>
      </w:r>
      <w:r w:rsidRPr="00410CAB">
        <w:rPr>
          <w:rFonts w:ascii="Times Roman" w:hAnsi="Times Roman" w:cs="Times Roman"/>
          <w:iCs/>
          <w:color w:val="000000"/>
        </w:rPr>
        <w:t>lesions</w:t>
      </w:r>
      <w:r w:rsidR="00D87AA3" w:rsidRPr="00410CAB">
        <w:rPr>
          <w:rFonts w:ascii="Times Roman" w:hAnsi="Times Roman" w:cs="Times Roman"/>
          <w:iCs/>
          <w:color w:val="000000"/>
        </w:rPr>
        <w:t xml:space="preserve"> </w:t>
      </w:r>
      <w:r w:rsidR="00030F6C" w:rsidRPr="00410CAB">
        <w:rPr>
          <w:rFonts w:ascii="Times Roman" w:hAnsi="Times Roman" w:cs="Times Roman"/>
          <w:iCs/>
          <w:color w:val="000000"/>
        </w:rPr>
        <w:t>[</w:t>
      </w:r>
      <w:r w:rsidR="00D87AA3" w:rsidRPr="00410CAB">
        <w:rPr>
          <w:rFonts w:ascii="Times Roman" w:hAnsi="Times Roman" w:cs="Times Roman"/>
          <w:iCs/>
          <w:color w:val="000000"/>
        </w:rPr>
        <w:t>i.e. D0-D3</w:t>
      </w:r>
      <w:r w:rsidR="00030F6C" w:rsidRPr="00410CAB">
        <w:rPr>
          <w:rFonts w:ascii="Times Roman" w:hAnsi="Times Roman" w:cs="Times Roman"/>
          <w:iCs/>
          <w:color w:val="000000"/>
        </w:rPr>
        <w:t xml:space="preserve"> (</w:t>
      </w:r>
      <w:r w:rsidR="00030F6C" w:rsidRPr="00410CAB">
        <w:rPr>
          <w:rFonts w:ascii="Times Roman" w:hAnsi="Times Roman" w:cs="Times Roman"/>
          <w:b/>
          <w:bCs/>
          <w:iCs/>
          <w:color w:val="000000"/>
        </w:rPr>
        <w:t>WH</w:t>
      </w:r>
      <w:r w:rsidR="00BB6D85">
        <w:rPr>
          <w:rFonts w:ascii="Times Roman" w:hAnsi="Times Roman" w:cs="Times Roman"/>
          <w:b/>
          <w:bCs/>
          <w:iCs/>
          <w:color w:val="000000"/>
        </w:rPr>
        <w:t>P</w:t>
      </w:r>
      <w:r w:rsidR="000F21B5">
        <w:rPr>
          <w:rFonts w:ascii="Times Roman" w:hAnsi="Times Roman" w:cs="Times Roman"/>
          <w:b/>
          <w:bCs/>
          <w:iCs/>
          <w:color w:val="000000"/>
        </w:rPr>
        <w:t>0-3</w:t>
      </w:r>
      <w:r w:rsidR="00030F6C" w:rsidRPr="00410CAB">
        <w:rPr>
          <w:rFonts w:ascii="Times Roman" w:hAnsi="Times Roman" w:cs="Times Roman"/>
          <w:iCs/>
          <w:color w:val="000000"/>
        </w:rPr>
        <w:t>)</w:t>
      </w:r>
      <w:r w:rsidR="00D87AA3" w:rsidRPr="00410CAB">
        <w:rPr>
          <w:rFonts w:ascii="Times Roman" w:hAnsi="Times Roman" w:cs="Times Roman"/>
          <w:iCs/>
          <w:color w:val="000000"/>
        </w:rPr>
        <w:t>, D3-D7</w:t>
      </w:r>
      <w:r w:rsidR="00030F6C" w:rsidRPr="00410CAB">
        <w:rPr>
          <w:rFonts w:ascii="Times Roman" w:hAnsi="Times Roman" w:cs="Times Roman"/>
          <w:iCs/>
          <w:color w:val="000000"/>
        </w:rPr>
        <w:t xml:space="preserve"> (</w:t>
      </w:r>
      <w:r w:rsidR="00030F6C" w:rsidRPr="00410CAB">
        <w:rPr>
          <w:rFonts w:ascii="Times Roman" w:hAnsi="Times Roman" w:cs="Times Roman"/>
          <w:b/>
          <w:bCs/>
          <w:iCs/>
          <w:color w:val="000000"/>
        </w:rPr>
        <w:t>WH</w:t>
      </w:r>
      <w:r w:rsidR="00BB6D85">
        <w:rPr>
          <w:rFonts w:ascii="Times Roman" w:hAnsi="Times Roman" w:cs="Times Roman"/>
          <w:b/>
          <w:bCs/>
          <w:iCs/>
          <w:color w:val="000000"/>
        </w:rPr>
        <w:t>P</w:t>
      </w:r>
      <w:r w:rsidR="000F21B5">
        <w:rPr>
          <w:rFonts w:ascii="Times Roman" w:hAnsi="Times Roman" w:cs="Times Roman"/>
          <w:b/>
          <w:bCs/>
          <w:iCs/>
          <w:color w:val="000000"/>
        </w:rPr>
        <w:t>3-7</w:t>
      </w:r>
      <w:r w:rsidR="00030F6C" w:rsidRPr="00410CAB">
        <w:rPr>
          <w:rFonts w:ascii="Times Roman" w:hAnsi="Times Roman" w:cs="Times Roman"/>
          <w:iCs/>
          <w:color w:val="000000"/>
        </w:rPr>
        <w:t>)</w:t>
      </w:r>
      <w:r w:rsidR="00D87AA3" w:rsidRPr="00410CAB">
        <w:rPr>
          <w:rFonts w:ascii="Times Roman" w:hAnsi="Times Roman" w:cs="Times Roman"/>
          <w:iCs/>
          <w:color w:val="000000"/>
        </w:rPr>
        <w:t>, D7-D10</w:t>
      </w:r>
      <w:r w:rsidR="00030F6C" w:rsidRPr="00410CAB">
        <w:rPr>
          <w:rFonts w:ascii="Times Roman" w:hAnsi="Times Roman" w:cs="Times Roman"/>
          <w:iCs/>
          <w:color w:val="000000"/>
        </w:rPr>
        <w:t xml:space="preserve"> (</w:t>
      </w:r>
      <w:r w:rsidR="00030F6C" w:rsidRPr="00410CAB">
        <w:rPr>
          <w:rFonts w:ascii="Times Roman" w:hAnsi="Times Roman" w:cs="Times Roman"/>
          <w:b/>
          <w:bCs/>
          <w:iCs/>
          <w:color w:val="000000"/>
        </w:rPr>
        <w:t>WH</w:t>
      </w:r>
      <w:r w:rsidR="00BB6D85">
        <w:rPr>
          <w:rFonts w:ascii="Times Roman" w:hAnsi="Times Roman" w:cs="Times Roman"/>
          <w:b/>
          <w:bCs/>
          <w:iCs/>
          <w:color w:val="000000"/>
        </w:rPr>
        <w:t>P</w:t>
      </w:r>
      <w:r w:rsidR="000F21B5">
        <w:rPr>
          <w:rFonts w:ascii="Times Roman" w:hAnsi="Times Roman" w:cs="Times Roman"/>
          <w:b/>
          <w:bCs/>
          <w:iCs/>
          <w:color w:val="000000"/>
        </w:rPr>
        <w:t>7-10</w:t>
      </w:r>
      <w:r w:rsidR="00030F6C" w:rsidRPr="00410CAB">
        <w:rPr>
          <w:rFonts w:ascii="Times Roman" w:hAnsi="Times Roman" w:cs="Times Roman"/>
          <w:iCs/>
          <w:color w:val="000000"/>
        </w:rPr>
        <w:t>)</w:t>
      </w:r>
      <w:r w:rsidR="00D87AA3" w:rsidRPr="00410CAB">
        <w:rPr>
          <w:rFonts w:ascii="Times Roman" w:hAnsi="Times Roman" w:cs="Times Roman"/>
          <w:iCs/>
          <w:color w:val="000000"/>
        </w:rPr>
        <w:t>, and D0-D10</w:t>
      </w:r>
      <w:r w:rsidR="00030F6C" w:rsidRPr="00410CAB">
        <w:rPr>
          <w:rFonts w:ascii="Times Roman" w:hAnsi="Times Roman" w:cs="Times Roman"/>
          <w:iCs/>
          <w:color w:val="000000"/>
        </w:rPr>
        <w:t xml:space="preserve"> (</w:t>
      </w:r>
      <w:r w:rsidR="00030F6C" w:rsidRPr="00410CAB">
        <w:rPr>
          <w:rFonts w:ascii="Times Roman" w:hAnsi="Times Roman" w:cs="Times Roman"/>
          <w:b/>
          <w:bCs/>
          <w:iCs/>
          <w:color w:val="000000"/>
        </w:rPr>
        <w:t>WH</w:t>
      </w:r>
      <w:r w:rsidR="00BB6D85">
        <w:rPr>
          <w:rFonts w:ascii="Times Roman" w:hAnsi="Times Roman" w:cs="Times Roman"/>
          <w:b/>
          <w:bCs/>
          <w:iCs/>
          <w:color w:val="000000"/>
        </w:rPr>
        <w:t>P</w:t>
      </w:r>
      <w:r w:rsidR="000F21B5">
        <w:rPr>
          <w:rFonts w:ascii="Times Roman" w:hAnsi="Times Roman" w:cs="Times Roman"/>
          <w:b/>
          <w:bCs/>
          <w:iCs/>
          <w:color w:val="000000"/>
        </w:rPr>
        <w:t>0-10</w:t>
      </w:r>
      <w:r w:rsidR="00157C0F" w:rsidRPr="00157C0F">
        <w:rPr>
          <w:rFonts w:ascii="Times Roman" w:hAnsi="Times Roman" w:cs="Times Roman"/>
          <w:iCs/>
          <w:color w:val="000000"/>
        </w:rPr>
        <w:t xml:space="preserve">, </w:t>
      </w:r>
      <w:r w:rsidR="00157C0F" w:rsidRPr="001F52DC">
        <w:rPr>
          <w:rFonts w:ascii="Times Roman" w:hAnsi="Times Roman" w:cs="Times Roman"/>
          <w:iCs/>
          <w:color w:val="000000"/>
        </w:rPr>
        <w:t>primary outcome</w:t>
      </w:r>
      <w:r w:rsidR="00D87AA3" w:rsidRPr="00410CAB">
        <w:rPr>
          <w:rFonts w:ascii="Times Roman" w:hAnsi="Times Roman" w:cs="Times Roman"/>
          <w:iCs/>
          <w:color w:val="000000"/>
        </w:rPr>
        <w:t>)</w:t>
      </w:r>
      <w:r w:rsidR="00030F6C" w:rsidRPr="00410CAB">
        <w:rPr>
          <w:rFonts w:ascii="Times Roman" w:hAnsi="Times Roman" w:cs="Times Roman"/>
          <w:iCs/>
          <w:color w:val="000000"/>
        </w:rPr>
        <w:t>]</w:t>
      </w:r>
      <w:r w:rsidR="00D87AA3" w:rsidRPr="00410CAB">
        <w:rPr>
          <w:rFonts w:ascii="Times Roman" w:hAnsi="Times Roman" w:cs="Times Roman"/>
          <w:iCs/>
          <w:color w:val="000000"/>
        </w:rPr>
        <w:t xml:space="preserve"> </w:t>
      </w:r>
      <w:r w:rsidRPr="00410CAB">
        <w:rPr>
          <w:rFonts w:ascii="Times Roman" w:hAnsi="Times Roman" w:cs="Times Roman"/>
          <w:iCs/>
          <w:color w:val="000000"/>
        </w:rPr>
        <w:t xml:space="preserve">were </w:t>
      </w:r>
      <w:r w:rsidR="00F02912" w:rsidRPr="00410CAB">
        <w:rPr>
          <w:rFonts w:ascii="Times Roman" w:hAnsi="Times Roman" w:cs="Times Roman"/>
          <w:iCs/>
          <w:color w:val="000000"/>
        </w:rPr>
        <w:t xml:space="preserve">given an evaluation </w:t>
      </w:r>
      <w:r w:rsidR="00B20E03" w:rsidRPr="00410CAB">
        <w:rPr>
          <w:rFonts w:ascii="Times Roman" w:hAnsi="Times Roman" w:cs="Times Roman"/>
          <w:iCs/>
          <w:color w:val="000000"/>
        </w:rPr>
        <w:t>of wound healing progress</w:t>
      </w:r>
      <w:r w:rsidR="00D87AA3" w:rsidRPr="00410CAB">
        <w:rPr>
          <w:rFonts w:ascii="Times Roman" w:hAnsi="Times Roman" w:cs="Times Roman"/>
          <w:iCs/>
          <w:color w:val="000000"/>
        </w:rPr>
        <w:t>:</w:t>
      </w:r>
      <w:r w:rsidR="00B20E03" w:rsidRPr="00410CAB">
        <w:rPr>
          <w:rFonts w:ascii="Times Roman" w:hAnsi="Times Roman" w:cs="Times Roman"/>
          <w:iCs/>
          <w:color w:val="000000"/>
        </w:rPr>
        <w:t xml:space="preserve"> improved, equal, worsened</w:t>
      </w:r>
      <w:r w:rsidR="00396689" w:rsidRPr="00410CAB">
        <w:rPr>
          <w:rFonts w:ascii="Times Roman" w:hAnsi="Times Roman" w:cs="Times Roman"/>
          <w:iCs/>
          <w:color w:val="000000"/>
        </w:rPr>
        <w:t>,</w:t>
      </w:r>
      <w:r w:rsidR="00B20E03" w:rsidRPr="00410CAB">
        <w:rPr>
          <w:rFonts w:ascii="Times Roman" w:hAnsi="Times Roman" w:cs="Times Roman"/>
          <w:iCs/>
          <w:color w:val="000000"/>
        </w:rPr>
        <w:t xml:space="preserve"> or unable to score.</w:t>
      </w:r>
      <w:r w:rsidRPr="00410CAB">
        <w:rPr>
          <w:rFonts w:ascii="Times Roman" w:hAnsi="Times Roman" w:cs="Times Roman"/>
          <w:iCs/>
          <w:color w:val="000000"/>
        </w:rPr>
        <w:t xml:space="preserve"> </w:t>
      </w:r>
      <w:r w:rsidR="00396689" w:rsidRPr="00410CAB">
        <w:rPr>
          <w:rFonts w:ascii="Times Roman" w:hAnsi="Times Roman" w:cs="Times Roman"/>
          <w:iCs/>
          <w:color w:val="000000"/>
        </w:rPr>
        <w:t>U</w:t>
      </w:r>
      <w:r w:rsidR="00B20E03" w:rsidRPr="00410CAB">
        <w:rPr>
          <w:rFonts w:ascii="Times Roman" w:hAnsi="Times Roman" w:cs="Times Roman"/>
          <w:iCs/>
          <w:color w:val="000000"/>
        </w:rPr>
        <w:t xml:space="preserve">nable to score wound healing </w:t>
      </w:r>
      <w:r w:rsidR="00B20E03" w:rsidRPr="00410CAB">
        <w:rPr>
          <w:rFonts w:ascii="Times Roman" w:hAnsi="Times Roman" w:cs="Times Roman"/>
          <w:iCs/>
          <w:color w:val="000000"/>
        </w:rPr>
        <w:lastRenderedPageBreak/>
        <w:t>progress w</w:t>
      </w:r>
      <w:r w:rsidR="00396689" w:rsidRPr="00410CAB">
        <w:rPr>
          <w:rFonts w:ascii="Times Roman" w:hAnsi="Times Roman" w:cs="Times Roman"/>
          <w:iCs/>
          <w:color w:val="000000"/>
        </w:rPr>
        <w:t>as specified as presence of crust materials, presence of fecal contamination,</w:t>
      </w:r>
      <w:r w:rsidR="00897755">
        <w:rPr>
          <w:rFonts w:ascii="Times Roman" w:hAnsi="Times Roman" w:cs="Times Roman"/>
          <w:iCs/>
          <w:color w:val="000000"/>
        </w:rPr>
        <w:t xml:space="preserve"> </w:t>
      </w:r>
      <w:r w:rsidR="00897755" w:rsidRPr="00410CAB">
        <w:rPr>
          <w:rFonts w:ascii="Times Roman" w:hAnsi="Times Roman" w:cs="Times Roman"/>
          <w:iCs/>
          <w:color w:val="000000"/>
        </w:rPr>
        <w:t xml:space="preserve">poor </w:t>
      </w:r>
      <w:r w:rsidR="00FD2153">
        <w:rPr>
          <w:rFonts w:ascii="Times Roman" w:hAnsi="Times Roman" w:cs="Times Roman"/>
          <w:iCs/>
          <w:color w:val="000000"/>
        </w:rPr>
        <w:t>image</w:t>
      </w:r>
      <w:r w:rsidR="00897755" w:rsidRPr="00410CAB">
        <w:rPr>
          <w:rFonts w:ascii="Times Roman" w:hAnsi="Times Roman" w:cs="Times Roman"/>
          <w:iCs/>
          <w:color w:val="000000"/>
        </w:rPr>
        <w:t xml:space="preserve"> quality, </w:t>
      </w:r>
      <w:r w:rsidR="00396689" w:rsidRPr="00410CAB">
        <w:rPr>
          <w:rFonts w:ascii="Times Roman" w:hAnsi="Times Roman" w:cs="Times Roman"/>
          <w:iCs/>
          <w:color w:val="000000"/>
        </w:rPr>
        <w:t>or other.</w:t>
      </w:r>
      <w:r w:rsidR="00815CF8" w:rsidRPr="00410CAB">
        <w:rPr>
          <w:rFonts w:ascii="Times Roman" w:hAnsi="Times Roman" w:cs="Times Roman"/>
          <w:iCs/>
          <w:color w:val="000000"/>
        </w:rPr>
        <w:t xml:space="preserve"> The end of the treatment period</w:t>
      </w:r>
      <w:r w:rsidR="00425880" w:rsidRPr="00410CAB">
        <w:rPr>
          <w:rFonts w:ascii="Times Roman" w:hAnsi="Times Roman" w:cs="Times Roman"/>
          <w:iCs/>
          <w:color w:val="000000"/>
        </w:rPr>
        <w:t xml:space="preserve"> (D10)</w:t>
      </w:r>
      <w:r w:rsidR="00815CF8" w:rsidRPr="00410CAB">
        <w:rPr>
          <w:rFonts w:ascii="Times Roman" w:hAnsi="Times Roman" w:cs="Times Roman"/>
          <w:iCs/>
          <w:color w:val="000000"/>
        </w:rPr>
        <w:t xml:space="preserve"> was the endpoint of the wound healing assessment.</w:t>
      </w:r>
    </w:p>
    <w:p w14:paraId="0EC1DCDA" w14:textId="45182B0F" w:rsidR="00DC3DD4" w:rsidRDefault="000B7B35" w:rsidP="00FA7FD7">
      <w:pPr>
        <w:keepNext/>
        <w:widowControl w:val="0"/>
        <w:autoSpaceDE w:val="0"/>
        <w:autoSpaceDN w:val="0"/>
        <w:adjustRightInd w:val="0"/>
        <w:spacing w:line="480" w:lineRule="auto"/>
        <w:rPr>
          <w:rFonts w:ascii="Times Roman" w:hAnsi="Times Roman" w:cs="Times Roman"/>
          <w:b/>
          <w:bCs/>
          <w:i/>
          <w:color w:val="000000"/>
        </w:rPr>
      </w:pPr>
      <w:r w:rsidRPr="00F6250F">
        <w:rPr>
          <w:rFonts w:ascii="Times Roman" w:hAnsi="Times Roman" w:cs="Times Roman"/>
          <w:b/>
          <w:bCs/>
          <w:i/>
          <w:color w:val="000000"/>
        </w:rPr>
        <w:t xml:space="preserve">Statistical </w:t>
      </w:r>
      <w:r w:rsidR="00BD07EC">
        <w:rPr>
          <w:rFonts w:ascii="Times Roman" w:hAnsi="Times Roman" w:cs="Times Roman"/>
          <w:b/>
          <w:bCs/>
          <w:i/>
          <w:color w:val="000000"/>
        </w:rPr>
        <w:t>A</w:t>
      </w:r>
      <w:r w:rsidRPr="00F6250F">
        <w:rPr>
          <w:rFonts w:ascii="Times Roman" w:hAnsi="Times Roman" w:cs="Times Roman"/>
          <w:b/>
          <w:bCs/>
          <w:i/>
          <w:color w:val="000000"/>
        </w:rPr>
        <w:t>nalysis</w:t>
      </w:r>
    </w:p>
    <w:p w14:paraId="0A88543E" w14:textId="4590E14E" w:rsidR="008E7330" w:rsidRDefault="0023261D" w:rsidP="008E7330">
      <w:pPr>
        <w:widowControl w:val="0"/>
        <w:autoSpaceDE w:val="0"/>
        <w:autoSpaceDN w:val="0"/>
        <w:adjustRightInd w:val="0"/>
        <w:spacing w:line="480" w:lineRule="auto"/>
        <w:ind w:firstLine="284"/>
        <w:rPr>
          <w:rFonts w:ascii="Times Roman" w:hAnsi="Times Roman" w:cs="Times Roman"/>
          <w:color w:val="000000"/>
        </w:rPr>
      </w:pPr>
      <w:r w:rsidRPr="00F6250F">
        <w:rPr>
          <w:color w:val="000000"/>
        </w:rPr>
        <w:t xml:space="preserve">Data were analyzed using the statistical software package </w:t>
      </w:r>
      <w:r w:rsidR="00401EDC">
        <w:rPr>
          <w:color w:val="000000"/>
        </w:rPr>
        <w:t>R</w:t>
      </w:r>
      <w:r w:rsidR="008E7330">
        <w:rPr>
          <w:color w:val="000000"/>
        </w:rPr>
        <w:t xml:space="preserve"> (</w:t>
      </w:r>
      <w:r w:rsidR="00BB6D85">
        <w:rPr>
          <w:color w:val="000000"/>
        </w:rPr>
        <w:t xml:space="preserve">ADD </w:t>
      </w:r>
      <w:r w:rsidR="008E7330">
        <w:rPr>
          <w:color w:val="000000"/>
        </w:rPr>
        <w:t>REF)</w:t>
      </w:r>
      <w:r w:rsidRPr="00F6250F">
        <w:rPr>
          <w:color w:val="000000"/>
        </w:rPr>
        <w:t>.</w:t>
      </w:r>
      <w:r w:rsidR="007A6E93" w:rsidRPr="00F6250F">
        <w:rPr>
          <w:color w:val="000000"/>
        </w:rPr>
        <w:t xml:space="preserve"> </w:t>
      </w:r>
      <w:r w:rsidR="000B7B35" w:rsidRPr="00F6250F">
        <w:rPr>
          <w:rFonts w:ascii="Times Roman" w:hAnsi="Times Roman" w:cs="Times Roman"/>
          <w:color w:val="000000"/>
        </w:rPr>
        <w:t>The experimental unit</w:t>
      </w:r>
      <w:r w:rsidRPr="00F6250F">
        <w:rPr>
          <w:rFonts w:ascii="Times Roman" w:hAnsi="Times Roman" w:cs="Times Roman"/>
          <w:color w:val="000000"/>
        </w:rPr>
        <w:t xml:space="preserve"> was an </w:t>
      </w:r>
      <w:r w:rsidR="007A6E93" w:rsidRPr="00F6250F">
        <w:rPr>
          <w:rFonts w:ascii="Times Roman" w:hAnsi="Times Roman" w:cs="Times Roman"/>
          <w:color w:val="000000"/>
        </w:rPr>
        <w:t>M1</w:t>
      </w:r>
      <w:r w:rsidR="00923AC9">
        <w:rPr>
          <w:rFonts w:ascii="Times Roman" w:hAnsi="Times Roman" w:cs="Times Roman"/>
          <w:color w:val="000000"/>
        </w:rPr>
        <w:t>,</w:t>
      </w:r>
      <w:r w:rsidR="004010BE" w:rsidRPr="00F6250F">
        <w:rPr>
          <w:rFonts w:ascii="Times Roman" w:hAnsi="Times Roman" w:cs="Times Roman"/>
          <w:color w:val="000000"/>
        </w:rPr>
        <w:t xml:space="preserve"> </w:t>
      </w:r>
      <w:r w:rsidRPr="00F6250F">
        <w:rPr>
          <w:rFonts w:ascii="Times Roman" w:hAnsi="Times Roman" w:cs="Times Roman"/>
          <w:color w:val="000000"/>
        </w:rPr>
        <w:t>M2</w:t>
      </w:r>
      <w:r w:rsidR="00923AC9">
        <w:rPr>
          <w:rFonts w:ascii="Times Roman" w:hAnsi="Times Roman" w:cs="Times Roman"/>
          <w:color w:val="000000"/>
        </w:rPr>
        <w:t xml:space="preserve">, or M4.1 stage </w:t>
      </w:r>
      <w:r w:rsidRPr="00F6250F">
        <w:rPr>
          <w:rFonts w:ascii="Times Roman" w:hAnsi="Times Roman" w:cs="Times Roman"/>
          <w:color w:val="000000"/>
        </w:rPr>
        <w:t>lesion</w:t>
      </w:r>
      <w:r w:rsidR="00EB4009" w:rsidRPr="00F6250F">
        <w:rPr>
          <w:rFonts w:ascii="Times Roman" w:hAnsi="Times Roman" w:cs="Times Roman"/>
          <w:color w:val="000000"/>
        </w:rPr>
        <w:t xml:space="preserve"> </w:t>
      </w:r>
      <w:r w:rsidR="00A16097">
        <w:rPr>
          <w:rFonts w:ascii="Times Roman" w:hAnsi="Times Roman" w:cs="Times Roman"/>
          <w:color w:val="000000"/>
        </w:rPr>
        <w:t xml:space="preserve">on </w:t>
      </w:r>
      <w:r w:rsidR="00A16097" w:rsidRPr="00F6250F">
        <w:rPr>
          <w:rFonts w:ascii="Times Roman" w:hAnsi="Times Roman" w:cs="Times Roman"/>
          <w:color w:val="000000"/>
        </w:rPr>
        <w:t xml:space="preserve">a </w:t>
      </w:r>
      <w:r w:rsidR="00A16097">
        <w:rPr>
          <w:rFonts w:ascii="Times Roman" w:hAnsi="Times Roman" w:cs="Times Roman"/>
          <w:color w:val="000000"/>
        </w:rPr>
        <w:t xml:space="preserve">hind </w:t>
      </w:r>
      <w:r w:rsidR="00A16097" w:rsidRPr="00F6250F">
        <w:rPr>
          <w:rFonts w:ascii="Times Roman" w:hAnsi="Times Roman" w:cs="Times Roman"/>
          <w:color w:val="000000"/>
        </w:rPr>
        <w:t xml:space="preserve">foot </w:t>
      </w:r>
      <w:r w:rsidR="00EB4009" w:rsidRPr="00F6250F">
        <w:rPr>
          <w:rFonts w:ascii="Times Roman" w:hAnsi="Times Roman" w:cs="Times Roman"/>
          <w:color w:val="000000"/>
        </w:rPr>
        <w:t xml:space="preserve">at </w:t>
      </w:r>
      <w:r w:rsidR="00401EDC">
        <w:rPr>
          <w:rFonts w:ascii="Times Roman" w:hAnsi="Times Roman" w:cs="Times Roman"/>
          <w:color w:val="000000"/>
        </w:rPr>
        <w:t>recruitment</w:t>
      </w:r>
      <w:r w:rsidR="00923AC9">
        <w:rPr>
          <w:rFonts w:ascii="Times Roman" w:hAnsi="Times Roman" w:cs="Times Roman"/>
          <w:color w:val="000000"/>
        </w:rPr>
        <w:t xml:space="preserve"> (D0)</w:t>
      </w:r>
      <w:r w:rsidR="00EB4009" w:rsidRPr="00F6250F">
        <w:rPr>
          <w:rFonts w:ascii="Times Roman" w:hAnsi="Times Roman" w:cs="Times Roman"/>
          <w:color w:val="000000"/>
        </w:rPr>
        <w:t>.</w:t>
      </w:r>
      <w:r w:rsidR="003418F8" w:rsidRPr="003418F8">
        <w:rPr>
          <w:color w:val="000000"/>
        </w:rPr>
        <w:t xml:space="preserve"> </w:t>
      </w:r>
      <w:r w:rsidR="003418F8" w:rsidRPr="00ED5CFE">
        <w:rPr>
          <w:color w:val="000000"/>
        </w:rPr>
        <w:t xml:space="preserve">A Pearson’s </w:t>
      </w:r>
      <w:r w:rsidR="003418F8" w:rsidRPr="00ED5CFE">
        <w:t xml:space="preserve">chi-square test of contingencies (with </w:t>
      </w:r>
      <w:r w:rsidR="003418F8" w:rsidRPr="00ED5CFE">
        <w:sym w:font="Symbol" w:char="F061"/>
      </w:r>
      <w:r w:rsidR="003418F8" w:rsidRPr="00ED5CFE">
        <w:t xml:space="preserve"> = 0.05) was used to investigate if there was an association between treatment and </w:t>
      </w:r>
      <w:r w:rsidR="003453E9">
        <w:t>MS0-</w:t>
      </w:r>
      <w:r w:rsidR="003418F8" w:rsidRPr="00ED5CFE">
        <w:t xml:space="preserve">21 and </w:t>
      </w:r>
      <w:r w:rsidR="003453E9">
        <w:t>MS0-</w:t>
      </w:r>
      <w:r w:rsidR="003418F8" w:rsidRPr="00ED5CFE">
        <w:t>35.</w:t>
      </w:r>
    </w:p>
    <w:p w14:paraId="4B0939D1" w14:textId="6C0CB41A" w:rsidR="003313CD" w:rsidRPr="001F51EA" w:rsidRDefault="008E7330" w:rsidP="008E7330">
      <w:pPr>
        <w:widowControl w:val="0"/>
        <w:autoSpaceDE w:val="0"/>
        <w:autoSpaceDN w:val="0"/>
        <w:adjustRightInd w:val="0"/>
        <w:spacing w:line="480" w:lineRule="auto"/>
        <w:ind w:firstLine="284"/>
        <w:rPr>
          <w:rFonts w:ascii="Times Roman" w:hAnsi="Times Roman" w:cs="Times Roman"/>
          <w:i/>
          <w:iCs/>
          <w:color w:val="000000"/>
        </w:rPr>
      </w:pPr>
      <w:r>
        <w:rPr>
          <w:rFonts w:ascii="Times Roman" w:hAnsi="Times Roman" w:cs="Times Roman"/>
          <w:b/>
          <w:bCs/>
          <w:i/>
          <w:iCs/>
          <w:color w:val="000000"/>
        </w:rPr>
        <w:t>M-Score.</w:t>
      </w:r>
      <w:r>
        <w:rPr>
          <w:rFonts w:ascii="Times Roman" w:hAnsi="Times Roman" w:cs="Times Roman"/>
          <w:color w:val="000000"/>
        </w:rPr>
        <w:t xml:space="preserve"> </w:t>
      </w:r>
      <w:r w:rsidR="00EB4009" w:rsidRPr="00F6250F">
        <w:t xml:space="preserve">The outcome for the logistic regression analysis </w:t>
      </w:r>
      <w:r w:rsidRPr="004C22E7">
        <w:t>wa</w:t>
      </w:r>
      <w:r w:rsidR="00EB4009" w:rsidRPr="004C22E7">
        <w:t xml:space="preserve">s </w:t>
      </w:r>
      <w:r w:rsidR="003453E9">
        <w:t>MS0-10</w:t>
      </w:r>
      <w:r w:rsidR="00EB4009" w:rsidRPr="00F6250F">
        <w:t xml:space="preserve"> (</w:t>
      </w:r>
      <w:r>
        <w:t>y</w:t>
      </w:r>
      <w:r w:rsidR="00EB4009" w:rsidRPr="00F6250F">
        <w:t>es</w:t>
      </w:r>
      <w:r>
        <w:t>, n</w:t>
      </w:r>
      <w:r w:rsidR="00EB4009" w:rsidRPr="00F6250F">
        <w:t>o)</w:t>
      </w:r>
      <w:r w:rsidR="00EB4009" w:rsidRPr="003453E9">
        <w:t xml:space="preserve">. </w:t>
      </w:r>
      <w:r w:rsidR="002C3428" w:rsidRPr="003453E9">
        <w:t xml:space="preserve">To enable the assessment of the effect of different time periods under bandage (7 versus 10 days), a variable ‘Bandage’ was created. </w:t>
      </w:r>
      <w:r w:rsidR="00EB4009" w:rsidRPr="003453E9">
        <w:t>F</w:t>
      </w:r>
      <w:r w:rsidR="00EB4009" w:rsidRPr="00F6250F">
        <w:t>irst univariable logistic regression models</w:t>
      </w:r>
      <w:r w:rsidR="0027662D">
        <w:t xml:space="preserve"> with ‘Farm’ as random </w:t>
      </w:r>
      <w:r w:rsidR="00314E96">
        <w:t>effect</w:t>
      </w:r>
      <w:r w:rsidR="00EB4009" w:rsidRPr="00F6250F">
        <w:t xml:space="preserve"> were applied to assess the effect of ‘Treatment’, ‘M-score on </w:t>
      </w:r>
      <w:r>
        <w:t>D</w:t>
      </w:r>
      <w:r w:rsidR="00EB4009" w:rsidRPr="00F6250F">
        <w:t>0’</w:t>
      </w:r>
      <w:r w:rsidR="00E74A48">
        <w:t>,</w:t>
      </w:r>
      <w:r w:rsidR="00EB4009" w:rsidRPr="00F6250F">
        <w:t xml:space="preserve"> </w:t>
      </w:r>
      <w:r w:rsidR="00314E96">
        <w:t xml:space="preserve">and </w:t>
      </w:r>
      <w:r w:rsidR="000437E2">
        <w:t>‘Bandage’</w:t>
      </w:r>
      <w:r w:rsidR="00EB4009" w:rsidRPr="00F6250F">
        <w:t xml:space="preserve"> respectively on the </w:t>
      </w:r>
      <w:r w:rsidR="00547107">
        <w:t>MS0-10</w:t>
      </w:r>
      <w:r w:rsidR="00EB4009" w:rsidRPr="00F6250F">
        <w:t xml:space="preserve">. </w:t>
      </w:r>
      <w:r w:rsidR="00DB5EC7" w:rsidRPr="00F6250F">
        <w:t xml:space="preserve">This was </w:t>
      </w:r>
      <w:r w:rsidR="00DE72D6" w:rsidRPr="00F6250F">
        <w:t xml:space="preserve">followed by a </w:t>
      </w:r>
      <w:r w:rsidR="003453E9">
        <w:t>linear mixed effects</w:t>
      </w:r>
      <w:r w:rsidR="001F51EA">
        <w:t xml:space="preserve"> (</w:t>
      </w:r>
      <w:r w:rsidR="001F51EA">
        <w:rPr>
          <w:b/>
          <w:bCs/>
        </w:rPr>
        <w:t>LME</w:t>
      </w:r>
      <w:r w:rsidR="001F51EA" w:rsidRPr="001F51EA">
        <w:t>)</w:t>
      </w:r>
      <w:r w:rsidR="003453E9">
        <w:t xml:space="preserve"> model</w:t>
      </w:r>
      <w:r w:rsidR="00DE72D6" w:rsidRPr="00F6250F">
        <w:t xml:space="preserve"> </w:t>
      </w:r>
      <w:r w:rsidR="00DB5EC7" w:rsidRPr="00F6250F">
        <w:t>with</w:t>
      </w:r>
      <w:r w:rsidR="005373BE" w:rsidRPr="00F6250F">
        <w:t xml:space="preserve"> ‘Treatment’,</w:t>
      </w:r>
      <w:r w:rsidR="00DB5EC7" w:rsidRPr="00F6250F">
        <w:t xml:space="preserve"> ‘M-score on </w:t>
      </w:r>
      <w:r>
        <w:t>D</w:t>
      </w:r>
      <w:r w:rsidR="00DB5EC7" w:rsidRPr="00F6250F">
        <w:t>0’</w:t>
      </w:r>
      <w:r w:rsidR="0027662D">
        <w:t xml:space="preserve"> and</w:t>
      </w:r>
      <w:r w:rsidR="00DB5EC7" w:rsidRPr="00F6250F">
        <w:t xml:space="preserve"> </w:t>
      </w:r>
      <w:r w:rsidR="000437E2">
        <w:t>‘Bandage’</w:t>
      </w:r>
      <w:r w:rsidR="00DB5EC7" w:rsidRPr="00F6250F">
        <w:t xml:space="preserve"> as independent variables</w:t>
      </w:r>
      <w:r w:rsidR="0027662D">
        <w:t xml:space="preserve">, </w:t>
      </w:r>
      <w:r w:rsidR="0027662D" w:rsidRPr="00F6250F">
        <w:t>and ‘Farm’</w:t>
      </w:r>
      <w:r w:rsidR="0027662D">
        <w:t xml:space="preserve"> as random </w:t>
      </w:r>
      <w:r w:rsidR="00314E96">
        <w:t>effect</w:t>
      </w:r>
      <w:r w:rsidR="004C22E7">
        <w:t xml:space="preserve">. </w:t>
      </w:r>
      <w:r w:rsidR="004C22E7" w:rsidRPr="004C22E7">
        <w:t>The final reduced model was based on the lowest Akaike information criterion using a backward elimination approach.</w:t>
      </w:r>
      <w:r w:rsidR="00180EE1" w:rsidRPr="00F6250F">
        <w:t xml:space="preserve"> </w:t>
      </w:r>
      <w:r w:rsidR="00EB4009" w:rsidRPr="001F51EA">
        <w:rPr>
          <w:i/>
          <w:iCs/>
        </w:rPr>
        <w:t xml:space="preserve">The Hosmer-Lemeshow Goodness of Fit-test showed that the final model </w:t>
      </w:r>
      <w:r w:rsidR="004C22E7" w:rsidRPr="001F51EA">
        <w:rPr>
          <w:i/>
          <w:iCs/>
        </w:rPr>
        <w:t xml:space="preserve">had </w:t>
      </w:r>
      <w:r w:rsidR="00EB4009" w:rsidRPr="001F51EA">
        <w:rPr>
          <w:i/>
          <w:iCs/>
        </w:rPr>
        <w:t xml:space="preserve">a good fit to the data as </w:t>
      </w:r>
      <w:r w:rsidRPr="001F51EA">
        <w:rPr>
          <w:i/>
          <w:iCs/>
        </w:rPr>
        <w:t>P</w:t>
      </w:r>
      <w:r w:rsidR="00EB4009" w:rsidRPr="001F51EA">
        <w:rPr>
          <w:i/>
          <w:iCs/>
        </w:rPr>
        <w:t xml:space="preserve"> = 0.9</w:t>
      </w:r>
      <w:r w:rsidR="00175EE0" w:rsidRPr="001F51EA">
        <w:rPr>
          <w:i/>
          <w:iCs/>
        </w:rPr>
        <w:t>2</w:t>
      </w:r>
      <w:r w:rsidR="00EB4009" w:rsidRPr="001F51EA">
        <w:rPr>
          <w:i/>
          <w:iCs/>
        </w:rPr>
        <w:t xml:space="preserve"> (&gt; 0.05).</w:t>
      </w:r>
    </w:p>
    <w:p w14:paraId="734819A8" w14:textId="3C917548" w:rsidR="008A79A6" w:rsidRPr="001F51EA" w:rsidRDefault="008E7330" w:rsidP="008E7330">
      <w:pPr>
        <w:widowControl w:val="0"/>
        <w:autoSpaceDE w:val="0"/>
        <w:autoSpaceDN w:val="0"/>
        <w:adjustRightInd w:val="0"/>
        <w:spacing w:line="480" w:lineRule="auto"/>
        <w:ind w:firstLine="284"/>
        <w:rPr>
          <w:bCs/>
        </w:rPr>
      </w:pPr>
      <w:r w:rsidRPr="008E7330">
        <w:rPr>
          <w:b/>
          <w:i/>
          <w:iCs/>
        </w:rPr>
        <w:t>Wound Healing</w:t>
      </w:r>
      <w:r w:rsidR="000672FE">
        <w:rPr>
          <w:b/>
          <w:i/>
          <w:iCs/>
        </w:rPr>
        <w:t xml:space="preserve"> Progress</w:t>
      </w:r>
      <w:r>
        <w:rPr>
          <w:b/>
          <w:i/>
          <w:iCs/>
        </w:rPr>
        <w:t>.</w:t>
      </w:r>
      <w:r>
        <w:rPr>
          <w:bCs/>
        </w:rPr>
        <w:t xml:space="preserve"> </w:t>
      </w:r>
      <w:r w:rsidRPr="00F6250F">
        <w:t xml:space="preserve">The outcome for the logistic regression analysis </w:t>
      </w:r>
      <w:r>
        <w:t>wa</w:t>
      </w:r>
      <w:r w:rsidRPr="00F6250F">
        <w:t xml:space="preserve">s </w:t>
      </w:r>
      <w:r w:rsidR="007C56AA">
        <w:t>WH</w:t>
      </w:r>
      <w:r w:rsidR="00BB6D85">
        <w:t>P</w:t>
      </w:r>
      <w:r w:rsidR="002E3BF1">
        <w:t>0-10</w:t>
      </w:r>
      <w:r>
        <w:t xml:space="preserve"> </w:t>
      </w:r>
      <w:r w:rsidR="007C56AA">
        <w:t>[</w:t>
      </w:r>
      <w:r>
        <w:t xml:space="preserve">improved, </w:t>
      </w:r>
      <w:r w:rsidR="007C56AA">
        <w:t xml:space="preserve">not improved (i.e. </w:t>
      </w:r>
      <w:r w:rsidR="00916826">
        <w:t>equal</w:t>
      </w:r>
      <w:r w:rsidR="00903225">
        <w:t>,</w:t>
      </w:r>
      <w:r w:rsidR="00916826">
        <w:t xml:space="preserve"> worsened</w:t>
      </w:r>
      <w:r w:rsidR="00903225">
        <w:t>, and unable to score</w:t>
      </w:r>
      <w:r w:rsidRPr="00F6250F">
        <w:t>)</w:t>
      </w:r>
      <w:r w:rsidR="007C56AA">
        <w:t>]</w:t>
      </w:r>
      <w:r w:rsidRPr="00F6250F">
        <w:t>.</w:t>
      </w:r>
      <w:r w:rsidR="00BB6D85">
        <w:t xml:space="preserve"> </w:t>
      </w:r>
      <w:r w:rsidRPr="00F6250F">
        <w:t xml:space="preserve">First univariable logistic regression models </w:t>
      </w:r>
      <w:r w:rsidR="00314E96">
        <w:t xml:space="preserve">with ‘Farm’ as random effect </w:t>
      </w:r>
      <w:r w:rsidRPr="00F6250F">
        <w:t xml:space="preserve">were applied to assess the effect of ‘Treatment’, ‘M-score on </w:t>
      </w:r>
      <w:r>
        <w:t>D</w:t>
      </w:r>
      <w:r w:rsidRPr="00F6250F">
        <w:t>0’</w:t>
      </w:r>
      <w:r w:rsidR="00E74A48">
        <w:t xml:space="preserve">, </w:t>
      </w:r>
      <w:r w:rsidR="00263D92">
        <w:t>‘</w:t>
      </w:r>
      <w:r w:rsidR="00BB6D85">
        <w:t>Bandage</w:t>
      </w:r>
      <w:r w:rsidR="00263D92">
        <w:t xml:space="preserve">’, </w:t>
      </w:r>
      <w:r w:rsidR="00E74A48">
        <w:t>‘</w:t>
      </w:r>
      <w:r w:rsidR="00030F6C">
        <w:t>WH</w:t>
      </w:r>
      <w:r w:rsidR="00BB6D85">
        <w:t>P</w:t>
      </w:r>
      <w:r w:rsidR="002E3BF1">
        <w:t>0-3</w:t>
      </w:r>
      <w:r w:rsidR="00E74A48">
        <w:t>’,</w:t>
      </w:r>
      <w:r w:rsidR="00030F6C">
        <w:t xml:space="preserve"> ‘WH</w:t>
      </w:r>
      <w:r w:rsidR="00BB6D85">
        <w:t>P</w:t>
      </w:r>
      <w:r w:rsidR="002E3BF1">
        <w:t>3-7</w:t>
      </w:r>
      <w:r w:rsidR="00030F6C">
        <w:t>’,</w:t>
      </w:r>
      <w:r w:rsidR="00314E96">
        <w:t xml:space="preserve"> and</w:t>
      </w:r>
      <w:r w:rsidR="00030F6C">
        <w:t xml:space="preserve"> ‘WH</w:t>
      </w:r>
      <w:r w:rsidR="00BB6D85">
        <w:t>P</w:t>
      </w:r>
      <w:r w:rsidR="002E3BF1">
        <w:t>7-10</w:t>
      </w:r>
      <w:r w:rsidR="00030F6C">
        <w:t>’</w:t>
      </w:r>
      <w:r w:rsidRPr="00F6250F">
        <w:t xml:space="preserve"> respectively on </w:t>
      </w:r>
      <w:r w:rsidR="00030F6C">
        <w:t>WH</w:t>
      </w:r>
      <w:r w:rsidR="00BB6D85">
        <w:t>P</w:t>
      </w:r>
      <w:r w:rsidR="002E3BF1">
        <w:t>0-10</w:t>
      </w:r>
      <w:r w:rsidRPr="00F6250F">
        <w:t>. This was followed by a</w:t>
      </w:r>
      <w:r w:rsidR="001F51EA">
        <w:t>n</w:t>
      </w:r>
      <w:r w:rsidRPr="00F6250F">
        <w:t xml:space="preserve"> </w:t>
      </w:r>
      <w:r w:rsidR="001F51EA">
        <w:t>LME</w:t>
      </w:r>
      <w:r w:rsidR="003453E9">
        <w:t xml:space="preserve"> model</w:t>
      </w:r>
      <w:r w:rsidR="003453E9" w:rsidRPr="00F6250F">
        <w:t xml:space="preserve"> </w:t>
      </w:r>
      <w:r w:rsidRPr="00F6250F">
        <w:t xml:space="preserve">with ‘Treatment’, ‘M-score on </w:t>
      </w:r>
      <w:r>
        <w:t>D</w:t>
      </w:r>
      <w:r w:rsidRPr="00F6250F">
        <w:t>0’</w:t>
      </w:r>
      <w:r w:rsidR="00E74A48">
        <w:t>,</w:t>
      </w:r>
      <w:r w:rsidR="00827D2B" w:rsidRPr="00827D2B">
        <w:t xml:space="preserve"> </w:t>
      </w:r>
      <w:r w:rsidR="00BB6D85">
        <w:t xml:space="preserve">‘Bandage’, </w:t>
      </w:r>
      <w:r w:rsidR="00030F6C">
        <w:t>‘WH</w:t>
      </w:r>
      <w:r w:rsidR="002E3BF1">
        <w:t>P0-3</w:t>
      </w:r>
      <w:r w:rsidR="00030F6C">
        <w:t>’, ‘WH</w:t>
      </w:r>
      <w:r w:rsidR="002E3BF1">
        <w:t>P3-7</w:t>
      </w:r>
      <w:r w:rsidR="00030F6C">
        <w:t>’,</w:t>
      </w:r>
      <w:r w:rsidR="00314E96">
        <w:t xml:space="preserve"> and</w:t>
      </w:r>
      <w:r w:rsidR="00030F6C">
        <w:t xml:space="preserve"> ‘WH</w:t>
      </w:r>
      <w:r w:rsidR="002E3BF1">
        <w:t>P7-10</w:t>
      </w:r>
      <w:r w:rsidR="00030F6C">
        <w:t>’</w:t>
      </w:r>
      <w:r w:rsidRPr="00F6250F">
        <w:t xml:space="preserve"> as independent variables, </w:t>
      </w:r>
      <w:r w:rsidR="00314E96" w:rsidRPr="00F6250F">
        <w:t xml:space="preserve">and ‘Farm’ </w:t>
      </w:r>
      <w:r w:rsidR="00314E96">
        <w:t xml:space="preserve">as random effect, </w:t>
      </w:r>
      <w:r w:rsidRPr="00F6250F">
        <w:t xml:space="preserve">using </w:t>
      </w:r>
      <w:r w:rsidR="004C22E7">
        <w:t>the same</w:t>
      </w:r>
      <w:r w:rsidRPr="00F6250F">
        <w:t xml:space="preserve"> </w:t>
      </w:r>
      <w:r w:rsidR="00030F6C">
        <w:t xml:space="preserve">backward </w:t>
      </w:r>
      <w:r w:rsidR="003453E9">
        <w:t>elimination</w:t>
      </w:r>
      <w:r w:rsidR="00030F6C">
        <w:t xml:space="preserve"> </w:t>
      </w:r>
      <w:r w:rsidRPr="00F6250F">
        <w:t>procedure</w:t>
      </w:r>
      <w:r w:rsidR="004C22E7">
        <w:t xml:space="preserve"> a</w:t>
      </w:r>
      <w:r w:rsidR="00BB6D85">
        <w:t>s</w:t>
      </w:r>
      <w:r w:rsidR="004C22E7">
        <w:t xml:space="preserve"> for the M-score</w:t>
      </w:r>
      <w:r w:rsidRPr="00F6250F">
        <w:t>.</w:t>
      </w:r>
      <w:r w:rsidR="001F51EA" w:rsidRPr="001F51EA">
        <w:t xml:space="preserve"> </w:t>
      </w:r>
      <w:r w:rsidR="001F51EA" w:rsidRPr="001F51EA">
        <w:rPr>
          <w:i/>
          <w:iCs/>
        </w:rPr>
        <w:lastRenderedPageBreak/>
        <w:t>The Hosmer-Lemeshow Goodness of Fit-test showed that the final model had a good fit to the data as P = 0.92 (&gt; 0.05).</w:t>
      </w:r>
    </w:p>
    <w:p w14:paraId="4B183F85" w14:textId="77777777" w:rsidR="008E7330" w:rsidRPr="00916826" w:rsidRDefault="008E7330" w:rsidP="00916826">
      <w:pPr>
        <w:widowControl w:val="0"/>
        <w:autoSpaceDE w:val="0"/>
        <w:autoSpaceDN w:val="0"/>
        <w:adjustRightInd w:val="0"/>
        <w:spacing w:line="480" w:lineRule="auto"/>
        <w:rPr>
          <w:bCs/>
        </w:rPr>
      </w:pPr>
    </w:p>
    <w:p w14:paraId="5FF8E943" w14:textId="25A2D813" w:rsidR="00560831" w:rsidRPr="00F6250F" w:rsidRDefault="00F6250F" w:rsidP="00244E5D">
      <w:pPr>
        <w:widowControl w:val="0"/>
        <w:autoSpaceDE w:val="0"/>
        <w:autoSpaceDN w:val="0"/>
        <w:adjustRightInd w:val="0"/>
        <w:spacing w:line="480" w:lineRule="auto"/>
        <w:jc w:val="center"/>
        <w:rPr>
          <w:b/>
        </w:rPr>
      </w:pPr>
      <w:r w:rsidRPr="00F6250F">
        <w:rPr>
          <w:b/>
        </w:rPr>
        <w:t>RESULTS</w:t>
      </w:r>
    </w:p>
    <w:p w14:paraId="578BCDC5" w14:textId="62BE4261" w:rsidR="003D4D44" w:rsidRPr="00507553" w:rsidRDefault="00C32FD0" w:rsidP="003D4D44">
      <w:pPr>
        <w:spacing w:line="480" w:lineRule="auto"/>
        <w:jc w:val="both"/>
        <w:rPr>
          <w:b/>
          <w:bCs/>
          <w:i/>
          <w:iCs/>
        </w:rPr>
      </w:pPr>
      <w:r>
        <w:rPr>
          <w:b/>
          <w:bCs/>
          <w:i/>
          <w:iCs/>
        </w:rPr>
        <w:t xml:space="preserve">REFLECT </w:t>
      </w:r>
      <w:commentRangeStart w:id="8"/>
      <w:r w:rsidR="003D4D44" w:rsidRPr="00507553">
        <w:rPr>
          <w:b/>
          <w:bCs/>
          <w:i/>
          <w:iCs/>
        </w:rPr>
        <w:t>S</w:t>
      </w:r>
      <w:r w:rsidR="00507553">
        <w:rPr>
          <w:b/>
          <w:bCs/>
          <w:i/>
          <w:iCs/>
        </w:rPr>
        <w:t xml:space="preserve">tudy </w:t>
      </w:r>
      <w:r w:rsidR="003D4D44" w:rsidRPr="00507553">
        <w:rPr>
          <w:b/>
          <w:bCs/>
          <w:i/>
          <w:iCs/>
        </w:rPr>
        <w:t>F</w:t>
      </w:r>
      <w:commentRangeEnd w:id="8"/>
      <w:r w:rsidR="003D4D44" w:rsidRPr="00507553">
        <w:rPr>
          <w:rStyle w:val="CommentReference"/>
          <w:b/>
          <w:bCs/>
          <w:i/>
          <w:iCs/>
        </w:rPr>
        <w:commentReference w:id="8"/>
      </w:r>
      <w:r w:rsidR="00507553">
        <w:rPr>
          <w:b/>
          <w:bCs/>
          <w:i/>
          <w:iCs/>
        </w:rPr>
        <w:t>low</w:t>
      </w:r>
    </w:p>
    <w:p w14:paraId="26F43DF4" w14:textId="62B282D4" w:rsidR="006D12C8" w:rsidRDefault="006D12C8" w:rsidP="00D177FD">
      <w:pPr>
        <w:spacing w:line="480" w:lineRule="auto"/>
        <w:ind w:firstLine="284"/>
        <w:jc w:val="both"/>
        <w:rPr>
          <w:color w:val="000000"/>
        </w:rPr>
      </w:pPr>
      <w:r w:rsidRPr="00507553">
        <w:rPr>
          <w:b/>
          <w:bCs/>
          <w:i/>
          <w:iCs/>
        </w:rPr>
        <w:t>M-Score.</w:t>
      </w:r>
      <w:r>
        <w:t xml:space="preserve"> </w:t>
      </w:r>
      <w:r w:rsidR="00030F6C" w:rsidRPr="006D12C8">
        <w:t>On</w:t>
      </w:r>
      <w:r w:rsidR="00030F6C" w:rsidRPr="00F6250F">
        <w:t xml:space="preserve"> </w:t>
      </w:r>
      <w:r w:rsidR="001A77BD">
        <w:t>D0</w:t>
      </w:r>
      <w:r w:rsidR="00030F6C" w:rsidRPr="00F6250F">
        <w:t xml:space="preserve">, </w:t>
      </w:r>
      <w:r w:rsidR="00030F6C">
        <w:t xml:space="preserve">we examined </w:t>
      </w:r>
      <w:r w:rsidR="001A77BD">
        <w:t>a</w:t>
      </w:r>
      <w:r w:rsidR="00030F6C">
        <w:t xml:space="preserve"> total </w:t>
      </w:r>
      <w:r w:rsidR="001A77BD">
        <w:t xml:space="preserve">of </w:t>
      </w:r>
      <w:r w:rsidR="00030F6C">
        <w:t>10</w:t>
      </w:r>
      <w:r w:rsidR="00866DDA">
        <w:t>86</w:t>
      </w:r>
      <w:r w:rsidR="00030F6C" w:rsidRPr="00F6250F">
        <w:t xml:space="preserve"> hind feet from 5</w:t>
      </w:r>
      <w:r w:rsidR="00866DDA">
        <w:t>4</w:t>
      </w:r>
      <w:r w:rsidR="00030F6C" w:rsidRPr="00F6250F">
        <w:t xml:space="preserve">3 cows, divided over seven different dairy farms. Of these, </w:t>
      </w:r>
      <w:r w:rsidR="00030F6C">
        <w:t>7</w:t>
      </w:r>
      <w:r w:rsidR="001A77BD">
        <w:t>28</w:t>
      </w:r>
      <w:r w:rsidR="00030F6C" w:rsidRPr="00F6250F">
        <w:t xml:space="preserve"> feet (</w:t>
      </w:r>
      <w:r w:rsidR="00030F6C">
        <w:t>67</w:t>
      </w:r>
      <w:r w:rsidR="00030F6C" w:rsidRPr="00F6250F">
        <w:t>%) were scored as M0 (i.e. no DD). The remaining 3</w:t>
      </w:r>
      <w:r w:rsidR="00030F6C">
        <w:t>5</w:t>
      </w:r>
      <w:r w:rsidR="00D177FD">
        <w:t>8</w:t>
      </w:r>
      <w:r w:rsidR="00030F6C" w:rsidRPr="00F6250F">
        <w:t xml:space="preserve"> feet (</w:t>
      </w:r>
      <w:r w:rsidR="00030F6C">
        <w:t>3</w:t>
      </w:r>
      <w:r w:rsidR="001A77BD">
        <w:t>3</w:t>
      </w:r>
      <w:r w:rsidR="00030F6C" w:rsidRPr="00F6250F">
        <w:t>%) had DD, with 1</w:t>
      </w:r>
      <w:r w:rsidR="00030F6C">
        <w:t>58</w:t>
      </w:r>
      <w:r w:rsidR="00030F6C" w:rsidRPr="00F6250F">
        <w:t xml:space="preserve"> feet (1</w:t>
      </w:r>
      <w:r w:rsidR="001A77BD">
        <w:t>5</w:t>
      </w:r>
      <w:r w:rsidR="00030F6C" w:rsidRPr="00F6250F">
        <w:t>%) being classified as M2</w:t>
      </w:r>
      <w:r w:rsidR="001A77BD">
        <w:t xml:space="preserve"> stage </w:t>
      </w:r>
      <w:r w:rsidR="00030F6C" w:rsidRPr="00F6250F">
        <w:t>lesions, 11</w:t>
      </w:r>
      <w:r w:rsidR="001A77BD">
        <w:t>2</w:t>
      </w:r>
      <w:r w:rsidR="00030F6C" w:rsidRPr="00F6250F">
        <w:t xml:space="preserve"> feet (</w:t>
      </w:r>
      <w:r w:rsidR="001A77BD">
        <w:t>10</w:t>
      </w:r>
      <w:r w:rsidR="00030F6C" w:rsidRPr="00F6250F">
        <w:t>%) as M4</w:t>
      </w:r>
      <w:r w:rsidR="001A77BD">
        <w:t xml:space="preserve"> stage </w:t>
      </w:r>
      <w:r w:rsidR="00030F6C" w:rsidRPr="00F6250F">
        <w:t>lesions, 4</w:t>
      </w:r>
      <w:r w:rsidR="001A77BD">
        <w:t>6</w:t>
      </w:r>
      <w:r w:rsidR="00030F6C" w:rsidRPr="00F6250F">
        <w:t xml:space="preserve"> feet (</w:t>
      </w:r>
      <w:r w:rsidR="00030F6C">
        <w:t>4</w:t>
      </w:r>
      <w:r w:rsidR="00030F6C" w:rsidRPr="00F6250F">
        <w:t>%) as M1</w:t>
      </w:r>
      <w:r w:rsidR="001A77BD">
        <w:t xml:space="preserve"> stage </w:t>
      </w:r>
      <w:r w:rsidR="00030F6C" w:rsidRPr="00F6250F">
        <w:t>lesions, 2</w:t>
      </w:r>
      <w:r w:rsidR="001A77BD">
        <w:t>1</w:t>
      </w:r>
      <w:r w:rsidR="00030F6C" w:rsidRPr="00F6250F">
        <w:t xml:space="preserve"> feet (</w:t>
      </w:r>
      <w:r w:rsidR="001A77BD">
        <w:t>2</w:t>
      </w:r>
      <w:r w:rsidR="00030F6C" w:rsidRPr="00F6250F">
        <w:t>%) as M</w:t>
      </w:r>
      <w:r w:rsidR="001A77BD">
        <w:t xml:space="preserve">3 stage </w:t>
      </w:r>
      <w:r w:rsidR="00030F6C" w:rsidRPr="00F6250F">
        <w:t>lesions</w:t>
      </w:r>
      <w:r w:rsidR="00D177FD">
        <w:t xml:space="preserve">, </w:t>
      </w:r>
      <w:r w:rsidR="00030F6C">
        <w:t>20</w:t>
      </w:r>
      <w:r w:rsidR="00030F6C" w:rsidRPr="00F6250F">
        <w:t xml:space="preserve"> feet (</w:t>
      </w:r>
      <w:r w:rsidR="001A77BD">
        <w:t>2</w:t>
      </w:r>
      <w:r w:rsidR="00030F6C" w:rsidRPr="00F6250F">
        <w:t>%) as M</w:t>
      </w:r>
      <w:r w:rsidR="001A77BD">
        <w:t xml:space="preserve">4.1 stage </w:t>
      </w:r>
      <w:r w:rsidR="00030F6C" w:rsidRPr="00F6250F">
        <w:t>lesions</w:t>
      </w:r>
      <w:r w:rsidR="00D177FD">
        <w:t>, and one foot with DD but unable to M-score</w:t>
      </w:r>
      <w:r w:rsidR="00030F6C" w:rsidRPr="00F6250F">
        <w:t xml:space="preserve">. </w:t>
      </w:r>
      <w:r w:rsidR="00D177FD">
        <w:t>The control group contained 117 feet (23 M1, 83 M2, and 11 M4.1 stage lesions).</w:t>
      </w:r>
      <w:r w:rsidR="00334483">
        <w:t xml:space="preserve"> </w:t>
      </w:r>
      <w:r w:rsidR="00527E72" w:rsidRPr="003453E9">
        <w:t>Five</w:t>
      </w:r>
      <w:r w:rsidR="00334483" w:rsidRPr="003453E9">
        <w:t xml:space="preserve"> </w:t>
      </w:r>
      <w:r w:rsidR="000C48CF" w:rsidRPr="003453E9">
        <w:t>feet</w:t>
      </w:r>
      <w:r w:rsidR="00334483" w:rsidRPr="003453E9">
        <w:t xml:space="preserve"> (one M1 and </w:t>
      </w:r>
      <w:r w:rsidR="00527E72" w:rsidRPr="003453E9">
        <w:t>four</w:t>
      </w:r>
      <w:r w:rsidR="00334483" w:rsidRPr="003453E9">
        <w:t xml:space="preserve"> M2 stage lesions) </w:t>
      </w:r>
      <w:r w:rsidR="000C48CF" w:rsidRPr="003453E9">
        <w:t xml:space="preserve">from </w:t>
      </w:r>
      <w:r w:rsidR="00334483" w:rsidRPr="003453E9">
        <w:t xml:space="preserve">the control group were excluded from analysis, one </w:t>
      </w:r>
      <w:r w:rsidR="000C48CF" w:rsidRPr="003453E9">
        <w:t xml:space="preserve">foot </w:t>
      </w:r>
      <w:r w:rsidR="00334483" w:rsidRPr="003453E9">
        <w:t>due to loss of follow-up</w:t>
      </w:r>
      <w:r w:rsidR="00527E72" w:rsidRPr="003453E9">
        <w:t xml:space="preserve">, </w:t>
      </w:r>
      <w:r w:rsidR="00334483" w:rsidRPr="003453E9">
        <w:t>two cows were unsafe to handle</w:t>
      </w:r>
      <w:r w:rsidR="00527E72" w:rsidRPr="003453E9">
        <w:t xml:space="preserve">, and two </w:t>
      </w:r>
      <w:r w:rsidR="000C48CF" w:rsidRPr="003453E9">
        <w:t>feet</w:t>
      </w:r>
      <w:r w:rsidR="00527E72" w:rsidRPr="003453E9">
        <w:t xml:space="preserve"> had lost their bandage prior to assessment days</w:t>
      </w:r>
      <w:r w:rsidR="00334483" w:rsidRPr="003453E9">
        <w:t xml:space="preserve">. </w:t>
      </w:r>
      <w:r w:rsidR="00D177FD" w:rsidRPr="003453E9">
        <w:t>The treatment group contained 107 feet (23 M1, 75 M2, and 9 M4.1 stage lesions).</w:t>
      </w:r>
      <w:r w:rsidR="00527E72" w:rsidRPr="003453E9">
        <w:t xml:space="preserve"> Five </w:t>
      </w:r>
      <w:r w:rsidR="000C48CF" w:rsidRPr="003453E9">
        <w:t xml:space="preserve">feet </w:t>
      </w:r>
      <w:r w:rsidR="00527E72" w:rsidRPr="003453E9">
        <w:t xml:space="preserve">(two M1 and </w:t>
      </w:r>
      <w:r w:rsidR="000C48CF" w:rsidRPr="003453E9">
        <w:t>three</w:t>
      </w:r>
      <w:r w:rsidR="00527E72" w:rsidRPr="003453E9">
        <w:t xml:space="preserve"> M2 stage lesions) from the treatment group were excluded from analysis, two </w:t>
      </w:r>
      <w:r w:rsidR="000C48CF" w:rsidRPr="003453E9">
        <w:t>feet</w:t>
      </w:r>
      <w:r w:rsidR="00527E72" w:rsidRPr="003453E9">
        <w:t xml:space="preserve"> due to missing a bandage change at D3 and three </w:t>
      </w:r>
      <w:r w:rsidR="000C48CF" w:rsidRPr="003453E9">
        <w:t>feet</w:t>
      </w:r>
      <w:r w:rsidR="00527E72" w:rsidRPr="003453E9">
        <w:t xml:space="preserve"> had lost their bandage prior to assessment days.</w:t>
      </w:r>
      <w:r w:rsidR="00D177FD" w:rsidRPr="00F6250F">
        <w:t xml:space="preserve"> </w:t>
      </w:r>
      <w:r w:rsidR="00334483" w:rsidRPr="00F6250F">
        <w:t>For the analysis of clinical improvement and cure rates, 2</w:t>
      </w:r>
      <w:r w:rsidR="00527E72">
        <w:t>14</w:t>
      </w:r>
      <w:r w:rsidR="00334483" w:rsidRPr="00F6250F">
        <w:t xml:space="preserve"> feet were eligible</w:t>
      </w:r>
      <w:r w:rsidR="008C7E25">
        <w:t xml:space="preserve">, </w:t>
      </w:r>
      <w:r w:rsidR="008C7E25" w:rsidRPr="00F6250F">
        <w:t>1</w:t>
      </w:r>
      <w:r w:rsidR="008C7E25">
        <w:t>12</w:t>
      </w:r>
      <w:r w:rsidR="008C7E25" w:rsidRPr="00F6250F">
        <w:t xml:space="preserve"> feet (from </w:t>
      </w:r>
      <w:r w:rsidR="000C48CF">
        <w:t>88</w:t>
      </w:r>
      <w:r w:rsidR="008C7E25" w:rsidRPr="00F6250F">
        <w:t xml:space="preserve"> cows) were </w:t>
      </w:r>
      <w:r w:rsidR="008C7E25">
        <w:t>in the control group and</w:t>
      </w:r>
      <w:r w:rsidR="00030F6C" w:rsidRPr="00F6250F">
        <w:t xml:space="preserve"> </w:t>
      </w:r>
      <w:r w:rsidR="008C7E25">
        <w:t>102</w:t>
      </w:r>
      <w:r w:rsidR="00030F6C" w:rsidRPr="00F6250F">
        <w:t xml:space="preserve"> feet (from </w:t>
      </w:r>
      <w:r w:rsidR="000C48CF">
        <w:t>85</w:t>
      </w:r>
      <w:r w:rsidR="00030F6C" w:rsidRPr="00F6250F">
        <w:t xml:space="preserve"> </w:t>
      </w:r>
      <w:r w:rsidR="00030F6C" w:rsidRPr="003E5293">
        <w:t xml:space="preserve">cows) were </w:t>
      </w:r>
      <w:r w:rsidR="008C7E25" w:rsidRPr="003E5293">
        <w:t>in the treatment group</w:t>
      </w:r>
      <w:r w:rsidR="00030F6C" w:rsidRPr="003E5293">
        <w:t xml:space="preserve">. </w:t>
      </w:r>
      <w:r w:rsidR="00030F6C" w:rsidRPr="003E5293">
        <w:rPr>
          <w:color w:val="000000"/>
        </w:rPr>
        <w:t xml:space="preserve">In this total sample size of </w:t>
      </w:r>
      <w:r w:rsidR="000C48CF">
        <w:rPr>
          <w:color w:val="000000"/>
        </w:rPr>
        <w:t>173</w:t>
      </w:r>
      <w:r w:rsidR="00030F6C" w:rsidRPr="003E5293">
        <w:rPr>
          <w:color w:val="000000"/>
        </w:rPr>
        <w:t xml:space="preserve"> cows, </w:t>
      </w:r>
      <w:r w:rsidR="000C48CF">
        <w:rPr>
          <w:color w:val="000000"/>
        </w:rPr>
        <w:t>132</w:t>
      </w:r>
      <w:r w:rsidR="00030F6C" w:rsidRPr="003E5293">
        <w:rPr>
          <w:color w:val="000000"/>
        </w:rPr>
        <w:t xml:space="preserve"> cows had one foot affected and </w:t>
      </w:r>
      <w:r w:rsidR="000C48CF">
        <w:rPr>
          <w:color w:val="000000"/>
        </w:rPr>
        <w:t>41</w:t>
      </w:r>
      <w:r w:rsidR="00030F6C" w:rsidRPr="003E5293">
        <w:rPr>
          <w:color w:val="000000"/>
        </w:rPr>
        <w:t xml:space="preserve"> cows had two feet affected.</w:t>
      </w:r>
    </w:p>
    <w:p w14:paraId="4B75E25D" w14:textId="12AD0A54" w:rsidR="00030F6C" w:rsidRPr="00CE1DF2" w:rsidRDefault="006D12C8" w:rsidP="00CE1DF2">
      <w:pPr>
        <w:spacing w:line="480" w:lineRule="auto"/>
        <w:ind w:firstLine="284"/>
        <w:jc w:val="both"/>
      </w:pPr>
      <w:r w:rsidRPr="003E5293">
        <w:rPr>
          <w:b/>
          <w:bCs/>
          <w:i/>
          <w:iCs/>
        </w:rPr>
        <w:t>M-Score Follow-</w:t>
      </w:r>
      <w:r w:rsidR="00680D8D">
        <w:rPr>
          <w:b/>
          <w:bCs/>
          <w:i/>
          <w:iCs/>
        </w:rPr>
        <w:t>U</w:t>
      </w:r>
      <w:r w:rsidRPr="003E5293">
        <w:rPr>
          <w:b/>
          <w:bCs/>
          <w:i/>
          <w:iCs/>
        </w:rPr>
        <w:t>p.</w:t>
      </w:r>
      <w:r w:rsidRPr="003E5293">
        <w:t xml:space="preserve"> </w:t>
      </w:r>
      <w:r w:rsidR="00CE1DF2">
        <w:t xml:space="preserve">After exclusion of the feet from cows on the two farms with an automatic milking system, 130 feet </w:t>
      </w:r>
      <w:r w:rsidR="00E15EB9">
        <w:t xml:space="preserve">(67 feet in the control group and 63 feet in the treatment group) </w:t>
      </w:r>
      <w:r w:rsidR="00CE1DF2">
        <w:t xml:space="preserve">remained in the study. M-scores were missing for 20 feet on D21 and for 25 feet on D35. On D21, six feet were unable to M-score and on D35 this were four feet. As a result, </w:t>
      </w:r>
      <w:r w:rsidR="00030F6C" w:rsidRPr="003E5293">
        <w:t xml:space="preserve">the </w:t>
      </w:r>
      <w:r w:rsidR="00030F6C" w:rsidRPr="003E5293">
        <w:lastRenderedPageBreak/>
        <w:t xml:space="preserve">M-scores </w:t>
      </w:r>
      <w:r w:rsidR="00CE1DF2">
        <w:t>of</w:t>
      </w:r>
      <w:r w:rsidR="00030F6C" w:rsidRPr="003E5293">
        <w:t xml:space="preserve"> </w:t>
      </w:r>
      <w:r w:rsidR="00CE1DF2">
        <w:t>104</w:t>
      </w:r>
      <w:r w:rsidR="00030F6C" w:rsidRPr="003E5293">
        <w:t xml:space="preserve"> </w:t>
      </w:r>
      <w:r w:rsidR="00CE1DF2">
        <w:t xml:space="preserve">and 101 </w:t>
      </w:r>
      <w:r w:rsidR="00030F6C" w:rsidRPr="003E5293">
        <w:t>feet</w:t>
      </w:r>
      <w:r w:rsidR="00CE1DF2">
        <w:t xml:space="preserve">, respectively, </w:t>
      </w:r>
      <w:r w:rsidR="00030F6C" w:rsidRPr="003E5293">
        <w:t>were available</w:t>
      </w:r>
      <w:r w:rsidR="00CE1DF2" w:rsidRPr="00CE1DF2">
        <w:t xml:space="preserve"> </w:t>
      </w:r>
      <w:r w:rsidR="00CE1DF2">
        <w:t>f</w:t>
      </w:r>
      <w:r w:rsidR="00CE1DF2" w:rsidRPr="003E5293">
        <w:t xml:space="preserve">or the calculation of </w:t>
      </w:r>
      <w:r w:rsidR="00CE1DF2">
        <w:rPr>
          <w:color w:val="000000"/>
        </w:rPr>
        <w:t xml:space="preserve">D21 and </w:t>
      </w:r>
      <w:r w:rsidR="00CE1DF2" w:rsidRPr="00897755">
        <w:rPr>
          <w:color w:val="000000"/>
        </w:rPr>
        <w:t>D35</w:t>
      </w:r>
      <w:r w:rsidR="00CE1DF2">
        <w:rPr>
          <w:color w:val="000000"/>
        </w:rPr>
        <w:t xml:space="preserve"> clinical improvement rates</w:t>
      </w:r>
      <w:r w:rsidR="00030F6C" w:rsidRPr="003E5293">
        <w:t>.</w:t>
      </w:r>
    </w:p>
    <w:p w14:paraId="2EADF729" w14:textId="374E89EF" w:rsidR="002F7FC8" w:rsidRDefault="006D12C8" w:rsidP="006D12C8">
      <w:pPr>
        <w:spacing w:line="480" w:lineRule="auto"/>
        <w:ind w:firstLine="284"/>
        <w:jc w:val="both"/>
        <w:rPr>
          <w:color w:val="000000"/>
        </w:rPr>
      </w:pPr>
      <w:r>
        <w:rPr>
          <w:b/>
          <w:bCs/>
          <w:i/>
          <w:iCs/>
          <w:color w:val="000000"/>
        </w:rPr>
        <w:t>Wound Healing</w:t>
      </w:r>
      <w:r w:rsidR="000672FE">
        <w:rPr>
          <w:b/>
          <w:bCs/>
          <w:i/>
          <w:iCs/>
          <w:color w:val="000000"/>
        </w:rPr>
        <w:t xml:space="preserve"> Progress</w:t>
      </w:r>
      <w:r>
        <w:rPr>
          <w:b/>
          <w:bCs/>
          <w:i/>
          <w:iCs/>
          <w:color w:val="000000"/>
        </w:rPr>
        <w:t>.</w:t>
      </w:r>
      <w:r>
        <w:rPr>
          <w:color w:val="000000"/>
        </w:rPr>
        <w:t xml:space="preserve"> </w:t>
      </w:r>
      <w:r w:rsidR="002F7FC8" w:rsidRPr="003453E9">
        <w:rPr>
          <w:color w:val="000000"/>
        </w:rPr>
        <w:t>From the 214 feet available</w:t>
      </w:r>
      <w:r w:rsidR="004C22E7" w:rsidRPr="003453E9">
        <w:rPr>
          <w:color w:val="000000"/>
        </w:rPr>
        <w:t xml:space="preserve"> for</w:t>
      </w:r>
      <w:r w:rsidR="002F7FC8" w:rsidRPr="003453E9">
        <w:rPr>
          <w:color w:val="000000"/>
        </w:rPr>
        <w:t xml:space="preserve"> M-score clinical improvement and cure rates analyses</w:t>
      </w:r>
      <w:r w:rsidR="002C4A82" w:rsidRPr="003453E9">
        <w:rPr>
          <w:color w:val="000000"/>
        </w:rPr>
        <w:t xml:space="preserve"> on D10</w:t>
      </w:r>
      <w:r w:rsidR="002F7FC8" w:rsidRPr="003453E9">
        <w:rPr>
          <w:color w:val="000000"/>
        </w:rPr>
        <w:t>, for one foot all the photographs were missing</w:t>
      </w:r>
      <w:r w:rsidR="0055547D" w:rsidRPr="003453E9">
        <w:rPr>
          <w:color w:val="000000"/>
        </w:rPr>
        <w:t xml:space="preserve"> and for </w:t>
      </w:r>
      <w:r w:rsidR="00B5658B" w:rsidRPr="003453E9">
        <w:rPr>
          <w:color w:val="000000"/>
        </w:rPr>
        <w:t>tree</w:t>
      </w:r>
      <w:r w:rsidR="0055547D" w:rsidRPr="003453E9">
        <w:rPr>
          <w:color w:val="000000"/>
        </w:rPr>
        <w:t xml:space="preserve"> f</w:t>
      </w:r>
      <w:r w:rsidR="00B5658B" w:rsidRPr="003453E9">
        <w:rPr>
          <w:color w:val="000000"/>
        </w:rPr>
        <w:t>ee</w:t>
      </w:r>
      <w:r w:rsidR="0055547D" w:rsidRPr="003453E9">
        <w:rPr>
          <w:color w:val="000000"/>
        </w:rPr>
        <w:t>t the photograph from D10 w</w:t>
      </w:r>
      <w:r w:rsidR="00B5658B" w:rsidRPr="003453E9">
        <w:rPr>
          <w:color w:val="000000"/>
        </w:rPr>
        <w:t>ere</w:t>
      </w:r>
      <w:r w:rsidR="0055547D" w:rsidRPr="003453E9">
        <w:rPr>
          <w:color w:val="000000"/>
        </w:rPr>
        <w:t xml:space="preserve"> missing</w:t>
      </w:r>
      <w:r w:rsidR="002F7FC8" w:rsidRPr="003453E9">
        <w:rPr>
          <w:color w:val="000000"/>
        </w:rPr>
        <w:t>.</w:t>
      </w:r>
      <w:r w:rsidR="0055547D" w:rsidRPr="003453E9">
        <w:rPr>
          <w:color w:val="000000"/>
        </w:rPr>
        <w:t xml:space="preserve"> This resulted in a total of 21</w:t>
      </w:r>
      <w:r w:rsidR="00B5658B" w:rsidRPr="003453E9">
        <w:rPr>
          <w:color w:val="000000"/>
        </w:rPr>
        <w:t>0</w:t>
      </w:r>
      <w:r w:rsidR="0055547D" w:rsidRPr="003453E9">
        <w:rPr>
          <w:color w:val="000000"/>
        </w:rPr>
        <w:t xml:space="preserve"> feet available for analysis</w:t>
      </w:r>
      <w:r w:rsidR="00076B1E" w:rsidRPr="003453E9">
        <w:rPr>
          <w:color w:val="000000"/>
        </w:rPr>
        <w:t xml:space="preserve"> of the primary outcome (WHP0-10)</w:t>
      </w:r>
      <w:r w:rsidR="0055547D" w:rsidRPr="003453E9">
        <w:rPr>
          <w:color w:val="000000"/>
        </w:rPr>
        <w:t>.</w:t>
      </w:r>
      <w:r w:rsidR="00B5658B" w:rsidRPr="003453E9">
        <w:rPr>
          <w:color w:val="000000"/>
        </w:rPr>
        <w:t xml:space="preserve"> Of these, one foot had the photograph of D3 missing and 2 feet had the photograph of D7 missing, resulting in 209 feet available for analysis of WHP0-3, 207 feet for the analysis of WHP3-7, and 208 feet available for the analysis of WHP7-10.</w:t>
      </w:r>
    </w:p>
    <w:p w14:paraId="03CB2618" w14:textId="2E3E6520" w:rsidR="00981FF7" w:rsidRDefault="00850E69" w:rsidP="00244E5D">
      <w:pPr>
        <w:spacing w:line="480" w:lineRule="auto"/>
        <w:jc w:val="both"/>
        <w:rPr>
          <w:b/>
          <w:bCs/>
          <w:i/>
          <w:iCs/>
        </w:rPr>
      </w:pPr>
      <w:r>
        <w:rPr>
          <w:b/>
          <w:bCs/>
          <w:i/>
          <w:iCs/>
        </w:rPr>
        <w:t>Lactating Herd DD Prevalence</w:t>
      </w:r>
      <w:r w:rsidR="00447320">
        <w:rPr>
          <w:b/>
          <w:bCs/>
          <w:i/>
          <w:iCs/>
        </w:rPr>
        <w:t xml:space="preserve"> on D0</w:t>
      </w:r>
    </w:p>
    <w:p w14:paraId="0ACE447E" w14:textId="366EAA93" w:rsidR="00844A6E" w:rsidRPr="00844A6E" w:rsidRDefault="00844A6E" w:rsidP="00844A6E">
      <w:pPr>
        <w:spacing w:line="480" w:lineRule="auto"/>
        <w:ind w:firstLine="284"/>
        <w:jc w:val="both"/>
      </w:pPr>
      <w:r>
        <w:t xml:space="preserve">The </w:t>
      </w:r>
      <w:r w:rsidR="00782C10">
        <w:t xml:space="preserve">lactating herd </w:t>
      </w:r>
      <w:r>
        <w:t>prevalence of active DD lesions</w:t>
      </w:r>
      <w:r w:rsidR="00782C10">
        <w:t xml:space="preserve"> </w:t>
      </w:r>
      <w:r>
        <w:t>at f</w:t>
      </w:r>
      <w:r w:rsidRPr="00844A6E">
        <w:t xml:space="preserve">eet level </w:t>
      </w:r>
      <w:r w:rsidR="00782C10">
        <w:t xml:space="preserve">on D0 </w:t>
      </w:r>
      <w:r>
        <w:t xml:space="preserve">ranged between 10 and 45% (median 17%, Q1 16%, Q3 26%, Figure </w:t>
      </w:r>
      <w:r w:rsidR="00C95EB1">
        <w:t>3</w:t>
      </w:r>
      <w:r>
        <w:t>)</w:t>
      </w:r>
    </w:p>
    <w:p w14:paraId="550EA189" w14:textId="77777777" w:rsidR="00030F6C" w:rsidRDefault="00030F6C" w:rsidP="00244E5D">
      <w:pPr>
        <w:spacing w:line="480" w:lineRule="auto"/>
        <w:jc w:val="both"/>
        <w:rPr>
          <w:b/>
          <w:bCs/>
          <w:i/>
          <w:iCs/>
        </w:rPr>
      </w:pPr>
      <w:r>
        <w:rPr>
          <w:b/>
          <w:bCs/>
          <w:i/>
          <w:iCs/>
        </w:rPr>
        <w:t>Treatment outcomes</w:t>
      </w:r>
    </w:p>
    <w:p w14:paraId="7ADA5DCB" w14:textId="3E8AFA57" w:rsidR="003418F8" w:rsidRPr="003418F8" w:rsidRDefault="003015A8" w:rsidP="00407D51">
      <w:pPr>
        <w:spacing w:line="480" w:lineRule="auto"/>
        <w:ind w:firstLine="284"/>
        <w:rPr>
          <w:bCs/>
          <w:i/>
          <w:iCs/>
        </w:rPr>
      </w:pPr>
      <w:r w:rsidRPr="007D27C5">
        <w:rPr>
          <w:b/>
          <w:bCs/>
          <w:i/>
          <w:iCs/>
        </w:rPr>
        <w:t>M-Score</w:t>
      </w:r>
      <w:r w:rsidR="005C5A21">
        <w:rPr>
          <w:b/>
          <w:bCs/>
          <w:i/>
          <w:iCs/>
        </w:rPr>
        <w:t xml:space="preserve"> at D10</w:t>
      </w:r>
      <w:r w:rsidR="00030F6C" w:rsidRPr="007D27C5">
        <w:rPr>
          <w:b/>
          <w:bCs/>
          <w:i/>
          <w:iCs/>
        </w:rPr>
        <w:t>.</w:t>
      </w:r>
      <w:r w:rsidR="00030F6C" w:rsidRPr="007D27C5">
        <w:t xml:space="preserve"> </w:t>
      </w:r>
      <w:r w:rsidR="00F00E21" w:rsidRPr="007D27C5">
        <w:rPr>
          <w:bCs/>
        </w:rPr>
        <w:t xml:space="preserve">The </w:t>
      </w:r>
      <w:r w:rsidR="00F00E21">
        <w:rPr>
          <w:bCs/>
        </w:rPr>
        <w:t xml:space="preserve">overall MS0-10 was 27% for the alginogel group and 94% for the coppergel group (Table </w:t>
      </w:r>
      <w:r w:rsidR="001911C1">
        <w:rPr>
          <w:bCs/>
        </w:rPr>
        <w:t>2</w:t>
      </w:r>
      <w:r w:rsidR="00F00E21">
        <w:rPr>
          <w:bCs/>
        </w:rPr>
        <w:t xml:space="preserve">). </w:t>
      </w:r>
      <w:r w:rsidR="00F00E21">
        <w:t>Only</w:t>
      </w:r>
      <w:r w:rsidR="00F00E21" w:rsidRPr="007D27C5">
        <w:t xml:space="preserve"> </w:t>
      </w:r>
      <w:r w:rsidR="00F00E21">
        <w:t>7</w:t>
      </w:r>
      <w:r w:rsidR="00F00E21" w:rsidRPr="007D27C5">
        <w:t xml:space="preserve"> feet</w:t>
      </w:r>
      <w:r w:rsidR="00F00E21">
        <w:t xml:space="preserve"> (3%)</w:t>
      </w:r>
      <w:r w:rsidR="00F00E21" w:rsidRPr="007D27C5">
        <w:t xml:space="preserve"> were cured </w:t>
      </w:r>
      <w:r w:rsidR="00F00E21">
        <w:t>by D10</w:t>
      </w:r>
      <w:r w:rsidR="00A16097">
        <w:t>,</w:t>
      </w:r>
      <w:r w:rsidR="00F00E21">
        <w:t xml:space="preserve"> with 2% cured in the alginogel group and 4% cured in the coppergel group</w:t>
      </w:r>
      <w:r w:rsidR="00F00E21" w:rsidRPr="007D27C5">
        <w:t>.</w:t>
      </w:r>
      <w:r w:rsidR="00F00E21">
        <w:rPr>
          <w:bCs/>
        </w:rPr>
        <w:t xml:space="preserve"> The MS0-10 per farm</w:t>
      </w:r>
      <w:r w:rsidR="00F00E21" w:rsidRPr="007D27C5">
        <w:rPr>
          <w:bCs/>
        </w:rPr>
        <w:t xml:space="preserve"> </w:t>
      </w:r>
      <w:r w:rsidR="00F00E21">
        <w:rPr>
          <w:bCs/>
        </w:rPr>
        <w:t>is</w:t>
      </w:r>
      <w:r w:rsidR="00F00E21" w:rsidRPr="007D27C5">
        <w:rPr>
          <w:bCs/>
        </w:rPr>
        <w:t xml:space="preserve"> provided in </w:t>
      </w:r>
      <w:r w:rsidR="00F00E21">
        <w:rPr>
          <w:bCs/>
        </w:rPr>
        <w:t>the A</w:t>
      </w:r>
      <w:r w:rsidR="00F00E21" w:rsidRPr="00514204">
        <w:rPr>
          <w:bCs/>
          <w:iCs/>
        </w:rPr>
        <w:t xml:space="preserve">ppendix </w:t>
      </w:r>
      <w:r w:rsidR="00F00E21">
        <w:rPr>
          <w:bCs/>
          <w:iCs/>
        </w:rPr>
        <w:t xml:space="preserve">(Table </w:t>
      </w:r>
      <w:r w:rsidR="00F00E21" w:rsidRPr="00514204">
        <w:rPr>
          <w:bCs/>
          <w:iCs/>
        </w:rPr>
        <w:t>A</w:t>
      </w:r>
      <w:r w:rsidR="00F00E21">
        <w:rPr>
          <w:bCs/>
          <w:iCs/>
        </w:rPr>
        <w:t>1)</w:t>
      </w:r>
      <w:r w:rsidR="00F00E21" w:rsidRPr="00514204">
        <w:rPr>
          <w:bCs/>
          <w:iCs/>
        </w:rPr>
        <w:t>.</w:t>
      </w:r>
      <w:r w:rsidR="00F00E21">
        <w:rPr>
          <w:bCs/>
          <w:iCs/>
        </w:rPr>
        <w:t xml:space="preserve"> </w:t>
      </w:r>
      <w:r w:rsidR="00F00E21">
        <w:t>I</w:t>
      </w:r>
      <w:r w:rsidR="00EC29EA">
        <w:t xml:space="preserve">n the </w:t>
      </w:r>
      <w:r w:rsidR="003F6617">
        <w:t xml:space="preserve">alginogel </w:t>
      </w:r>
      <w:r w:rsidR="00EC29EA">
        <w:t xml:space="preserve">group, </w:t>
      </w:r>
      <w:r w:rsidR="00E74659" w:rsidRPr="007D27C5">
        <w:t>M1</w:t>
      </w:r>
      <w:r w:rsidR="00EC29EA">
        <w:t xml:space="preserve"> stage lesions</w:t>
      </w:r>
      <w:r w:rsidR="004C22E7" w:rsidRPr="007D27C5">
        <w:t xml:space="preserve"> </w:t>
      </w:r>
      <w:r w:rsidR="00E74659" w:rsidRPr="007D27C5">
        <w:t>mainly remain</w:t>
      </w:r>
      <w:r w:rsidR="00372510" w:rsidRPr="007D27C5">
        <w:t>ed</w:t>
      </w:r>
      <w:r w:rsidR="00E74659" w:rsidRPr="007D27C5">
        <w:t xml:space="preserve"> an M1</w:t>
      </w:r>
      <w:r w:rsidR="00EC29EA">
        <w:t xml:space="preserve"> stage </w:t>
      </w:r>
      <w:r w:rsidR="00E74659" w:rsidRPr="007D27C5">
        <w:t>lesion (</w:t>
      </w:r>
      <w:r w:rsidR="000B59ED" w:rsidRPr="007D27C5">
        <w:t>3</w:t>
      </w:r>
      <w:r w:rsidR="00F47279">
        <w:t>3</w:t>
      </w:r>
      <w:r w:rsidR="00E74659" w:rsidRPr="007D27C5">
        <w:t xml:space="preserve">%) or </w:t>
      </w:r>
      <w:r w:rsidR="00346FC5">
        <w:t>became</w:t>
      </w:r>
      <w:r w:rsidR="00E74659" w:rsidRPr="007D27C5">
        <w:t xml:space="preserve"> an M2, M3</w:t>
      </w:r>
      <w:r w:rsidR="00EC29EA">
        <w:t>,</w:t>
      </w:r>
      <w:r w:rsidR="00E74659" w:rsidRPr="007D27C5">
        <w:t xml:space="preserve"> or M4.1</w:t>
      </w:r>
      <w:r w:rsidR="00EC29EA">
        <w:t xml:space="preserve"> stage lesion</w:t>
      </w:r>
      <w:r w:rsidR="00346FC5">
        <w:t xml:space="preserve"> by D10</w:t>
      </w:r>
      <w:r w:rsidR="00EC29EA">
        <w:t>, while</w:t>
      </w:r>
      <w:r w:rsidR="00346FC5">
        <w:t xml:space="preserve"> the majority of</w:t>
      </w:r>
      <w:r w:rsidR="00E74659" w:rsidRPr="007D27C5">
        <w:t xml:space="preserve"> M2</w:t>
      </w:r>
      <w:r w:rsidR="00EC29EA">
        <w:t xml:space="preserve"> stage lesions</w:t>
      </w:r>
      <w:r w:rsidR="00E74659" w:rsidRPr="007D27C5">
        <w:t xml:space="preserve"> remain</w:t>
      </w:r>
      <w:r w:rsidR="00EC29EA">
        <w:t>ed</w:t>
      </w:r>
      <w:r w:rsidR="00E74659" w:rsidRPr="007D27C5">
        <w:t xml:space="preserve"> an M2-lesion (7</w:t>
      </w:r>
      <w:r w:rsidR="00F47279">
        <w:t>7</w:t>
      </w:r>
      <w:r w:rsidR="00E74659" w:rsidRPr="007D27C5">
        <w:t xml:space="preserve">%). </w:t>
      </w:r>
      <w:r w:rsidR="00346FC5">
        <w:t xml:space="preserve">In the </w:t>
      </w:r>
      <w:r w:rsidR="003F6617">
        <w:t>coppergel</w:t>
      </w:r>
      <w:r w:rsidR="00346FC5">
        <w:t xml:space="preserve"> group</w:t>
      </w:r>
      <w:r w:rsidR="00E74659" w:rsidRPr="007D27C5">
        <w:t>, however,</w:t>
      </w:r>
      <w:r w:rsidR="00032806" w:rsidRPr="007D27C5">
        <w:t xml:space="preserve"> </w:t>
      </w:r>
      <w:r w:rsidR="00514204">
        <w:t xml:space="preserve">active DD lesions </w:t>
      </w:r>
      <w:r w:rsidR="00372510" w:rsidRPr="007D27C5">
        <w:t>were</w:t>
      </w:r>
      <w:r w:rsidR="00E74659" w:rsidRPr="007D27C5">
        <w:t xml:space="preserve"> </w:t>
      </w:r>
      <w:r w:rsidR="00514204">
        <w:t xml:space="preserve">most </w:t>
      </w:r>
      <w:r w:rsidR="00E74659" w:rsidRPr="007D27C5">
        <w:t xml:space="preserve">likely to </w:t>
      </w:r>
      <w:r w:rsidR="00514204">
        <w:t>become an</w:t>
      </w:r>
      <w:r w:rsidR="00E74659" w:rsidRPr="007D27C5">
        <w:t xml:space="preserve"> M3</w:t>
      </w:r>
      <w:r w:rsidR="00514204">
        <w:t xml:space="preserve"> stage </w:t>
      </w:r>
      <w:r w:rsidR="00E74659" w:rsidRPr="007D27C5">
        <w:t>lesion (</w:t>
      </w:r>
      <w:r w:rsidR="00514204">
        <w:t>75%</w:t>
      </w:r>
      <w:r w:rsidR="00E74659" w:rsidRPr="007D27C5">
        <w:t>)</w:t>
      </w:r>
      <w:r w:rsidR="00514204">
        <w:t xml:space="preserve"> by D10</w:t>
      </w:r>
      <w:r w:rsidR="00E74659" w:rsidRPr="007D27C5">
        <w:t>.</w:t>
      </w:r>
      <w:r w:rsidR="00F00E21">
        <w:t xml:space="preserve"> The full transition matrix </w:t>
      </w:r>
      <w:r w:rsidR="00F00E21" w:rsidRPr="00F00E21">
        <w:t xml:space="preserve">for </w:t>
      </w:r>
      <w:r w:rsidR="00F00E21">
        <w:t>D10</w:t>
      </w:r>
      <w:r w:rsidR="00F00E21" w:rsidRPr="00F00E21">
        <w:t xml:space="preserve"> M-scores in relation to D0 M-scores is given in the Appendix</w:t>
      </w:r>
      <w:r w:rsidR="00F00E21">
        <w:t xml:space="preserve"> (Table A2).</w:t>
      </w:r>
    </w:p>
    <w:p w14:paraId="7DD4524A" w14:textId="06D2987A" w:rsidR="00B05F07" w:rsidRDefault="00FA7FD7" w:rsidP="009A3AF9">
      <w:pPr>
        <w:spacing w:line="480" w:lineRule="auto"/>
        <w:ind w:firstLine="284"/>
        <w:rPr>
          <w:bCs/>
        </w:rPr>
      </w:pPr>
      <w:r>
        <w:rPr>
          <w:b/>
          <w:i/>
          <w:iCs/>
        </w:rPr>
        <w:t>M-Score Follow-up.</w:t>
      </w:r>
      <w:r w:rsidR="009338AD">
        <w:rPr>
          <w:bCs/>
        </w:rPr>
        <w:t xml:space="preserve"> </w:t>
      </w:r>
      <w:r w:rsidR="009A3AF9" w:rsidRPr="009A3AF9">
        <w:rPr>
          <w:bCs/>
        </w:rPr>
        <w:t xml:space="preserve">The overall </w:t>
      </w:r>
      <w:r w:rsidR="00407D51">
        <w:rPr>
          <w:bCs/>
        </w:rPr>
        <w:t>MS0-21</w:t>
      </w:r>
      <w:r w:rsidR="009A3AF9">
        <w:rPr>
          <w:bCs/>
        </w:rPr>
        <w:t xml:space="preserve"> </w:t>
      </w:r>
      <w:r w:rsidR="009A3AF9" w:rsidRPr="009A3AF9">
        <w:rPr>
          <w:bCs/>
        </w:rPr>
        <w:t xml:space="preserve">was </w:t>
      </w:r>
      <w:r w:rsidR="003F6617">
        <w:rPr>
          <w:bCs/>
        </w:rPr>
        <w:t>74</w:t>
      </w:r>
      <w:r w:rsidR="009A3AF9" w:rsidRPr="009A3AF9">
        <w:rPr>
          <w:bCs/>
        </w:rPr>
        <w:t xml:space="preserve">% for the </w:t>
      </w:r>
      <w:r w:rsidR="003F6617">
        <w:rPr>
          <w:bCs/>
        </w:rPr>
        <w:t>alginogel</w:t>
      </w:r>
      <w:r w:rsidR="009A3AF9" w:rsidRPr="009A3AF9">
        <w:rPr>
          <w:bCs/>
        </w:rPr>
        <w:t xml:space="preserve"> </w:t>
      </w:r>
      <w:r w:rsidR="00407D51">
        <w:rPr>
          <w:bCs/>
        </w:rPr>
        <w:t xml:space="preserve">group </w:t>
      </w:r>
      <w:r w:rsidR="009A3AF9" w:rsidRPr="009A3AF9">
        <w:rPr>
          <w:bCs/>
        </w:rPr>
        <w:t xml:space="preserve">and </w:t>
      </w:r>
      <w:r w:rsidR="003F6617">
        <w:rPr>
          <w:bCs/>
        </w:rPr>
        <w:t>84</w:t>
      </w:r>
      <w:r w:rsidR="009A3AF9" w:rsidRPr="009A3AF9">
        <w:rPr>
          <w:bCs/>
        </w:rPr>
        <w:t xml:space="preserve">% for </w:t>
      </w:r>
      <w:r w:rsidR="003F6617">
        <w:rPr>
          <w:bCs/>
        </w:rPr>
        <w:t>the coppergel</w:t>
      </w:r>
      <w:r w:rsidR="00407D51">
        <w:rPr>
          <w:bCs/>
        </w:rPr>
        <w:t xml:space="preserve"> group</w:t>
      </w:r>
      <w:r w:rsidR="009A3AF9">
        <w:rPr>
          <w:bCs/>
        </w:rPr>
        <w:t xml:space="preserve">, while </w:t>
      </w:r>
      <w:r w:rsidR="00407D51">
        <w:rPr>
          <w:bCs/>
        </w:rPr>
        <w:t>MS0-35</w:t>
      </w:r>
      <w:r w:rsidR="009A3AF9">
        <w:rPr>
          <w:bCs/>
        </w:rPr>
        <w:t xml:space="preserve"> </w:t>
      </w:r>
      <w:r w:rsidR="009A3AF9" w:rsidRPr="009A3AF9">
        <w:rPr>
          <w:bCs/>
        </w:rPr>
        <w:t xml:space="preserve">was </w:t>
      </w:r>
      <w:r w:rsidR="007C4B2D">
        <w:rPr>
          <w:bCs/>
        </w:rPr>
        <w:t>71</w:t>
      </w:r>
      <w:r w:rsidR="009A3AF9" w:rsidRPr="009A3AF9">
        <w:rPr>
          <w:bCs/>
        </w:rPr>
        <w:t xml:space="preserve">% for </w:t>
      </w:r>
      <w:r w:rsidR="00407D51">
        <w:rPr>
          <w:bCs/>
        </w:rPr>
        <w:t>alginogel group</w:t>
      </w:r>
      <w:r w:rsidR="009A3AF9" w:rsidRPr="009A3AF9">
        <w:rPr>
          <w:bCs/>
        </w:rPr>
        <w:t xml:space="preserve"> and </w:t>
      </w:r>
      <w:r w:rsidR="007C4B2D">
        <w:rPr>
          <w:bCs/>
        </w:rPr>
        <w:t>81</w:t>
      </w:r>
      <w:r w:rsidR="009A3AF9" w:rsidRPr="009A3AF9">
        <w:rPr>
          <w:bCs/>
        </w:rPr>
        <w:t xml:space="preserve">% for the </w:t>
      </w:r>
      <w:r w:rsidR="00407D51">
        <w:rPr>
          <w:bCs/>
        </w:rPr>
        <w:t xml:space="preserve">coppergel </w:t>
      </w:r>
      <w:r w:rsidR="009A3AF9" w:rsidRPr="009A3AF9">
        <w:rPr>
          <w:bCs/>
        </w:rPr>
        <w:t>group</w:t>
      </w:r>
      <w:r w:rsidR="009A3AF9">
        <w:rPr>
          <w:bCs/>
        </w:rPr>
        <w:t xml:space="preserve"> (Table </w:t>
      </w:r>
      <w:r w:rsidR="00526FA7">
        <w:rPr>
          <w:bCs/>
        </w:rPr>
        <w:t>2</w:t>
      </w:r>
      <w:r w:rsidR="009A3AF9">
        <w:rPr>
          <w:bCs/>
        </w:rPr>
        <w:t xml:space="preserve">). </w:t>
      </w:r>
      <w:r w:rsidR="00224C19" w:rsidRPr="00407D51">
        <w:rPr>
          <w:bCs/>
        </w:rPr>
        <w:t>There was no</w:t>
      </w:r>
      <w:r w:rsidR="007C4B2D" w:rsidRPr="00407D51">
        <w:t xml:space="preserve"> association </w:t>
      </w:r>
      <w:r w:rsidR="00224C19" w:rsidRPr="00407D51">
        <w:t xml:space="preserve">observed </w:t>
      </w:r>
      <w:r w:rsidR="007C4B2D" w:rsidRPr="00407D51">
        <w:t xml:space="preserve">between treatment group and </w:t>
      </w:r>
      <w:r w:rsidR="00407D51">
        <w:t>MS0-21 or MS0-35</w:t>
      </w:r>
      <w:r w:rsidR="00224C19" w:rsidRPr="00407D51">
        <w:t xml:space="preserve"> (χ2(1) = 0.81, </w:t>
      </w:r>
      <w:r w:rsidR="00224C19" w:rsidRPr="00407D51">
        <w:rPr>
          <w:i/>
          <w:iCs/>
        </w:rPr>
        <w:t>P</w:t>
      </w:r>
      <w:r w:rsidR="00224C19" w:rsidRPr="00407D51">
        <w:t xml:space="preserve"> &gt; 0.05 and </w:t>
      </w:r>
      <w:r w:rsidR="00224C19" w:rsidRPr="00407D51">
        <w:rPr>
          <w:bCs/>
        </w:rPr>
        <w:t>χ</w:t>
      </w:r>
      <w:r w:rsidR="00224C19" w:rsidRPr="00407D51">
        <w:rPr>
          <w:bCs/>
          <w:vertAlign w:val="superscript"/>
        </w:rPr>
        <w:t>2</w:t>
      </w:r>
      <w:r w:rsidR="00224C19" w:rsidRPr="00407D51">
        <w:rPr>
          <w:bCs/>
        </w:rPr>
        <w:t xml:space="preserve">(1) = 0.75, </w:t>
      </w:r>
      <w:r w:rsidR="00224C19" w:rsidRPr="00407D51">
        <w:rPr>
          <w:bCs/>
          <w:i/>
          <w:iCs/>
        </w:rPr>
        <w:t>P</w:t>
      </w:r>
      <w:r w:rsidR="00224C19" w:rsidRPr="00407D51">
        <w:rPr>
          <w:bCs/>
        </w:rPr>
        <w:t xml:space="preserve"> &gt; 0.05, respectively).</w:t>
      </w:r>
    </w:p>
    <w:p w14:paraId="4ED246E1" w14:textId="73E47A19" w:rsidR="00DD00EB" w:rsidRPr="0022288F" w:rsidRDefault="00D06DC4" w:rsidP="00B9263A">
      <w:pPr>
        <w:spacing w:line="480" w:lineRule="auto"/>
        <w:ind w:firstLine="284"/>
        <w:rPr>
          <w:bCs/>
          <w:i/>
          <w:iCs/>
        </w:rPr>
      </w:pPr>
      <w:r w:rsidRPr="00D06DC4">
        <w:rPr>
          <w:b/>
          <w:bCs/>
          <w:i/>
          <w:iCs/>
        </w:rPr>
        <w:lastRenderedPageBreak/>
        <w:t>Wound Healing</w:t>
      </w:r>
      <w:r w:rsidR="000672FE">
        <w:rPr>
          <w:b/>
          <w:bCs/>
          <w:i/>
          <w:iCs/>
        </w:rPr>
        <w:t xml:space="preserve"> Progress</w:t>
      </w:r>
      <w:r w:rsidRPr="00D06DC4">
        <w:rPr>
          <w:b/>
          <w:bCs/>
          <w:i/>
          <w:iCs/>
        </w:rPr>
        <w:t>.</w:t>
      </w:r>
      <w:r w:rsidR="00903225">
        <w:t xml:space="preserve"> </w:t>
      </w:r>
      <w:r w:rsidR="00D606B1">
        <w:t>Of the lesions treated with the alginogel 63% improved</w:t>
      </w:r>
      <w:r w:rsidR="007F5DA2">
        <w:t xml:space="preserve"> between D0 and D10</w:t>
      </w:r>
      <w:r w:rsidR="00D606B1">
        <w:t xml:space="preserve">, whereas of the lesions treated with the coppergel 20% improved (Table </w:t>
      </w:r>
      <w:r w:rsidR="00526FA7">
        <w:t>3</w:t>
      </w:r>
      <w:r w:rsidR="00D606B1">
        <w:t xml:space="preserve">). The </w:t>
      </w:r>
      <w:r w:rsidR="002E3BF1">
        <w:t>WHP0-10</w:t>
      </w:r>
      <w:r w:rsidR="007F5DA2">
        <w:t xml:space="preserve"> </w:t>
      </w:r>
      <w:r w:rsidR="00AB71D4">
        <w:t>for</w:t>
      </w:r>
      <w:r w:rsidR="00D606B1">
        <w:t xml:space="preserve"> the majority of the lesions treated with the coppergel could not be assessed (69%), mostly due to the presence of crust materials (Table </w:t>
      </w:r>
      <w:r w:rsidR="00526FA7">
        <w:t>4</w:t>
      </w:r>
      <w:r w:rsidR="00D606B1">
        <w:t xml:space="preserve">). </w:t>
      </w:r>
      <w:r w:rsidR="00526FA7">
        <w:t xml:space="preserve">The </w:t>
      </w:r>
      <w:r w:rsidR="00AB71D4">
        <w:t xml:space="preserve">M-scores on D10 for those feet not being able to score WHP0-10 and the </w:t>
      </w:r>
      <w:r w:rsidR="00526FA7">
        <w:t xml:space="preserve">WHP0-10 </w:t>
      </w:r>
      <w:r w:rsidR="00D606B1">
        <w:t xml:space="preserve">per farm </w:t>
      </w:r>
      <w:r w:rsidR="00624006">
        <w:t>are</w:t>
      </w:r>
      <w:r w:rsidR="00D606B1">
        <w:t xml:space="preserve"> provided in the Appendix (Tables A</w:t>
      </w:r>
      <w:r w:rsidR="007A6953">
        <w:t>3</w:t>
      </w:r>
      <w:r w:rsidR="00D606B1">
        <w:t xml:space="preserve"> and A</w:t>
      </w:r>
      <w:r w:rsidR="007A6953">
        <w:t>4</w:t>
      </w:r>
      <w:r w:rsidR="00CF3431">
        <w:t>, respectively</w:t>
      </w:r>
      <w:r w:rsidR="00D606B1">
        <w:t>).</w:t>
      </w:r>
    </w:p>
    <w:p w14:paraId="4D9EB2ED" w14:textId="120A1C01" w:rsidR="00030F6C" w:rsidRPr="00030F6C" w:rsidRDefault="00030F6C" w:rsidP="00244E5D">
      <w:pPr>
        <w:spacing w:line="480" w:lineRule="auto"/>
        <w:jc w:val="both"/>
        <w:rPr>
          <w:b/>
          <w:bCs/>
          <w:i/>
          <w:iCs/>
        </w:rPr>
      </w:pPr>
      <w:r w:rsidRPr="00030F6C">
        <w:rPr>
          <w:b/>
          <w:bCs/>
          <w:i/>
          <w:iCs/>
        </w:rPr>
        <w:t>Logistic regression analyses</w:t>
      </w:r>
    </w:p>
    <w:p w14:paraId="57B483A5" w14:textId="7ED3BC57" w:rsidR="004010BE" w:rsidRPr="00A243BC" w:rsidRDefault="00030F6C" w:rsidP="00030F6C">
      <w:pPr>
        <w:spacing w:line="480" w:lineRule="auto"/>
        <w:ind w:firstLine="284"/>
        <w:jc w:val="both"/>
        <w:rPr>
          <w:bCs/>
        </w:rPr>
      </w:pPr>
      <w:r w:rsidRPr="00030F6C">
        <w:rPr>
          <w:b/>
          <w:bCs/>
          <w:i/>
          <w:iCs/>
        </w:rPr>
        <w:t>M-Score.</w:t>
      </w:r>
      <w:r>
        <w:t xml:space="preserve"> </w:t>
      </w:r>
      <w:r w:rsidR="00B9263A">
        <w:t xml:space="preserve">The results of the univariate </w:t>
      </w:r>
      <w:r w:rsidR="00B9263A" w:rsidRPr="00F6250F">
        <w:t xml:space="preserve">logistic regression </w:t>
      </w:r>
      <w:r w:rsidR="00B9263A">
        <w:t>analyses are provided in the appendix (</w:t>
      </w:r>
      <w:r w:rsidR="00B9263A" w:rsidRPr="00E126F0">
        <w:t>Table A</w:t>
      </w:r>
      <w:r w:rsidR="007A6953">
        <w:t>5</w:t>
      </w:r>
      <w:r w:rsidR="00B9263A">
        <w:t xml:space="preserve">). </w:t>
      </w:r>
      <w:r w:rsidR="00DB5EC7" w:rsidRPr="00F6250F">
        <w:t>In the</w:t>
      </w:r>
      <w:r w:rsidR="00377FBB">
        <w:t xml:space="preserve"> final</w:t>
      </w:r>
      <w:r w:rsidR="007A6953">
        <w:t xml:space="preserve"> multivariable</w:t>
      </w:r>
      <w:r w:rsidR="00DB5EC7" w:rsidRPr="00F6250F">
        <w:t xml:space="preserve"> </w:t>
      </w:r>
      <w:r w:rsidR="00693F26">
        <w:t>LME</w:t>
      </w:r>
      <w:r w:rsidR="00F00E21">
        <w:t xml:space="preserve"> model</w:t>
      </w:r>
      <w:r w:rsidR="0023010F">
        <w:t xml:space="preserve">, </w:t>
      </w:r>
      <w:r w:rsidR="00693F26">
        <w:t>lesions</w:t>
      </w:r>
      <w:r w:rsidR="0023010F">
        <w:t xml:space="preserve"> treated with the alginogel had </w:t>
      </w:r>
      <w:r w:rsidR="00C5711E">
        <w:t xml:space="preserve">a decreased likelihood for </w:t>
      </w:r>
      <w:r w:rsidR="00F00E21">
        <w:t>MS0-10</w:t>
      </w:r>
      <w:r w:rsidR="00C5711E">
        <w:t xml:space="preserve"> </w:t>
      </w:r>
      <w:r w:rsidR="00377FBB">
        <w:t>[</w:t>
      </w:r>
      <w:r w:rsidR="00C5711E" w:rsidRPr="00F6250F">
        <w:t>AOR: 0.0</w:t>
      </w:r>
      <w:r w:rsidR="00377FBB">
        <w:t>6</w:t>
      </w:r>
      <w:r w:rsidR="00C5711E">
        <w:t xml:space="preserve">, 95% </w:t>
      </w:r>
      <w:r w:rsidR="00C5711E" w:rsidRPr="00693F26">
        <w:t>CI</w:t>
      </w:r>
      <w:r w:rsidR="00C5711E">
        <w:t>: 0.0</w:t>
      </w:r>
      <w:r w:rsidR="00377FBB">
        <w:t>2</w:t>
      </w:r>
      <w:r w:rsidR="00C5711E">
        <w:t xml:space="preserve"> – 0.</w:t>
      </w:r>
      <w:r w:rsidR="0023010F">
        <w:t>1</w:t>
      </w:r>
      <w:r w:rsidR="00377FBB">
        <w:t>4, Table 5]</w:t>
      </w:r>
      <w:r w:rsidR="008F1226" w:rsidRPr="00F6250F">
        <w:rPr>
          <w:bCs/>
        </w:rPr>
        <w:t>.</w:t>
      </w:r>
    </w:p>
    <w:p w14:paraId="094131CD" w14:textId="488A647F" w:rsidR="00F2508C" w:rsidRDefault="002E3BF1" w:rsidP="00006277">
      <w:pPr>
        <w:spacing w:line="480" w:lineRule="auto"/>
        <w:ind w:firstLine="284"/>
        <w:rPr>
          <w:iCs/>
        </w:rPr>
      </w:pPr>
      <w:r>
        <w:rPr>
          <w:b/>
          <w:bCs/>
          <w:i/>
        </w:rPr>
        <w:t>Wound Healing Progress</w:t>
      </w:r>
      <w:r w:rsidRPr="00FA7FD7">
        <w:rPr>
          <w:b/>
          <w:bCs/>
          <w:i/>
        </w:rPr>
        <w:t>.</w:t>
      </w:r>
      <w:r>
        <w:rPr>
          <w:iCs/>
        </w:rPr>
        <w:t xml:space="preserve"> </w:t>
      </w:r>
      <w:r w:rsidRPr="002E3BF1">
        <w:rPr>
          <w:iCs/>
        </w:rPr>
        <w:t>To deal with th</w:t>
      </w:r>
      <w:r>
        <w:rPr>
          <w:iCs/>
        </w:rPr>
        <w:t>e</w:t>
      </w:r>
      <w:r w:rsidRPr="002E3BF1">
        <w:rPr>
          <w:iCs/>
        </w:rPr>
        <w:t xml:space="preserve"> large proportion of lesions unable to score WHP0-10, these lesions were first classified as ‘not improved’</w:t>
      </w:r>
      <w:r w:rsidR="00DB0D9D">
        <w:rPr>
          <w:iCs/>
        </w:rPr>
        <w:t xml:space="preserve"> for the logistic regression analyses</w:t>
      </w:r>
      <w:r w:rsidRPr="002E3BF1">
        <w:rPr>
          <w:iCs/>
        </w:rPr>
        <w:t xml:space="preserve">, followed by classification as ‘improved’ and repetition of the </w:t>
      </w:r>
      <w:r w:rsidR="001420A9">
        <w:rPr>
          <w:iCs/>
        </w:rPr>
        <w:t xml:space="preserve">logistic </w:t>
      </w:r>
      <w:r w:rsidRPr="002E3BF1">
        <w:rPr>
          <w:iCs/>
        </w:rPr>
        <w:t>regression analys</w:t>
      </w:r>
      <w:r>
        <w:rPr>
          <w:iCs/>
        </w:rPr>
        <w:t>e</w:t>
      </w:r>
      <w:r w:rsidRPr="002E3BF1">
        <w:rPr>
          <w:iCs/>
        </w:rPr>
        <w:t>s.</w:t>
      </w:r>
      <w:r w:rsidR="00B938B9">
        <w:rPr>
          <w:iCs/>
        </w:rPr>
        <w:t xml:space="preserve"> </w:t>
      </w:r>
      <w:r w:rsidR="00B938B9">
        <w:t xml:space="preserve">The results of the univariate </w:t>
      </w:r>
      <w:r w:rsidR="00B938B9" w:rsidRPr="00F6250F">
        <w:t xml:space="preserve">logistic regression </w:t>
      </w:r>
      <w:r w:rsidR="00B938B9">
        <w:t>analyses are provided in the appendix (</w:t>
      </w:r>
      <w:r w:rsidR="00B938B9" w:rsidRPr="00E126F0">
        <w:t>Table A</w:t>
      </w:r>
      <w:r w:rsidR="00B938B9">
        <w:t>5).</w:t>
      </w:r>
      <w:r w:rsidR="00377FBB" w:rsidRPr="00377FBB">
        <w:t xml:space="preserve"> </w:t>
      </w:r>
      <w:r w:rsidR="00377FBB" w:rsidRPr="00F6250F">
        <w:t>In the</w:t>
      </w:r>
      <w:r w:rsidR="00377FBB">
        <w:t xml:space="preserve"> final multivariable</w:t>
      </w:r>
      <w:r w:rsidR="00377FBB" w:rsidRPr="00F6250F">
        <w:t xml:space="preserve"> </w:t>
      </w:r>
      <w:r w:rsidR="00693F26">
        <w:t>LME</w:t>
      </w:r>
      <w:r w:rsidR="00377FBB">
        <w:t xml:space="preserve"> model, with lesions unable to score classified as ‘not improved’, </w:t>
      </w:r>
      <w:r w:rsidR="00693F26">
        <w:t>lesions</w:t>
      </w:r>
      <w:r w:rsidR="00377FBB">
        <w:t xml:space="preserve"> treated with the alginogel had an increased likelihood for WHP0-10 (</w:t>
      </w:r>
      <w:r w:rsidR="00377FBB" w:rsidRPr="00F6250F">
        <w:t xml:space="preserve">AOR: </w:t>
      </w:r>
      <w:r w:rsidR="00377FBB">
        <w:t xml:space="preserve">2.41, 95% </w:t>
      </w:r>
      <w:r w:rsidR="00377FBB" w:rsidRPr="00377FBB">
        <w:t>CI</w:t>
      </w:r>
      <w:r w:rsidR="00377FBB">
        <w:t>: 1.09 – 5.30, Table 5)</w:t>
      </w:r>
      <w:r w:rsidR="00377FBB" w:rsidRPr="00F6250F">
        <w:rPr>
          <w:bCs/>
        </w:rPr>
        <w:t>.</w:t>
      </w:r>
      <w:r w:rsidR="00377FBB">
        <w:rPr>
          <w:bCs/>
        </w:rPr>
        <w:t xml:space="preserve"> </w:t>
      </w:r>
      <w:r w:rsidR="00377FBB" w:rsidRPr="00F6250F">
        <w:t>In the</w:t>
      </w:r>
      <w:r w:rsidR="00377FBB">
        <w:t xml:space="preserve"> final multivariable</w:t>
      </w:r>
      <w:r w:rsidR="00377FBB" w:rsidRPr="00F6250F">
        <w:t xml:space="preserve"> </w:t>
      </w:r>
      <w:r w:rsidR="00693F26">
        <w:t xml:space="preserve">LME </w:t>
      </w:r>
      <w:r w:rsidR="00377FBB">
        <w:t xml:space="preserve">model, with lesions unable to score classified as ‘improved’, </w:t>
      </w:r>
      <w:r w:rsidR="00693F26">
        <w:t>lesions</w:t>
      </w:r>
      <w:r w:rsidR="00377FBB">
        <w:t xml:space="preserve"> treated with the alginogel had a decreased likelihood for WHP0-10 (</w:t>
      </w:r>
      <w:r w:rsidR="00377FBB" w:rsidRPr="00F6250F">
        <w:t xml:space="preserve">AOR: </w:t>
      </w:r>
      <w:r w:rsidR="00377FBB">
        <w:t xml:space="preserve">0.36, 95% </w:t>
      </w:r>
      <w:r w:rsidR="00377FBB" w:rsidRPr="00377FBB">
        <w:t>CI</w:t>
      </w:r>
      <w:r w:rsidR="00377FBB">
        <w:t>: 0.10 – 1.21, Table 5)</w:t>
      </w:r>
      <w:r w:rsidR="00377FBB" w:rsidRPr="00F6250F">
        <w:rPr>
          <w:bCs/>
        </w:rPr>
        <w:t>.</w:t>
      </w:r>
    </w:p>
    <w:p w14:paraId="748B1099" w14:textId="77777777" w:rsidR="00006277" w:rsidRPr="00006277" w:rsidRDefault="00006277" w:rsidP="00006277">
      <w:pPr>
        <w:spacing w:line="480" w:lineRule="auto"/>
        <w:ind w:firstLine="284"/>
        <w:rPr>
          <w:iCs/>
        </w:rPr>
      </w:pPr>
    </w:p>
    <w:p w14:paraId="1B3EE3B0" w14:textId="7DFFC49F" w:rsidR="00560831" w:rsidRPr="00641566" w:rsidRDefault="00F6250F" w:rsidP="00244E5D">
      <w:pPr>
        <w:pStyle w:val="Bibliography"/>
        <w:spacing w:line="480" w:lineRule="auto"/>
        <w:jc w:val="center"/>
        <w:rPr>
          <w:b/>
          <w:u w:val="single"/>
        </w:rPr>
      </w:pPr>
      <w:r w:rsidRPr="00641566">
        <w:rPr>
          <w:b/>
        </w:rPr>
        <w:t>DISCUSSION</w:t>
      </w:r>
    </w:p>
    <w:p w14:paraId="6A59F6B9" w14:textId="1680A6B3" w:rsidR="003D112B" w:rsidRDefault="003D112B" w:rsidP="003D112B">
      <w:pPr>
        <w:widowControl w:val="0"/>
        <w:autoSpaceDE w:val="0"/>
        <w:autoSpaceDN w:val="0"/>
        <w:adjustRightInd w:val="0"/>
        <w:spacing w:line="480" w:lineRule="auto"/>
        <w:ind w:firstLine="284"/>
        <w:rPr>
          <w:bCs/>
        </w:rPr>
      </w:pPr>
      <w:r w:rsidRPr="003D112B">
        <w:rPr>
          <w:bCs/>
        </w:rPr>
        <w:t xml:space="preserve">This </w:t>
      </w:r>
      <w:r>
        <w:rPr>
          <w:bCs/>
        </w:rPr>
        <w:t xml:space="preserve">study investigated the effect of two non-antibiotic topical treatment products on active DD lesions using M-score clinical improvement and wound healing progress as outcome measures. At the end of the </w:t>
      </w:r>
      <w:r w:rsidR="009E7B00">
        <w:rPr>
          <w:bCs/>
        </w:rPr>
        <w:t>10 day</w:t>
      </w:r>
      <w:r w:rsidR="00314463">
        <w:rPr>
          <w:bCs/>
        </w:rPr>
        <w:t>s</w:t>
      </w:r>
      <w:r w:rsidR="009E7B00">
        <w:rPr>
          <w:bCs/>
        </w:rPr>
        <w:t xml:space="preserve"> </w:t>
      </w:r>
      <w:r>
        <w:rPr>
          <w:bCs/>
        </w:rPr>
        <w:t xml:space="preserve">treatment trial, M-score clinical improvement </w:t>
      </w:r>
      <w:r w:rsidR="00C23DED">
        <w:rPr>
          <w:bCs/>
        </w:rPr>
        <w:t xml:space="preserve">was </w:t>
      </w:r>
      <w:r w:rsidR="00DC23A8">
        <w:rPr>
          <w:bCs/>
        </w:rPr>
        <w:t xml:space="preserve">high for lesions treated with the coppergel, with most of the active lesions transitioned </w:t>
      </w:r>
      <w:r w:rsidR="00DC23A8">
        <w:rPr>
          <w:bCs/>
        </w:rPr>
        <w:lastRenderedPageBreak/>
        <w:t>into chronic DD lesions</w:t>
      </w:r>
      <w:r w:rsidR="00B12B64">
        <w:rPr>
          <w:bCs/>
        </w:rPr>
        <w:t>,</w:t>
      </w:r>
      <w:r w:rsidR="00DC23A8">
        <w:rPr>
          <w:bCs/>
        </w:rPr>
        <w:t xml:space="preserve"> </w:t>
      </w:r>
      <w:r w:rsidR="00B12B64">
        <w:rPr>
          <w:bCs/>
        </w:rPr>
        <w:t>w</w:t>
      </w:r>
      <w:r w:rsidR="00DC23A8">
        <w:rPr>
          <w:bCs/>
        </w:rPr>
        <w:t>hereas M-score clinical improvement was low for lesions treated with</w:t>
      </w:r>
      <w:r w:rsidR="00314463">
        <w:rPr>
          <w:bCs/>
        </w:rPr>
        <w:t xml:space="preserve"> the</w:t>
      </w:r>
      <w:r w:rsidR="00DC23A8">
        <w:rPr>
          <w:bCs/>
        </w:rPr>
        <w:t xml:space="preserve"> alginogel, with most of the lesions remaining active DD lesions. </w:t>
      </w:r>
      <w:r w:rsidR="00CF6BE5">
        <w:rPr>
          <w:bCs/>
        </w:rPr>
        <w:t xml:space="preserve">The </w:t>
      </w:r>
      <w:r w:rsidR="002A0220">
        <w:rPr>
          <w:bCs/>
        </w:rPr>
        <w:t xml:space="preserve">high </w:t>
      </w:r>
      <w:r w:rsidR="00CF6BE5">
        <w:rPr>
          <w:bCs/>
        </w:rPr>
        <w:t xml:space="preserve">clinical improvement of lesions treated with the coppergel is in line with findings by others (REFS). </w:t>
      </w:r>
      <w:r w:rsidR="00C62679">
        <w:rPr>
          <w:bCs/>
        </w:rPr>
        <w:t xml:space="preserve">Follow-up M-score clinical improvement ranged between 70 and 85% with the alginogel performing 10% less </w:t>
      </w:r>
      <w:r w:rsidR="00483556">
        <w:rPr>
          <w:bCs/>
        </w:rPr>
        <w:t>in comparison</w:t>
      </w:r>
      <w:r w:rsidR="00C62679">
        <w:rPr>
          <w:bCs/>
        </w:rPr>
        <w:t xml:space="preserve"> with the coppergel</w:t>
      </w:r>
      <w:r w:rsidR="00AC7F27">
        <w:rPr>
          <w:bCs/>
        </w:rPr>
        <w:t>,</w:t>
      </w:r>
      <w:r w:rsidR="00C62679">
        <w:rPr>
          <w:bCs/>
        </w:rPr>
        <w:t xml:space="preserve"> both 21 and 35 days after recruitment.</w:t>
      </w:r>
      <w:r w:rsidR="00483556">
        <w:rPr>
          <w:bCs/>
        </w:rPr>
        <w:t xml:space="preserve"> During the follow-up period, farmers were allowed to continue their regular DD control</w:t>
      </w:r>
      <w:r w:rsidR="00AC7F27">
        <w:rPr>
          <w:bCs/>
        </w:rPr>
        <w:t>,</w:t>
      </w:r>
      <w:r w:rsidR="00483556">
        <w:rPr>
          <w:bCs/>
        </w:rPr>
        <w:t xml:space="preserve"> which in the Netherlands most commonly consists of topical treatment with the coppergel with or without a light bandage for 3 days or a tetracycline spray without bandage, whether or not combined with routine biocide footbaths. Thereby, those lesions that remained active DD lesions</w:t>
      </w:r>
      <w:r w:rsidR="009E7B00">
        <w:rPr>
          <w:bCs/>
        </w:rPr>
        <w:t xml:space="preserve"> during the treatment trial</w:t>
      </w:r>
      <w:r w:rsidR="00483556">
        <w:rPr>
          <w:bCs/>
        </w:rPr>
        <w:t>, were exposed to the effect</w:t>
      </w:r>
      <w:r w:rsidR="009E7B00">
        <w:rPr>
          <w:bCs/>
        </w:rPr>
        <w:t>s</w:t>
      </w:r>
      <w:r w:rsidR="00483556">
        <w:rPr>
          <w:bCs/>
        </w:rPr>
        <w:t xml:space="preserve"> of </w:t>
      </w:r>
      <w:r w:rsidR="009E7B00">
        <w:rPr>
          <w:bCs/>
        </w:rPr>
        <w:t>different topical treatment products which most often result in chronic DD lesions (</w:t>
      </w:r>
      <w:commentRangeStart w:id="9"/>
      <w:r w:rsidR="009E7B00">
        <w:rPr>
          <w:bCs/>
        </w:rPr>
        <w:t xml:space="preserve">results not </w:t>
      </w:r>
      <w:r w:rsidR="00191F44">
        <w:rPr>
          <w:bCs/>
        </w:rPr>
        <w:t>presented</w:t>
      </w:r>
      <w:commentRangeEnd w:id="9"/>
      <w:r w:rsidR="002A0220">
        <w:rPr>
          <w:rStyle w:val="CommentReference"/>
        </w:rPr>
        <w:commentReference w:id="9"/>
      </w:r>
      <w:r w:rsidR="009E7B00">
        <w:rPr>
          <w:bCs/>
        </w:rPr>
        <w:t>).</w:t>
      </w:r>
      <w:r w:rsidR="00D03F00">
        <w:rPr>
          <w:bCs/>
        </w:rPr>
        <w:t xml:space="preserve"> In the final LME model, lesions treated with the alginogel had a decreased likelihood for M-score clinical improvement</w:t>
      </w:r>
      <w:r w:rsidR="00AC7F27">
        <w:rPr>
          <w:bCs/>
        </w:rPr>
        <w:t xml:space="preserve"> and a shorter period under bandage had an increased likelihood for M-score clinical improvement. </w:t>
      </w:r>
      <w:r w:rsidR="002A0220">
        <w:rPr>
          <w:bCs/>
        </w:rPr>
        <w:t xml:space="preserve">The M-score clinical improvement results can be explained by the effect of both treatment products on wounds. Copper has an astringent effect which dries the wound and stimulates crust formation (REF). The alginogel on the other hand, has a debriding and moisturizing effect which likely keeps the wounds as active DD lesions during a treatment period of only 10 days (REF). </w:t>
      </w:r>
      <w:r w:rsidR="00AC7F27">
        <w:rPr>
          <w:bCs/>
        </w:rPr>
        <w:t xml:space="preserve">The effect of a shorter period under bandage is likely explained </w:t>
      </w:r>
      <w:r w:rsidR="002A0220">
        <w:rPr>
          <w:bCs/>
        </w:rPr>
        <w:t xml:space="preserve">by the fact </w:t>
      </w:r>
      <w:r w:rsidR="00AC7F27">
        <w:rPr>
          <w:bCs/>
        </w:rPr>
        <w:t>that lesions not bandaged for the full treatment trial</w:t>
      </w:r>
      <w:r w:rsidR="002A0220">
        <w:rPr>
          <w:bCs/>
        </w:rPr>
        <w:t xml:space="preserve"> duration</w:t>
      </w:r>
      <w:r w:rsidR="00AC7F27">
        <w:rPr>
          <w:bCs/>
        </w:rPr>
        <w:t xml:space="preserve">, were only those that had become chronic DD lesions </w:t>
      </w:r>
      <w:r w:rsidR="00D85340">
        <w:rPr>
          <w:bCs/>
        </w:rPr>
        <w:t>by</w:t>
      </w:r>
      <w:r w:rsidR="00AC7F27">
        <w:rPr>
          <w:bCs/>
        </w:rPr>
        <w:t xml:space="preserve"> D7 and hence already considered to be clinically improved. </w:t>
      </w:r>
      <w:r w:rsidR="00191F44">
        <w:rPr>
          <w:bCs/>
        </w:rPr>
        <w:t>Only 4% of these</w:t>
      </w:r>
      <w:r w:rsidR="00AC7F27">
        <w:rPr>
          <w:bCs/>
        </w:rPr>
        <w:t xml:space="preserve"> chronic lesions reverse</w:t>
      </w:r>
      <w:r w:rsidR="00191F44">
        <w:rPr>
          <w:bCs/>
        </w:rPr>
        <w:t>d</w:t>
      </w:r>
      <w:r w:rsidR="00AC7F27">
        <w:rPr>
          <w:bCs/>
        </w:rPr>
        <w:t xml:space="preserve"> to active DD lesions</w:t>
      </w:r>
      <w:r w:rsidR="00191F44">
        <w:rPr>
          <w:bCs/>
        </w:rPr>
        <w:t>, but not the M2 stage,</w:t>
      </w:r>
      <w:r w:rsidR="00AC7F27">
        <w:rPr>
          <w:bCs/>
        </w:rPr>
        <w:t xml:space="preserve"> between D7 and D10</w:t>
      </w:r>
      <w:r w:rsidR="00191F44">
        <w:rPr>
          <w:bCs/>
        </w:rPr>
        <w:t xml:space="preserve"> (results not presented). This is in line with the x days</w:t>
      </w:r>
      <w:r w:rsidR="00AC7F27">
        <w:rPr>
          <w:bCs/>
        </w:rPr>
        <w:t xml:space="preserve"> average time for recurrence of treated M2 stage lesions (REF).</w:t>
      </w:r>
    </w:p>
    <w:p w14:paraId="1E43AEC4" w14:textId="7795E2A8" w:rsidR="00314463" w:rsidRDefault="002444A6" w:rsidP="003D112B">
      <w:pPr>
        <w:widowControl w:val="0"/>
        <w:autoSpaceDE w:val="0"/>
        <w:autoSpaceDN w:val="0"/>
        <w:adjustRightInd w:val="0"/>
        <w:spacing w:line="480" w:lineRule="auto"/>
        <w:ind w:firstLine="284"/>
        <w:rPr>
          <w:bCs/>
        </w:rPr>
      </w:pPr>
      <w:r>
        <w:rPr>
          <w:bCs/>
        </w:rPr>
        <w:t>More l</w:t>
      </w:r>
      <w:r w:rsidR="00314463">
        <w:rPr>
          <w:bCs/>
        </w:rPr>
        <w:t xml:space="preserve">esions in the alginogel group </w:t>
      </w:r>
      <w:r>
        <w:rPr>
          <w:bCs/>
        </w:rPr>
        <w:t>had improved w</w:t>
      </w:r>
      <w:r w:rsidR="00314463">
        <w:rPr>
          <w:bCs/>
        </w:rPr>
        <w:t>ound healing progress at the end of the 10 days treatment trial</w:t>
      </w:r>
      <w:r>
        <w:rPr>
          <w:bCs/>
        </w:rPr>
        <w:t xml:space="preserve"> in comparison with lesions in the coppergel group. However, for a </w:t>
      </w:r>
      <w:r>
        <w:rPr>
          <w:bCs/>
        </w:rPr>
        <w:lastRenderedPageBreak/>
        <w:t xml:space="preserve">large proportion of lesions in the coppergel group wound healing progress could not be evaluated due to the presence of </w:t>
      </w:r>
      <w:commentRangeStart w:id="10"/>
      <w:r>
        <w:rPr>
          <w:bCs/>
        </w:rPr>
        <w:t>crust materials</w:t>
      </w:r>
      <w:commentRangeEnd w:id="10"/>
      <w:r w:rsidR="00E21E69">
        <w:rPr>
          <w:rStyle w:val="CommentReference"/>
        </w:rPr>
        <w:commentReference w:id="10"/>
      </w:r>
      <w:r>
        <w:rPr>
          <w:bCs/>
        </w:rPr>
        <w:t xml:space="preserve">. </w:t>
      </w:r>
      <w:r w:rsidR="00EB48F8">
        <w:rPr>
          <w:bCs/>
        </w:rPr>
        <w:t xml:space="preserve">Crusts hamper the assessment of wounds as removal of the </w:t>
      </w:r>
      <w:r w:rsidR="0055100C">
        <w:rPr>
          <w:bCs/>
        </w:rPr>
        <w:t>c</w:t>
      </w:r>
      <w:r w:rsidR="00EB48F8">
        <w:rPr>
          <w:bCs/>
        </w:rPr>
        <w:t xml:space="preserve">rust might reveal a healthy healing </w:t>
      </w:r>
      <w:r w:rsidR="00D85340">
        <w:rPr>
          <w:bCs/>
        </w:rPr>
        <w:t>would</w:t>
      </w:r>
      <w:r w:rsidR="00EB48F8">
        <w:rPr>
          <w:bCs/>
        </w:rPr>
        <w:t xml:space="preserve"> or an infected wound (REF).</w:t>
      </w:r>
      <w:r w:rsidR="0055100C">
        <w:rPr>
          <w:bCs/>
        </w:rPr>
        <w:t xml:space="preserve"> </w:t>
      </w:r>
      <w:commentRangeStart w:id="11"/>
      <w:r w:rsidR="0055100C">
        <w:rPr>
          <w:bCs/>
        </w:rPr>
        <w:t>To deal with those lesions that were unable to score for wound healing progress due to the presence of crust material</w:t>
      </w:r>
      <w:commentRangeEnd w:id="11"/>
      <w:r w:rsidR="001562B1">
        <w:rPr>
          <w:rStyle w:val="CommentReference"/>
        </w:rPr>
        <w:commentReference w:id="11"/>
      </w:r>
      <w:r w:rsidR="0055100C">
        <w:rPr>
          <w:bCs/>
        </w:rPr>
        <w:t xml:space="preserve">, we assumed that their wound healing progress had </w:t>
      </w:r>
      <w:r w:rsidR="001562B1">
        <w:rPr>
          <w:bCs/>
        </w:rPr>
        <w:t xml:space="preserve">either improved or </w:t>
      </w:r>
      <w:r w:rsidR="0055100C">
        <w:rPr>
          <w:bCs/>
        </w:rPr>
        <w:t xml:space="preserve">not </w:t>
      </w:r>
      <w:r w:rsidR="001562B1">
        <w:rPr>
          <w:bCs/>
        </w:rPr>
        <w:t>in the logistic regression analyses.</w:t>
      </w:r>
      <w:r w:rsidR="00CC22CA">
        <w:rPr>
          <w:bCs/>
        </w:rPr>
        <w:t xml:space="preserve"> </w:t>
      </w:r>
      <w:r w:rsidR="00191F44">
        <w:rPr>
          <w:bCs/>
        </w:rPr>
        <w:t xml:space="preserve">In the final LME model, </w:t>
      </w:r>
      <w:r w:rsidR="00CC22CA">
        <w:rPr>
          <w:bCs/>
        </w:rPr>
        <w:t xml:space="preserve">assuming that the lesions under crusts did not improve, lesions in the alginogel group were </w:t>
      </w:r>
      <w:r w:rsidR="00BF1F55">
        <w:rPr>
          <w:bCs/>
        </w:rPr>
        <w:t>more likely to have an improved wound healing progress.</w:t>
      </w:r>
      <w:r w:rsidR="00E21E69">
        <w:rPr>
          <w:bCs/>
        </w:rPr>
        <w:t xml:space="preserve"> </w:t>
      </w:r>
      <w:r w:rsidR="00BF1F55">
        <w:rPr>
          <w:bCs/>
        </w:rPr>
        <w:t xml:space="preserve">This effect reversed </w:t>
      </w:r>
      <w:r w:rsidR="006B21FC">
        <w:rPr>
          <w:bCs/>
        </w:rPr>
        <w:t>in the final LME model, assuming</w:t>
      </w:r>
      <w:r w:rsidR="00BF1F55">
        <w:rPr>
          <w:bCs/>
        </w:rPr>
        <w:t xml:space="preserve"> lesions under crusts to be improved (albeit losing significance).</w:t>
      </w:r>
      <w:r w:rsidR="00E21E69">
        <w:rPr>
          <w:bCs/>
        </w:rPr>
        <w:t xml:space="preserve"> Lesions with improved wound healing progress at the intermediate assessments were more likely to have improved wound healing progress at the end of the treatment trial</w:t>
      </w:r>
      <w:r w:rsidR="002A0220">
        <w:rPr>
          <w:bCs/>
        </w:rPr>
        <w:t>, regardless of how was dealt with lesions unable to score for wound healing progress</w:t>
      </w:r>
      <w:r w:rsidR="00E21E69">
        <w:rPr>
          <w:bCs/>
        </w:rPr>
        <w:t>.</w:t>
      </w:r>
    </w:p>
    <w:p w14:paraId="6AEA4F65" w14:textId="77777777" w:rsidR="00D85340" w:rsidRDefault="00D85340" w:rsidP="003D112B">
      <w:pPr>
        <w:widowControl w:val="0"/>
        <w:autoSpaceDE w:val="0"/>
        <w:autoSpaceDN w:val="0"/>
        <w:adjustRightInd w:val="0"/>
        <w:spacing w:line="480" w:lineRule="auto"/>
        <w:ind w:firstLine="284"/>
        <w:rPr>
          <w:bCs/>
        </w:rPr>
      </w:pPr>
    </w:p>
    <w:p w14:paraId="4429F4BE" w14:textId="571798F7" w:rsidR="00BA71B9" w:rsidRDefault="00D85340" w:rsidP="003D112B">
      <w:pPr>
        <w:widowControl w:val="0"/>
        <w:autoSpaceDE w:val="0"/>
        <w:autoSpaceDN w:val="0"/>
        <w:adjustRightInd w:val="0"/>
        <w:spacing w:line="480" w:lineRule="auto"/>
        <w:ind w:firstLine="284"/>
        <w:rPr>
          <w:bCs/>
        </w:rPr>
      </w:pPr>
      <w:r w:rsidRPr="00D85340">
        <w:rPr>
          <w:bCs/>
        </w:rPr>
        <w:t>M-score is based o</w:t>
      </w:r>
      <w:r>
        <w:rPr>
          <w:bCs/>
        </w:rPr>
        <w:t>n histological appearance of lesions and then translated to macroscopic appearance. This classification differs from wound healing aspects.</w:t>
      </w:r>
    </w:p>
    <w:p w14:paraId="3F54168B" w14:textId="27970636" w:rsidR="00283E49" w:rsidRDefault="00283E49" w:rsidP="003D112B">
      <w:pPr>
        <w:widowControl w:val="0"/>
        <w:autoSpaceDE w:val="0"/>
        <w:autoSpaceDN w:val="0"/>
        <w:adjustRightInd w:val="0"/>
        <w:spacing w:line="480" w:lineRule="auto"/>
        <w:ind w:firstLine="284"/>
        <w:rPr>
          <w:bCs/>
        </w:rPr>
      </w:pPr>
      <w:r>
        <w:rPr>
          <w:bCs/>
        </w:rPr>
        <w:t>DD should be considered as an infected wound. Once the infection is dealt with, body can deal with the wound. The immune system of the cow needs aid from antimicrobial in treatment product. Copper has good antimicrobial properties but is to aggressive for the wound (REF). The GLG-enzyme system in the alginogel has the potential to deal with the infection</w:t>
      </w:r>
      <w:r w:rsidRPr="00283E49">
        <w:t xml:space="preserve"> </w:t>
      </w:r>
      <w:r>
        <w:t>but t</w:t>
      </w:r>
      <w:r w:rsidRPr="00283E49">
        <w:rPr>
          <w:bCs/>
        </w:rPr>
        <w:t>reatment duration in this study was too short to achieve complete closure of the wound. Only achieved under optimal hygienic conditions with daily alginogel and bandage replacement for ulcers of comparable size in humans (REF).</w:t>
      </w:r>
      <w:r>
        <w:rPr>
          <w:bCs/>
        </w:rPr>
        <w:t xml:space="preserve"> For both copper and GLG-enzyme system efficacy against pathogenic Treps in DD still needs to be demonstrated both in vitro and in vivo.</w:t>
      </w:r>
      <w:bookmarkStart w:id="12" w:name="_GoBack"/>
      <w:bookmarkEnd w:id="12"/>
    </w:p>
    <w:p w14:paraId="6F16E654" w14:textId="0C013B84" w:rsidR="00883E0D" w:rsidRDefault="00883E0D" w:rsidP="003D112B">
      <w:pPr>
        <w:widowControl w:val="0"/>
        <w:autoSpaceDE w:val="0"/>
        <w:autoSpaceDN w:val="0"/>
        <w:adjustRightInd w:val="0"/>
        <w:spacing w:line="480" w:lineRule="auto"/>
        <w:ind w:firstLine="284"/>
        <w:rPr>
          <w:bCs/>
        </w:rPr>
      </w:pPr>
      <w:r>
        <w:rPr>
          <w:bCs/>
        </w:rPr>
        <w:t xml:space="preserve">In our study we looked at two different aspects in dealing with DD. Either M-score </w:t>
      </w:r>
      <w:r>
        <w:rPr>
          <w:bCs/>
        </w:rPr>
        <w:lastRenderedPageBreak/>
        <w:t xml:space="preserve">clinical improvement which results in a manageable state of the disease and the majority of the lesions residing in the chronic state. This does not result in eradication of disease and M4 stage lesions play a major role in the epidemiology of DD. On the other hand, we looked at wound healing aspects of topical DD treatment, aimed at achieving M0 stage as treatment outcome. </w:t>
      </w:r>
    </w:p>
    <w:p w14:paraId="1118C209" w14:textId="77777777" w:rsidR="00D85340" w:rsidRPr="00D85340" w:rsidRDefault="00D85340" w:rsidP="003D112B">
      <w:pPr>
        <w:widowControl w:val="0"/>
        <w:autoSpaceDE w:val="0"/>
        <w:autoSpaceDN w:val="0"/>
        <w:adjustRightInd w:val="0"/>
        <w:spacing w:line="480" w:lineRule="auto"/>
        <w:ind w:firstLine="284"/>
        <w:rPr>
          <w:bCs/>
        </w:rPr>
      </w:pPr>
    </w:p>
    <w:p w14:paraId="5823A89F" w14:textId="77777777" w:rsidR="00D85340" w:rsidRDefault="00D85340">
      <w:pPr>
        <w:rPr>
          <w:color w:val="000000"/>
        </w:rPr>
      </w:pPr>
    </w:p>
    <w:p w14:paraId="030E827D" w14:textId="755850E0" w:rsidR="00482AD9" w:rsidRPr="00D85340" w:rsidRDefault="00482AD9">
      <w:pPr>
        <w:rPr>
          <w:color w:val="000000"/>
        </w:rPr>
      </w:pPr>
      <w:r w:rsidRPr="00D85340">
        <w:rPr>
          <w:color w:val="000000"/>
        </w:rPr>
        <w:br w:type="page"/>
      </w:r>
    </w:p>
    <w:p w14:paraId="59BE027B" w14:textId="7D92C7F8" w:rsidR="00BC0F99" w:rsidRPr="00D85340" w:rsidRDefault="00BC0F99" w:rsidP="00F00E21">
      <w:pPr>
        <w:widowControl w:val="0"/>
        <w:autoSpaceDE w:val="0"/>
        <w:autoSpaceDN w:val="0"/>
        <w:adjustRightInd w:val="0"/>
        <w:rPr>
          <w:i/>
          <w:iCs/>
          <w:color w:val="000000"/>
          <w:lang w:val="nl-NL"/>
        </w:rPr>
      </w:pPr>
      <w:r w:rsidRPr="00D85340">
        <w:rPr>
          <w:i/>
          <w:iCs/>
          <w:color w:val="000000"/>
          <w:lang w:val="nl-NL"/>
        </w:rPr>
        <w:lastRenderedPageBreak/>
        <w:t>Ter verwerking in discussie.</w:t>
      </w:r>
    </w:p>
    <w:p w14:paraId="7556F2E7" w14:textId="00550C1A" w:rsidR="00FA5964" w:rsidRPr="003D112B" w:rsidRDefault="00FA5964" w:rsidP="00F00E21">
      <w:pPr>
        <w:widowControl w:val="0"/>
        <w:autoSpaceDE w:val="0"/>
        <w:autoSpaceDN w:val="0"/>
        <w:adjustRightInd w:val="0"/>
        <w:rPr>
          <w:i/>
          <w:iCs/>
          <w:color w:val="000000"/>
          <w:lang w:val="nl-NL"/>
        </w:rPr>
      </w:pPr>
      <w:r w:rsidRPr="003D112B">
        <w:rPr>
          <w:i/>
          <w:iCs/>
          <w:color w:val="000000"/>
          <w:lang w:val="nl-NL"/>
        </w:rPr>
        <w:t>Treps slow down wound healing (EBCR Mirjam)</w:t>
      </w:r>
    </w:p>
    <w:p w14:paraId="0612977E" w14:textId="1E7BB6EC" w:rsidR="00BC0F99" w:rsidRPr="00BC0F99" w:rsidRDefault="00BC0F99" w:rsidP="00F00E21">
      <w:pPr>
        <w:widowControl w:val="0"/>
        <w:autoSpaceDE w:val="0"/>
        <w:autoSpaceDN w:val="0"/>
        <w:adjustRightInd w:val="0"/>
        <w:jc w:val="both"/>
        <w:rPr>
          <w:i/>
          <w:iCs/>
          <w:color w:val="000000"/>
          <w:lang w:val="nl-NL"/>
        </w:rPr>
      </w:pPr>
      <w:r w:rsidRPr="00BC0F99">
        <w:rPr>
          <w:i/>
          <w:iCs/>
          <w:color w:val="000000"/>
          <w:lang w:val="nl-NL"/>
        </w:rPr>
        <w:t>Invloed koeien met letsels aan 2 poten op resultaat</w:t>
      </w:r>
      <w:r>
        <w:rPr>
          <w:i/>
          <w:iCs/>
          <w:color w:val="000000"/>
          <w:lang w:val="nl-NL"/>
        </w:rPr>
        <w:t xml:space="preserve"> waarvoor niet </w:t>
      </w:r>
      <w:r w:rsidRPr="00BC0F99">
        <w:rPr>
          <w:i/>
          <w:iCs/>
          <w:color w:val="000000"/>
          <w:lang w:val="nl-NL"/>
        </w:rPr>
        <w:t>gecorrigeerd</w:t>
      </w:r>
      <w:r>
        <w:rPr>
          <w:i/>
          <w:iCs/>
          <w:color w:val="000000"/>
          <w:lang w:val="nl-NL"/>
        </w:rPr>
        <w:t xml:space="preserve"> is</w:t>
      </w:r>
      <w:r w:rsidRPr="00BC0F99">
        <w:rPr>
          <w:i/>
          <w:iCs/>
          <w:color w:val="000000"/>
          <w:lang w:val="nl-NL"/>
        </w:rPr>
        <w:t>.</w:t>
      </w:r>
    </w:p>
    <w:p w14:paraId="6E207980" w14:textId="77777777" w:rsidR="00BC0F99" w:rsidRPr="00BC0F99" w:rsidRDefault="00BC0F99" w:rsidP="00F00E21">
      <w:pPr>
        <w:widowControl w:val="0"/>
        <w:autoSpaceDE w:val="0"/>
        <w:autoSpaceDN w:val="0"/>
        <w:adjustRightInd w:val="0"/>
        <w:jc w:val="both"/>
        <w:rPr>
          <w:color w:val="000000"/>
          <w:lang w:val="nl-NL"/>
        </w:rPr>
      </w:pPr>
    </w:p>
    <w:p w14:paraId="13C93DE8" w14:textId="500F1835" w:rsidR="00FA5964" w:rsidRDefault="00675139" w:rsidP="00F00E21">
      <w:pPr>
        <w:widowControl w:val="0"/>
        <w:autoSpaceDE w:val="0"/>
        <w:autoSpaceDN w:val="0"/>
        <w:adjustRightInd w:val="0"/>
        <w:jc w:val="both"/>
        <w:rPr>
          <w:color w:val="000000"/>
        </w:rPr>
      </w:pPr>
      <w:r>
        <w:rPr>
          <w:color w:val="000000"/>
        </w:rPr>
        <w:t xml:space="preserve">It </w:t>
      </w:r>
      <w:r w:rsidRPr="00F6250F">
        <w:rPr>
          <w:color w:val="000000"/>
        </w:rPr>
        <w:t>should be mentioned that feet on day 10 were scored in a trimming chute, which makes it possible to inspect feet closely and the time to inspect was not limited. This differs from in-parlor M-scoring.</w:t>
      </w:r>
    </w:p>
    <w:p w14:paraId="52732219" w14:textId="77777777" w:rsidR="00675139" w:rsidRDefault="00675139" w:rsidP="00F00E21">
      <w:pPr>
        <w:widowControl w:val="0"/>
        <w:autoSpaceDE w:val="0"/>
        <w:autoSpaceDN w:val="0"/>
        <w:adjustRightInd w:val="0"/>
        <w:jc w:val="both"/>
        <w:rPr>
          <w:color w:val="000000"/>
        </w:rPr>
      </w:pPr>
    </w:p>
    <w:p w14:paraId="271B3F26" w14:textId="328CAE55" w:rsidR="009B53FE" w:rsidRPr="00F6250F" w:rsidRDefault="00482B82" w:rsidP="00F00E21">
      <w:pPr>
        <w:widowControl w:val="0"/>
        <w:autoSpaceDE w:val="0"/>
        <w:autoSpaceDN w:val="0"/>
        <w:adjustRightInd w:val="0"/>
        <w:jc w:val="both"/>
        <w:rPr>
          <w:color w:val="000000"/>
        </w:rPr>
      </w:pPr>
      <w:r w:rsidRPr="00F6250F">
        <w:rPr>
          <w:color w:val="000000"/>
        </w:rPr>
        <w:t xml:space="preserve">To date, this study is the first that investigated the effect of an </w:t>
      </w:r>
      <w:r w:rsidR="00490F5F">
        <w:rPr>
          <w:color w:val="000000"/>
        </w:rPr>
        <w:t xml:space="preserve">enzyme </w:t>
      </w:r>
      <w:r w:rsidRPr="00F6250F">
        <w:rPr>
          <w:color w:val="000000"/>
        </w:rPr>
        <w:t xml:space="preserve">alginogel </w:t>
      </w:r>
      <w:r w:rsidR="00145151" w:rsidRPr="00F6250F">
        <w:rPr>
          <w:color w:val="000000"/>
        </w:rPr>
        <w:t xml:space="preserve">with an GLG-complex </w:t>
      </w:r>
      <w:r w:rsidRPr="00F6250F">
        <w:rPr>
          <w:color w:val="000000"/>
        </w:rPr>
        <w:t>on DD-lesions</w:t>
      </w:r>
      <w:r w:rsidR="004E2D9C" w:rsidRPr="00F6250F">
        <w:rPr>
          <w:color w:val="000000"/>
        </w:rPr>
        <w:t xml:space="preserve"> and showed a</w:t>
      </w:r>
      <w:r w:rsidRPr="00F6250F">
        <w:rPr>
          <w:color w:val="000000"/>
        </w:rPr>
        <w:t xml:space="preserve"> clinical improvement rate of 2</w:t>
      </w:r>
      <w:r w:rsidR="005373BE" w:rsidRPr="00F6250F">
        <w:rPr>
          <w:color w:val="000000"/>
        </w:rPr>
        <w:t>9.</w:t>
      </w:r>
      <w:r w:rsidR="00490F5F">
        <w:rPr>
          <w:color w:val="000000"/>
        </w:rPr>
        <w:t>3</w:t>
      </w:r>
      <w:r w:rsidRPr="00F6250F">
        <w:rPr>
          <w:color w:val="000000"/>
        </w:rPr>
        <w:t>%</w:t>
      </w:r>
      <w:r w:rsidR="004E683D" w:rsidRPr="00F6250F">
        <w:rPr>
          <w:color w:val="000000"/>
        </w:rPr>
        <w:t xml:space="preserve"> on day 10</w:t>
      </w:r>
      <w:r w:rsidR="004E2D9C" w:rsidRPr="00F6250F">
        <w:rPr>
          <w:color w:val="000000"/>
        </w:rPr>
        <w:t>.</w:t>
      </w:r>
      <w:r w:rsidRPr="00F6250F">
        <w:rPr>
          <w:color w:val="000000"/>
        </w:rPr>
        <w:t xml:space="preserve"> </w:t>
      </w:r>
      <w:r w:rsidR="004E2D9C" w:rsidRPr="00F6250F">
        <w:rPr>
          <w:color w:val="000000"/>
        </w:rPr>
        <w:t xml:space="preserve">There are several studies available in the field of human medicine, that investigated the effect of </w:t>
      </w:r>
      <w:r w:rsidR="00BC0F99">
        <w:rPr>
          <w:color w:val="000000"/>
        </w:rPr>
        <w:t>the enzyme alginogel</w:t>
      </w:r>
      <w:r w:rsidR="004E2D9C" w:rsidRPr="00F6250F">
        <w:rPr>
          <w:color w:val="000000"/>
        </w:rPr>
        <w:t xml:space="preserve"> on open wounds such as pressure ulcers (Durante</w:t>
      </w:r>
      <w:r w:rsidR="00840D4A">
        <w:rPr>
          <w:color w:val="000000"/>
        </w:rPr>
        <w:t>,</w:t>
      </w:r>
      <w:r w:rsidR="004E2D9C" w:rsidRPr="00F6250F">
        <w:rPr>
          <w:color w:val="000000"/>
        </w:rPr>
        <w:t xml:space="preserve"> 2012; Bernaerts et al.</w:t>
      </w:r>
      <w:r w:rsidR="00840D4A">
        <w:rPr>
          <w:color w:val="000000"/>
        </w:rPr>
        <w:t>,</w:t>
      </w:r>
      <w:r w:rsidR="004E2D9C" w:rsidRPr="00F6250F">
        <w:rPr>
          <w:color w:val="000000"/>
        </w:rPr>
        <w:t xml:space="preserve"> 2012; de la Brassinne et al.</w:t>
      </w:r>
      <w:r w:rsidR="00840D4A">
        <w:rPr>
          <w:color w:val="000000"/>
        </w:rPr>
        <w:t>,</w:t>
      </w:r>
      <w:r w:rsidR="004E2D9C" w:rsidRPr="00F6250F">
        <w:rPr>
          <w:color w:val="000000"/>
        </w:rPr>
        <w:t xml:space="preserve"> 2006). The alginogel containing the GLG-complex used in the current study, only registered for human use (Flaminal</w:t>
      </w:r>
      <w:r w:rsidR="004E2D9C" w:rsidRPr="00F6250F">
        <w:rPr>
          <w:vertAlign w:val="superscript"/>
        </w:rPr>
        <w:t>®</w:t>
      </w:r>
      <w:r w:rsidR="004E2D9C" w:rsidRPr="00F6250F">
        <w:rPr>
          <w:color w:val="000000"/>
        </w:rPr>
        <w:t xml:space="preserve">, Flen Pharma), was tested in these studies. These studies showed that the gel was effective in reducing the surface area of wounds, after treating daily in a range from 28 days up to 5 months. </w:t>
      </w:r>
      <w:r w:rsidR="004E2D9C" w:rsidRPr="00F6250F">
        <w:rPr>
          <w:noProof/>
          <w:color w:val="000000"/>
        </w:rPr>
        <w:t xml:space="preserve">Van Werven et al. (2018) showed that </w:t>
      </w:r>
      <w:r w:rsidR="00BC0F99">
        <w:rPr>
          <w:color w:val="000000"/>
        </w:rPr>
        <w:t>the enzyme alginogel</w:t>
      </w:r>
      <w:r w:rsidR="00BC0F99" w:rsidRPr="00F6250F">
        <w:rPr>
          <w:color w:val="000000"/>
        </w:rPr>
        <w:t xml:space="preserve"> </w:t>
      </w:r>
      <w:r w:rsidR="004E2D9C" w:rsidRPr="00F6250F">
        <w:rPr>
          <w:color w:val="000000"/>
        </w:rPr>
        <w:t xml:space="preserve">containing the GLG-complex </w:t>
      </w:r>
      <w:r w:rsidR="004E2D9C" w:rsidRPr="00F6250F">
        <w:rPr>
          <w:noProof/>
          <w:color w:val="000000"/>
        </w:rPr>
        <w:t xml:space="preserve">significantly improves </w:t>
      </w:r>
      <w:r w:rsidR="00BC0F99">
        <w:rPr>
          <w:noProof/>
          <w:color w:val="000000"/>
        </w:rPr>
        <w:t>udder cleft dermatitis</w:t>
      </w:r>
      <w:r w:rsidR="004E2D9C" w:rsidRPr="00F6250F">
        <w:rPr>
          <w:noProof/>
          <w:color w:val="000000"/>
        </w:rPr>
        <w:t xml:space="preserve"> in dairy cows</w:t>
      </w:r>
      <w:r w:rsidR="009E0C2F" w:rsidRPr="00F6250F">
        <w:rPr>
          <w:noProof/>
          <w:color w:val="000000"/>
        </w:rPr>
        <w:t>;</w:t>
      </w:r>
      <w:r w:rsidR="004E2D9C" w:rsidRPr="00F6250F">
        <w:rPr>
          <w:noProof/>
          <w:color w:val="000000"/>
        </w:rPr>
        <w:t xml:space="preserve"> in </w:t>
      </w:r>
      <w:commentRangeStart w:id="13"/>
      <w:r w:rsidR="004E2D9C" w:rsidRPr="00F24B33">
        <w:rPr>
          <w:noProof/>
          <w:color w:val="000000"/>
          <w:highlight w:val="yellow"/>
          <w:rPrChange w:id="14" w:author="Werven, T. van (Tine)" w:date="2020-11-26T08:59:00Z">
            <w:rPr>
              <w:noProof/>
              <w:color w:val="000000"/>
            </w:rPr>
          </w:rPrChange>
        </w:rPr>
        <w:t>this</w:t>
      </w:r>
      <w:commentRangeEnd w:id="13"/>
      <w:r w:rsidR="00F24B33">
        <w:rPr>
          <w:rStyle w:val="CommentReference"/>
        </w:rPr>
        <w:commentReference w:id="13"/>
      </w:r>
      <w:r w:rsidR="004E2D9C" w:rsidRPr="00F6250F">
        <w:rPr>
          <w:noProof/>
          <w:color w:val="000000"/>
        </w:rPr>
        <w:t xml:space="preserve"> study cows were treated daily for 12 weeks. </w:t>
      </w:r>
      <w:r w:rsidR="004E2D9C" w:rsidRPr="00F6250F">
        <w:rPr>
          <w:color w:val="000000"/>
        </w:rPr>
        <w:t xml:space="preserve">These studies </w:t>
      </w:r>
      <w:ins w:id="15" w:author="Werven, T. van (Tine)" w:date="2020-11-26T09:00:00Z">
        <w:r w:rsidR="00F24B33">
          <w:rPr>
            <w:color w:val="000000"/>
          </w:rPr>
          <w:t xml:space="preserve">/study?? </w:t>
        </w:r>
      </w:ins>
      <w:r w:rsidR="004E2D9C" w:rsidRPr="00F6250F">
        <w:rPr>
          <w:color w:val="000000"/>
        </w:rPr>
        <w:t xml:space="preserve">suggest that our treatment period, a maximum of </w:t>
      </w:r>
      <w:r w:rsidR="008460E4" w:rsidRPr="00F6250F">
        <w:rPr>
          <w:color w:val="000000"/>
        </w:rPr>
        <w:t>three</w:t>
      </w:r>
      <w:r w:rsidR="004E2D9C" w:rsidRPr="00F6250F">
        <w:rPr>
          <w:color w:val="000000"/>
        </w:rPr>
        <w:t xml:space="preserve"> treatments within </w:t>
      </w:r>
      <w:r w:rsidR="008460E4" w:rsidRPr="00F6250F">
        <w:rPr>
          <w:color w:val="000000"/>
        </w:rPr>
        <w:t>seven</w:t>
      </w:r>
      <w:r w:rsidR="004E2D9C" w:rsidRPr="00F6250F">
        <w:rPr>
          <w:color w:val="000000"/>
        </w:rPr>
        <w:t xml:space="preserve"> days, was probably not long enough to establish </w:t>
      </w:r>
      <w:r w:rsidR="000449FE" w:rsidRPr="00F6250F">
        <w:rPr>
          <w:color w:val="000000"/>
        </w:rPr>
        <w:t xml:space="preserve">a high </w:t>
      </w:r>
      <w:r w:rsidR="004E2D9C" w:rsidRPr="00F6250F">
        <w:rPr>
          <w:color w:val="000000"/>
        </w:rPr>
        <w:t xml:space="preserve">clinical improvement </w:t>
      </w:r>
      <w:r w:rsidR="000449FE" w:rsidRPr="00F6250F">
        <w:rPr>
          <w:color w:val="000000"/>
        </w:rPr>
        <w:t xml:space="preserve">rate </w:t>
      </w:r>
      <w:r w:rsidR="004E2D9C" w:rsidRPr="00F6250F">
        <w:rPr>
          <w:color w:val="000000"/>
        </w:rPr>
        <w:t xml:space="preserve">for this alginogel. The treatment protocol used in the current study was based on the </w:t>
      </w:r>
      <w:r w:rsidR="005A5FA9" w:rsidRPr="00F6250F">
        <w:rPr>
          <w:color w:val="000000"/>
        </w:rPr>
        <w:t>summary of product characteristics of the</w:t>
      </w:r>
      <w:r w:rsidR="004E2D9C" w:rsidRPr="00F6250F">
        <w:rPr>
          <w:color w:val="000000"/>
        </w:rPr>
        <w:t xml:space="preserve"> </w:t>
      </w:r>
      <w:r w:rsidR="00BC0F99">
        <w:rPr>
          <w:color w:val="000000"/>
        </w:rPr>
        <w:t>copper and zinc chelates gel</w:t>
      </w:r>
      <w:r w:rsidR="004E2D9C" w:rsidRPr="00F6250F">
        <w:rPr>
          <w:color w:val="000000"/>
        </w:rPr>
        <w:t xml:space="preserve"> and appeared to be successful for </w:t>
      </w:r>
      <w:r w:rsidR="00BC0F99" w:rsidRPr="00F6250F">
        <w:rPr>
          <w:color w:val="000000"/>
        </w:rPr>
        <w:t xml:space="preserve">the </w:t>
      </w:r>
      <w:r w:rsidR="00BC0F99">
        <w:rPr>
          <w:color w:val="000000"/>
        </w:rPr>
        <w:t>copper and zinc chelates gel</w:t>
      </w:r>
      <w:r w:rsidR="00BC0F99" w:rsidRPr="00F6250F">
        <w:rPr>
          <w:color w:val="000000"/>
        </w:rPr>
        <w:t xml:space="preserve"> </w:t>
      </w:r>
      <w:r w:rsidR="00EA430A" w:rsidRPr="00F6250F">
        <w:rPr>
          <w:color w:val="000000"/>
        </w:rPr>
        <w:t>in this study</w:t>
      </w:r>
      <w:r w:rsidR="004E2D9C" w:rsidRPr="00F6250F">
        <w:rPr>
          <w:color w:val="000000"/>
        </w:rPr>
        <w:t xml:space="preserve">, </w:t>
      </w:r>
      <w:r w:rsidR="005A5FA9" w:rsidRPr="00F6250F">
        <w:rPr>
          <w:color w:val="000000"/>
        </w:rPr>
        <w:t>with a</w:t>
      </w:r>
      <w:r w:rsidR="004E2D9C" w:rsidRPr="00F6250F">
        <w:rPr>
          <w:color w:val="000000"/>
        </w:rPr>
        <w:t xml:space="preserve"> clinical improvement rate </w:t>
      </w:r>
      <w:r w:rsidR="00055FD8" w:rsidRPr="00F6250F">
        <w:rPr>
          <w:color w:val="000000"/>
        </w:rPr>
        <w:t xml:space="preserve">of </w:t>
      </w:r>
      <w:r w:rsidR="004E2D9C" w:rsidRPr="00F6250F">
        <w:rPr>
          <w:color w:val="000000"/>
        </w:rPr>
        <w:t>9</w:t>
      </w:r>
      <w:r w:rsidR="00490F5F">
        <w:rPr>
          <w:color w:val="000000"/>
        </w:rPr>
        <w:t>3</w:t>
      </w:r>
      <w:r w:rsidR="004E2D9C" w:rsidRPr="00F6250F">
        <w:rPr>
          <w:color w:val="000000"/>
        </w:rPr>
        <w:t>.</w:t>
      </w:r>
      <w:r w:rsidR="00490F5F">
        <w:rPr>
          <w:color w:val="000000"/>
        </w:rPr>
        <w:t>2</w:t>
      </w:r>
      <w:r w:rsidR="004E2D9C" w:rsidRPr="00F6250F">
        <w:rPr>
          <w:color w:val="000000"/>
        </w:rPr>
        <w:t xml:space="preserve">%. However, with the above-mentioned studies in mind, this may indicate that the duration to establish </w:t>
      </w:r>
      <w:r w:rsidR="00EA430A" w:rsidRPr="00F6250F">
        <w:rPr>
          <w:color w:val="000000"/>
        </w:rPr>
        <w:t xml:space="preserve">a </w:t>
      </w:r>
      <w:commentRangeStart w:id="16"/>
      <w:r w:rsidR="00EA430A" w:rsidRPr="00F6250F">
        <w:rPr>
          <w:color w:val="000000"/>
        </w:rPr>
        <w:t>high</w:t>
      </w:r>
      <w:commentRangeEnd w:id="16"/>
      <w:r w:rsidR="00F24B33">
        <w:rPr>
          <w:rStyle w:val="CommentReference"/>
        </w:rPr>
        <w:commentReference w:id="16"/>
      </w:r>
      <w:r w:rsidR="00EA430A" w:rsidRPr="00F6250F">
        <w:rPr>
          <w:color w:val="000000"/>
        </w:rPr>
        <w:t xml:space="preserve"> </w:t>
      </w:r>
      <w:r w:rsidR="004E2D9C" w:rsidRPr="00F6250F">
        <w:rPr>
          <w:color w:val="000000"/>
        </w:rPr>
        <w:t xml:space="preserve">clinical improvement </w:t>
      </w:r>
      <w:r w:rsidR="00EA430A" w:rsidRPr="00F6250F">
        <w:rPr>
          <w:color w:val="000000"/>
        </w:rPr>
        <w:t xml:space="preserve">rate </w:t>
      </w:r>
      <w:r w:rsidR="004E2D9C" w:rsidRPr="00F6250F">
        <w:rPr>
          <w:color w:val="000000"/>
        </w:rPr>
        <w:t xml:space="preserve">may differ for alginogels. For future research, it is strongly recommended to lengthen the treatment period with </w:t>
      </w:r>
      <w:r w:rsidR="00BC0F99">
        <w:rPr>
          <w:color w:val="000000"/>
        </w:rPr>
        <w:t>the enzyme alginogel</w:t>
      </w:r>
      <w:r w:rsidR="004E2D9C" w:rsidRPr="00F6250F">
        <w:rPr>
          <w:color w:val="000000"/>
        </w:rPr>
        <w:t>.</w:t>
      </w:r>
    </w:p>
    <w:p w14:paraId="16D9C6D9" w14:textId="7D8E9D58" w:rsidR="00B72B35" w:rsidRPr="00F6250F" w:rsidRDefault="004E2D9C" w:rsidP="00F00E21">
      <w:pPr>
        <w:widowControl w:val="0"/>
        <w:autoSpaceDE w:val="0"/>
        <w:autoSpaceDN w:val="0"/>
        <w:adjustRightInd w:val="0"/>
        <w:jc w:val="both"/>
        <w:rPr>
          <w:color w:val="000000"/>
        </w:rPr>
      </w:pPr>
      <w:r w:rsidRPr="00F6250F">
        <w:rPr>
          <w:color w:val="000000"/>
        </w:rPr>
        <w:t xml:space="preserve">The clinical improvement rate of </w:t>
      </w:r>
      <w:r w:rsidR="00BC0F99">
        <w:rPr>
          <w:color w:val="000000"/>
        </w:rPr>
        <w:t>the enzyme alginogel</w:t>
      </w:r>
      <w:r w:rsidR="00BC0F99" w:rsidRPr="00F6250F">
        <w:rPr>
          <w:color w:val="000000"/>
        </w:rPr>
        <w:t xml:space="preserve"> </w:t>
      </w:r>
      <w:r w:rsidR="004E683D" w:rsidRPr="00F6250F">
        <w:rPr>
          <w:color w:val="000000"/>
        </w:rPr>
        <w:t xml:space="preserve">on day 10 </w:t>
      </w:r>
      <w:r w:rsidRPr="00F6250F">
        <w:rPr>
          <w:color w:val="000000"/>
        </w:rPr>
        <w:t xml:space="preserve">lies within a range of 0.0% to 60.0% on farm-level. </w:t>
      </w:r>
      <w:r w:rsidR="00482B82" w:rsidRPr="00F6250F">
        <w:rPr>
          <w:color w:val="000000"/>
        </w:rPr>
        <w:t xml:space="preserve">These differences between herds are probably due to management </w:t>
      </w:r>
      <w:commentRangeStart w:id="17"/>
      <w:r w:rsidR="00482B82" w:rsidRPr="00F6250F">
        <w:rPr>
          <w:color w:val="000000"/>
        </w:rPr>
        <w:t>factors</w:t>
      </w:r>
      <w:commentRangeEnd w:id="17"/>
      <w:r w:rsidR="00C6146D">
        <w:rPr>
          <w:rStyle w:val="CommentReference"/>
        </w:rPr>
        <w:commentReference w:id="17"/>
      </w:r>
      <w:r w:rsidR="00482B82" w:rsidRPr="00F6250F">
        <w:rPr>
          <w:color w:val="000000"/>
        </w:rPr>
        <w:t>, such as type of housing. All farms included in this study housed the</w:t>
      </w:r>
      <w:r w:rsidR="00600DF9" w:rsidRPr="00F6250F">
        <w:rPr>
          <w:color w:val="000000"/>
        </w:rPr>
        <w:t>ir</w:t>
      </w:r>
      <w:r w:rsidR="00482B82" w:rsidRPr="00F6250F">
        <w:rPr>
          <w:color w:val="000000"/>
        </w:rPr>
        <w:t xml:space="preserve"> cows in cubicles</w:t>
      </w:r>
      <w:r w:rsidRPr="00F6250F">
        <w:rPr>
          <w:color w:val="000000"/>
        </w:rPr>
        <w:t xml:space="preserve"> during the treatment period</w:t>
      </w:r>
      <w:r w:rsidR="00482B82" w:rsidRPr="00F6250F">
        <w:rPr>
          <w:color w:val="000000"/>
        </w:rPr>
        <w:t>, however, the length and width</w:t>
      </w:r>
      <w:r w:rsidR="00EA430A" w:rsidRPr="00F6250F">
        <w:rPr>
          <w:color w:val="000000"/>
        </w:rPr>
        <w:t xml:space="preserve"> of cubicles</w:t>
      </w:r>
      <w:r w:rsidR="00482B82" w:rsidRPr="00F6250F">
        <w:rPr>
          <w:color w:val="000000"/>
        </w:rPr>
        <w:t xml:space="preserve"> are </w:t>
      </w:r>
      <w:r w:rsidR="00CF0FB3" w:rsidRPr="00F6250F">
        <w:rPr>
          <w:color w:val="000000"/>
        </w:rPr>
        <w:t>associated with</w:t>
      </w:r>
      <w:r w:rsidR="00482B82" w:rsidRPr="00F6250F">
        <w:rPr>
          <w:color w:val="000000"/>
        </w:rPr>
        <w:t xml:space="preserve"> the prevalence of DD within a herd</w:t>
      </w:r>
      <w:r w:rsidR="00220F08" w:rsidRPr="00F6250F">
        <w:rPr>
          <w:color w:val="000000"/>
        </w:rPr>
        <w:t xml:space="preserve"> (Somers et al.</w:t>
      </w:r>
      <w:r w:rsidR="00840D4A">
        <w:rPr>
          <w:color w:val="000000"/>
        </w:rPr>
        <w:t>,</w:t>
      </w:r>
      <w:r w:rsidR="00220F08" w:rsidRPr="00F6250F">
        <w:rPr>
          <w:color w:val="000000"/>
        </w:rPr>
        <w:t xml:space="preserve"> 2005). </w:t>
      </w:r>
      <w:r w:rsidR="00482B82" w:rsidRPr="00F6250F">
        <w:rPr>
          <w:color w:val="000000"/>
        </w:rPr>
        <w:t>Cubicle bedding, herd size</w:t>
      </w:r>
      <w:r w:rsidR="009B53FE" w:rsidRPr="00F6250F">
        <w:rPr>
          <w:color w:val="000000"/>
        </w:rPr>
        <w:t>, flooring system, the use of a manure scraper</w:t>
      </w:r>
      <w:r w:rsidR="009D2511" w:rsidRPr="00F6250F">
        <w:rPr>
          <w:color w:val="000000"/>
        </w:rPr>
        <w:t xml:space="preserve"> and</w:t>
      </w:r>
      <w:r w:rsidR="00482B82" w:rsidRPr="00F6250F">
        <w:rPr>
          <w:color w:val="000000"/>
        </w:rPr>
        <w:t xml:space="preserve"> feed management are also associated with DD</w:t>
      </w:r>
      <w:r w:rsidR="00600DF9" w:rsidRPr="00F6250F">
        <w:rPr>
          <w:color w:val="000000"/>
        </w:rPr>
        <w:t xml:space="preserve"> (Somers et al.</w:t>
      </w:r>
      <w:r w:rsidR="00840D4A">
        <w:rPr>
          <w:color w:val="000000"/>
        </w:rPr>
        <w:t>,</w:t>
      </w:r>
      <w:r w:rsidR="00600DF9" w:rsidRPr="00F6250F">
        <w:rPr>
          <w:color w:val="000000"/>
        </w:rPr>
        <w:t xml:space="preserve"> 2005). Such management factors are not taken into account in this </w:t>
      </w:r>
      <w:r w:rsidR="009213D9" w:rsidRPr="00F6250F">
        <w:rPr>
          <w:color w:val="000000"/>
        </w:rPr>
        <w:t>study but</w:t>
      </w:r>
      <w:r w:rsidR="00600DF9" w:rsidRPr="00F6250F">
        <w:rPr>
          <w:color w:val="000000"/>
        </w:rPr>
        <w:t xml:space="preserve"> might influence the improvement rate of DD. </w:t>
      </w:r>
      <w:r w:rsidR="00CF0FB3" w:rsidRPr="00F6250F">
        <w:rPr>
          <w:color w:val="000000"/>
        </w:rPr>
        <w:t xml:space="preserve">Individual susceptibility factors such as genetics, morphological, physiological and </w:t>
      </w:r>
      <w:r w:rsidR="00840D4A" w:rsidRPr="00F6250F">
        <w:rPr>
          <w:color w:val="000000"/>
        </w:rPr>
        <w:t>behavioral</w:t>
      </w:r>
      <w:r w:rsidR="00CF0FB3" w:rsidRPr="00F6250F">
        <w:rPr>
          <w:color w:val="000000"/>
        </w:rPr>
        <w:t xml:space="preserve"> factors also may influence the improvement rate (Palmer and O’Connell</w:t>
      </w:r>
      <w:r w:rsidR="00840D4A">
        <w:rPr>
          <w:color w:val="000000"/>
        </w:rPr>
        <w:t>,</w:t>
      </w:r>
      <w:r w:rsidRPr="00F6250F">
        <w:rPr>
          <w:color w:val="000000"/>
        </w:rPr>
        <w:t xml:space="preserve"> </w:t>
      </w:r>
      <w:r w:rsidR="00CF0FB3" w:rsidRPr="00F6250F">
        <w:rPr>
          <w:color w:val="000000"/>
        </w:rPr>
        <w:t xml:space="preserve">2015). </w:t>
      </w:r>
    </w:p>
    <w:p w14:paraId="15C8370A" w14:textId="79505D88" w:rsidR="00A62F28" w:rsidRPr="00F6250F" w:rsidRDefault="00A62F28" w:rsidP="00F00E21">
      <w:pPr>
        <w:widowControl w:val="0"/>
        <w:autoSpaceDE w:val="0"/>
        <w:autoSpaceDN w:val="0"/>
        <w:adjustRightInd w:val="0"/>
        <w:jc w:val="both"/>
      </w:pPr>
      <w:r w:rsidRPr="00F6250F">
        <w:rPr>
          <w:color w:val="000000"/>
        </w:rPr>
        <w:t>The</w:t>
      </w:r>
      <w:r w:rsidR="008E122B" w:rsidRPr="00F6250F">
        <w:rPr>
          <w:color w:val="000000"/>
        </w:rPr>
        <w:t xml:space="preserve"> clinical</w:t>
      </w:r>
      <w:r w:rsidRPr="00F6250F">
        <w:rPr>
          <w:color w:val="000000"/>
        </w:rPr>
        <w:t xml:space="preserve"> improvement rate of </w:t>
      </w:r>
      <w:r w:rsidR="004F29AB">
        <w:rPr>
          <w:color w:val="000000"/>
        </w:rPr>
        <w:t>the copper and zinc chelates gel</w:t>
      </w:r>
      <w:r w:rsidRPr="00F6250F">
        <w:rPr>
          <w:color w:val="000000"/>
        </w:rPr>
        <w:t xml:space="preserve"> on day 10 was 9</w:t>
      </w:r>
      <w:r w:rsidR="00490F5F">
        <w:rPr>
          <w:color w:val="000000"/>
        </w:rPr>
        <w:t>3</w:t>
      </w:r>
      <w:r w:rsidRPr="00F6250F">
        <w:rPr>
          <w:color w:val="000000"/>
        </w:rPr>
        <w:t>.</w:t>
      </w:r>
      <w:r w:rsidR="00490F5F">
        <w:rPr>
          <w:color w:val="000000"/>
        </w:rPr>
        <w:t>2</w:t>
      </w:r>
      <w:r w:rsidRPr="00F6250F">
        <w:rPr>
          <w:color w:val="000000"/>
        </w:rPr>
        <w:t xml:space="preserve">% within a range of </w:t>
      </w:r>
      <w:r w:rsidRPr="00F6250F">
        <w:t xml:space="preserve">84.6 – 100% on farm-level. These results are in accordance with previous studies that investigated the efficacy of copper and zinc chelates on DD </w:t>
      </w:r>
      <w:r w:rsidRPr="00F6250F">
        <w:rPr>
          <w:color w:val="000000"/>
        </w:rPr>
        <w:fldChar w:fldCharType="begin" w:fldLock="1"/>
      </w:r>
      <w:r w:rsidR="00973522">
        <w:rPr>
          <w:color w:val="000000"/>
        </w:rPr>
        <w:instrText>ADDIN CSL_CITATION {"citationItems":[{"id":"ITEM-1","itemData":{"DOI":"10.18849/ve.v2i4.111","ISSN":"2396-9776","abstract":"Objective: Investigation of the therapeutic effect of a protocol using non-antibiotic Intra Epidine (IE) spray containing copper and zinc chelate on M2 digital dermatitis (DD) lesions compared to a treatment protocol using antibiotic chlortetracycline (CTC) spray for non-inferiority testing. Background: Digital dermatitis (DD) is an infection in dairy cattle which frequently results in lameness. A common individual treatment for DD in Europe is a topical administration of antibiotic CTC spray. Given the important objective to minimise antibiotic use in order to prevent selection for antibiotic resistance, there is a need for effective non-antibiotic treatments for common animal diseases. Evidentiary value: This clinical trial on commercial farms with registered products is valuable for all veterinary practitioners interested in the quantitative curative effects of treatments forDD. Methods: Professional hoof trimmers trimmed hind legs of 944 cows from nine dairy herds. All legs with DD M2 lesions were included and randomly assigned to a treatment protocol with IE spray or CTC spray according to the label instructions from the manufacturers. At the end of the study 231 individual legs, one per cow, in seven herds were eligible for analysis. Clinical improvement was defined as the transition of the clinical most relevant ulcerative M2 lesion to any other less severe lesion stage at 10 days after the start of the treatment. Results: The overall individual leg clinical improvement rate of IE spray (86.8%) was higher compared to CTC spray (47.9%). The herd adjusted odds ratio for clinical improvement was 8.2 (95% CI 4.2 – 15.7) for IE spray versus CTC spray with an estimated Relative Risk of 1.9. Conclusion: In conclusion, the IE treatment protocol was non-inferior but more effective than the CTC treatment protocol to clinically improve DD M2 lesions.","author":[{"dropping-particle":"","family":"Dotinga","given":"Amarins","non-dropping-particle":"","parse-names":false,"suffix":""},{"dropping-particle":"","family":"Jorritsma","given":"Ruurd","non-dropping-particle":"","parse-names":false,"suffix":""},{"dropping-particle":"","family":"Nielen","given":"Mirjam","non-dropping-particle":"","parse-names":false,"suffix":""}],"container-title":"Veterinary Evidence","id":"ITEM-1","issue":"4","issued":{"date-parts":[["2017","12","6"]]},"title":"A randomised non-inferiority trial on the effect of an antibiotic or non-antibiotic topical treatment protocol for digital dermatitis in dairy cattle","type":"article-journal","volume":"2"},"uris":["http://www.mendeley.com/documents/?uuid=ea532ffd-c67f-3bf4-a1db-a33ad7afb909"]}],"mendeley":{"formattedCitation":"(Dotinga et al., 2017b)","plainTextFormattedCitation":"(Dotinga et al., 2017b)","previouslyFormattedCitation":"(Dotinga et al., 2017b)"},"properties":{"noteIndex":0},"schema":"https://github.com/citation-style-language/schema/raw/master/csl-citation.json"}</w:instrText>
      </w:r>
      <w:r w:rsidRPr="00F6250F">
        <w:rPr>
          <w:color w:val="000000"/>
        </w:rPr>
        <w:fldChar w:fldCharType="separate"/>
      </w:r>
      <w:r w:rsidR="00973522" w:rsidRPr="00973522">
        <w:rPr>
          <w:noProof/>
          <w:color w:val="000000"/>
        </w:rPr>
        <w:t>(Dotinga et al., 2017b)</w:t>
      </w:r>
      <w:r w:rsidRPr="00F6250F">
        <w:rPr>
          <w:color w:val="000000"/>
        </w:rPr>
        <w:fldChar w:fldCharType="end"/>
      </w:r>
      <w:r w:rsidRPr="00F6250F">
        <w:t xml:space="preserve">. Holzhauer et al. (2011) reported an improvement rate (defined as a transition from M2 to M0, M1, M3 or M4) of 92% with a range of 86.0 </w:t>
      </w:r>
      <w:r w:rsidR="00085CF5" w:rsidRPr="00F6250F">
        <w:t>to</w:t>
      </w:r>
      <w:r w:rsidRPr="00F6250F">
        <w:t xml:space="preserve"> 100% within herds, after 28 days. Dotinga et al. (2017) reported an improvement rate of 86.8% after 10 days, with a range of 61.5 </w:t>
      </w:r>
      <w:r w:rsidR="00085CF5" w:rsidRPr="00F6250F">
        <w:t xml:space="preserve">to </w:t>
      </w:r>
      <w:r w:rsidRPr="00F6250F">
        <w:t xml:space="preserve">100% within herds. After 10 days, 71% of the M2-lesions transitioned to M3, which is in accordance with the results of the current study. </w:t>
      </w:r>
    </w:p>
    <w:p w14:paraId="63D94414" w14:textId="429466C7" w:rsidR="002D779C" w:rsidRPr="00F6250F" w:rsidRDefault="005E4252" w:rsidP="00F00E21">
      <w:pPr>
        <w:jc w:val="both"/>
        <w:rPr>
          <w:color w:val="000000"/>
        </w:rPr>
      </w:pPr>
      <w:r w:rsidRPr="00F6250F">
        <w:rPr>
          <w:color w:val="000000"/>
        </w:rPr>
        <w:t>The M-scores in the follow up period were obtained in the milking parlor, done by four master students of Veterinary Medicine. These students received the same training in M-scoring, however, differences in interpreting the type of DD-lesions could exist (Vanhoudt et al.</w:t>
      </w:r>
      <w:r w:rsidR="00840D4A">
        <w:rPr>
          <w:color w:val="000000"/>
        </w:rPr>
        <w:t>,</w:t>
      </w:r>
      <w:r w:rsidRPr="00F6250F">
        <w:rPr>
          <w:color w:val="000000"/>
        </w:rPr>
        <w:t xml:space="preserve"> 2019). In the milking parlor M3 is often confused with M4 (Relun et al.</w:t>
      </w:r>
      <w:r w:rsidR="00840D4A">
        <w:rPr>
          <w:color w:val="000000"/>
        </w:rPr>
        <w:t>,</w:t>
      </w:r>
      <w:r w:rsidRPr="00F6250F">
        <w:rPr>
          <w:color w:val="000000"/>
        </w:rPr>
        <w:t xml:space="preserve"> 2011) and M2 with M4.1 (Solano et al.</w:t>
      </w:r>
      <w:r w:rsidR="00840D4A">
        <w:rPr>
          <w:color w:val="000000"/>
        </w:rPr>
        <w:t>,</w:t>
      </w:r>
      <w:r w:rsidRPr="00F6250F">
        <w:rPr>
          <w:color w:val="000000"/>
        </w:rPr>
        <w:t xml:space="preserve"> 2017). M1 is often confused with M2 and M4 (Relun et al.</w:t>
      </w:r>
      <w:r w:rsidR="00840D4A">
        <w:rPr>
          <w:color w:val="000000"/>
        </w:rPr>
        <w:t>,</w:t>
      </w:r>
      <w:r w:rsidRPr="00F6250F">
        <w:rPr>
          <w:color w:val="000000"/>
        </w:rPr>
        <w:t xml:space="preserve"> 2011). This might have influenced the calculated recurrence</w:t>
      </w:r>
      <w:r w:rsidR="00490F5F">
        <w:rPr>
          <w:color w:val="000000"/>
        </w:rPr>
        <w:t xml:space="preserve"> to M2-lesions</w:t>
      </w:r>
      <w:r w:rsidRPr="00F6250F">
        <w:rPr>
          <w:color w:val="000000"/>
        </w:rPr>
        <w:t xml:space="preserve">, since the recurrence rate </w:t>
      </w:r>
      <w:r w:rsidR="00E60B5D" w:rsidRPr="00F6250F">
        <w:rPr>
          <w:color w:val="000000"/>
        </w:rPr>
        <w:t xml:space="preserve">is highly </w:t>
      </w:r>
      <w:r w:rsidR="00E60B5D" w:rsidRPr="00F6250F">
        <w:rPr>
          <w:color w:val="000000"/>
        </w:rPr>
        <w:lastRenderedPageBreak/>
        <w:t>influenced by a given M1- or M2-score in the follow up period.</w:t>
      </w:r>
      <w:r w:rsidRPr="00F6250F">
        <w:rPr>
          <w:color w:val="000000"/>
        </w:rPr>
        <w:t xml:space="preserve"> </w:t>
      </w:r>
      <w:r w:rsidR="00A62F28" w:rsidRPr="00F6250F">
        <w:rPr>
          <w:color w:val="000000"/>
        </w:rPr>
        <w:t xml:space="preserve"> </w:t>
      </w:r>
      <w:r w:rsidR="002D779C" w:rsidRPr="00F6250F">
        <w:rPr>
          <w:color w:val="000000"/>
        </w:rPr>
        <w:t xml:space="preserve">These stages only differ from each other in diameter, and the time to inspect the feet </w:t>
      </w:r>
      <w:r w:rsidR="00EA430A" w:rsidRPr="00F6250F">
        <w:rPr>
          <w:color w:val="000000"/>
        </w:rPr>
        <w:t xml:space="preserve">is </w:t>
      </w:r>
      <w:r w:rsidR="002D779C" w:rsidRPr="00F6250F">
        <w:rPr>
          <w:color w:val="000000"/>
        </w:rPr>
        <w:t>limited</w:t>
      </w:r>
      <w:r w:rsidR="00EA430A" w:rsidRPr="00F6250F">
        <w:rPr>
          <w:color w:val="000000"/>
        </w:rPr>
        <w:t xml:space="preserve"> during in-parlor M-scoring</w:t>
      </w:r>
      <w:r w:rsidR="002D779C" w:rsidRPr="00F6250F">
        <w:rPr>
          <w:color w:val="000000"/>
        </w:rPr>
        <w:t xml:space="preserve">. Adding gridlines on the mirror could have </w:t>
      </w:r>
      <w:r w:rsidR="00EA430A" w:rsidRPr="00F6250F">
        <w:rPr>
          <w:color w:val="000000"/>
        </w:rPr>
        <w:t xml:space="preserve">helped to </w:t>
      </w:r>
      <w:r w:rsidR="00840D4A" w:rsidRPr="00F6250F">
        <w:rPr>
          <w:color w:val="000000"/>
        </w:rPr>
        <w:t>minimize</w:t>
      </w:r>
      <w:r w:rsidR="00EA430A" w:rsidRPr="00F6250F">
        <w:rPr>
          <w:color w:val="000000"/>
        </w:rPr>
        <w:t xml:space="preserve"> misclassification of lesions by size</w:t>
      </w:r>
      <w:r w:rsidR="002D779C" w:rsidRPr="00F6250F">
        <w:rPr>
          <w:color w:val="000000"/>
        </w:rPr>
        <w:t xml:space="preserve"> (Relun et al.</w:t>
      </w:r>
      <w:r w:rsidR="00840D4A">
        <w:rPr>
          <w:color w:val="000000"/>
        </w:rPr>
        <w:t>,</w:t>
      </w:r>
      <w:r w:rsidR="002D779C" w:rsidRPr="00F6250F">
        <w:rPr>
          <w:color w:val="000000"/>
        </w:rPr>
        <w:t xml:space="preserve"> 2011). </w:t>
      </w:r>
      <w:r w:rsidRPr="00F6250F">
        <w:rPr>
          <w:color w:val="000000"/>
        </w:rPr>
        <w:t>An</w:t>
      </w:r>
      <w:r w:rsidR="002D779C" w:rsidRPr="00F6250F">
        <w:rPr>
          <w:color w:val="000000"/>
        </w:rPr>
        <w:t xml:space="preserve"> </w:t>
      </w:r>
      <w:r w:rsidRPr="00F6250F">
        <w:rPr>
          <w:color w:val="000000"/>
        </w:rPr>
        <w:t xml:space="preserve">analysis to test the interobserver agreement was not performed in this </w:t>
      </w:r>
      <w:r w:rsidR="00490F5F" w:rsidRPr="00F6250F">
        <w:rPr>
          <w:color w:val="000000"/>
        </w:rPr>
        <w:t>study</w:t>
      </w:r>
      <w:r w:rsidR="00490F5F">
        <w:rPr>
          <w:color w:val="000000"/>
        </w:rPr>
        <w:t xml:space="preserve"> but</w:t>
      </w:r>
      <w:r w:rsidRPr="00F6250F">
        <w:rPr>
          <w:color w:val="000000"/>
        </w:rPr>
        <w:t xml:space="preserve"> could have provided an indication of agreement between the master students. </w:t>
      </w:r>
      <w:r w:rsidR="00E60B5D" w:rsidRPr="00F6250F">
        <w:rPr>
          <w:color w:val="000000"/>
        </w:rPr>
        <w:t xml:space="preserve">Thereby, only a low number of feet were used to calculate the recurrence, since this analysis only included feet that </w:t>
      </w:r>
      <w:r w:rsidR="00490F5F">
        <w:rPr>
          <w:color w:val="000000"/>
        </w:rPr>
        <w:t>were considered to be clinically improved at</w:t>
      </w:r>
      <w:r w:rsidR="00E60B5D" w:rsidRPr="00F6250F">
        <w:rPr>
          <w:color w:val="000000"/>
        </w:rPr>
        <w:t xml:space="preserve"> day 10. </w:t>
      </w:r>
      <w:r w:rsidR="0033442F" w:rsidRPr="00F6250F">
        <w:rPr>
          <w:color w:val="000000"/>
        </w:rPr>
        <w:t>Also, feet on day 10 were scored in a trimming chute instead of the milking parlor</w:t>
      </w:r>
      <w:r w:rsidR="00F0791D" w:rsidRPr="00F6250F">
        <w:rPr>
          <w:color w:val="000000"/>
        </w:rPr>
        <w:t>.</w:t>
      </w:r>
      <w:r w:rsidR="0033442F" w:rsidRPr="00F6250F">
        <w:rPr>
          <w:color w:val="000000"/>
        </w:rPr>
        <w:t xml:space="preserve"> </w:t>
      </w:r>
      <w:r w:rsidR="00F0791D" w:rsidRPr="00F6250F">
        <w:rPr>
          <w:color w:val="000000"/>
        </w:rPr>
        <w:t>This</w:t>
      </w:r>
      <w:r w:rsidR="0033442F" w:rsidRPr="00F6250F">
        <w:rPr>
          <w:color w:val="000000"/>
        </w:rPr>
        <w:t xml:space="preserve"> makes it possible to inspect feet closely and without a restricted examination time</w:t>
      </w:r>
      <w:r w:rsidR="00F0791D" w:rsidRPr="00F6250F">
        <w:rPr>
          <w:color w:val="000000"/>
        </w:rPr>
        <w:t>, in contrast to M-scoring in the milking parlor</w:t>
      </w:r>
      <w:r w:rsidR="0033442F" w:rsidRPr="00F6250F">
        <w:rPr>
          <w:color w:val="000000"/>
        </w:rPr>
        <w:t>.</w:t>
      </w:r>
      <w:r w:rsidR="00E270E7" w:rsidRPr="00F6250F">
        <w:rPr>
          <w:color w:val="000000"/>
        </w:rPr>
        <w:t xml:space="preserve"> </w:t>
      </w:r>
      <w:commentRangeStart w:id="18"/>
      <w:r w:rsidR="00892551" w:rsidRPr="00F6250F">
        <w:rPr>
          <w:color w:val="000000"/>
        </w:rPr>
        <w:t xml:space="preserve">The M-scoring in the trimming chute is therefore probably more accurate than the M-scoring in the milking parlor. </w:t>
      </w:r>
      <w:commentRangeEnd w:id="18"/>
      <w:r w:rsidR="004D14C9">
        <w:rPr>
          <w:rStyle w:val="CommentReference"/>
        </w:rPr>
        <w:commentReference w:id="18"/>
      </w:r>
    </w:p>
    <w:p w14:paraId="5383DE90" w14:textId="77777777" w:rsidR="002D779C" w:rsidRPr="00F6250F" w:rsidRDefault="002D779C" w:rsidP="00F00E21">
      <w:pPr>
        <w:jc w:val="both"/>
        <w:rPr>
          <w:color w:val="000000"/>
        </w:rPr>
      </w:pPr>
    </w:p>
    <w:p w14:paraId="33581745" w14:textId="4D197942" w:rsidR="009B53FE" w:rsidRPr="00F6250F" w:rsidRDefault="009B53FE" w:rsidP="00F00E21">
      <w:pPr>
        <w:jc w:val="both"/>
        <w:rPr>
          <w:color w:val="000000"/>
        </w:rPr>
      </w:pPr>
      <w:r w:rsidRPr="00F6250F">
        <w:rPr>
          <w:color w:val="000000"/>
        </w:rPr>
        <w:t xml:space="preserve">When DD-lesions where found as an active lesion (i.e. M1- or M2) during the examination on day 10, these lesions were, because of animal welfare reasons, treated according to the treatment protocol of the farmer. This means that these lesions were treated with </w:t>
      </w:r>
      <w:r w:rsidR="0078329D" w:rsidRPr="00F6250F">
        <w:rPr>
          <w:color w:val="000000"/>
        </w:rPr>
        <w:t xml:space="preserve">tetracyclin </w:t>
      </w:r>
      <w:r w:rsidRPr="00F6250F">
        <w:rPr>
          <w:color w:val="000000"/>
        </w:rPr>
        <w:t xml:space="preserve">spray or </w:t>
      </w:r>
      <w:r w:rsidR="00023A1D" w:rsidRPr="00F6250F">
        <w:rPr>
          <w:color w:val="000000"/>
        </w:rPr>
        <w:t xml:space="preserve">the </w:t>
      </w:r>
      <w:r w:rsidR="00023A1D">
        <w:rPr>
          <w:color w:val="000000"/>
        </w:rPr>
        <w:t>copper and zinc chelates gel</w:t>
      </w:r>
      <w:r w:rsidRPr="00F6250F">
        <w:rPr>
          <w:color w:val="000000"/>
        </w:rPr>
        <w:t xml:space="preserve">, but no bandage was applied. Further treatment of these lesions was on responsibility of the farmer and were not taken into account in the follow up </w:t>
      </w:r>
      <w:r w:rsidR="00490F5F" w:rsidRPr="00F6250F">
        <w:rPr>
          <w:color w:val="000000"/>
        </w:rPr>
        <w:t>period</w:t>
      </w:r>
      <w:r w:rsidR="00490F5F">
        <w:rPr>
          <w:color w:val="000000"/>
        </w:rPr>
        <w:t xml:space="preserve"> but</w:t>
      </w:r>
      <w:r w:rsidRPr="00F6250F">
        <w:rPr>
          <w:color w:val="000000"/>
        </w:rPr>
        <w:t xml:space="preserve"> might have influenced the </w:t>
      </w:r>
      <w:r w:rsidR="004407FD" w:rsidRPr="00F6250F">
        <w:rPr>
          <w:color w:val="000000"/>
        </w:rPr>
        <w:t xml:space="preserve">recurrence </w:t>
      </w:r>
      <w:r w:rsidR="00490F5F">
        <w:rPr>
          <w:color w:val="000000"/>
        </w:rPr>
        <w:t>to M2-lesions</w:t>
      </w:r>
      <w:r w:rsidRPr="00F6250F">
        <w:rPr>
          <w:color w:val="000000"/>
        </w:rPr>
        <w:t xml:space="preserve"> during this period. </w:t>
      </w:r>
      <w:r w:rsidR="00892551" w:rsidRPr="00F6250F">
        <w:rPr>
          <w:color w:val="000000"/>
        </w:rPr>
        <w:t>A possible underestimated</w:t>
      </w:r>
      <w:r w:rsidR="004407FD" w:rsidRPr="00F6250F">
        <w:rPr>
          <w:color w:val="000000"/>
        </w:rPr>
        <w:t xml:space="preserve"> </w:t>
      </w:r>
      <w:r w:rsidR="00892551" w:rsidRPr="00F6250F">
        <w:rPr>
          <w:color w:val="000000"/>
        </w:rPr>
        <w:t>recurrence</w:t>
      </w:r>
      <w:r w:rsidR="004407FD" w:rsidRPr="00F6250F">
        <w:rPr>
          <w:color w:val="000000"/>
        </w:rPr>
        <w:t xml:space="preserve"> found in this study, could be clarified because </w:t>
      </w:r>
      <w:r w:rsidRPr="00F6250F">
        <w:rPr>
          <w:color w:val="000000"/>
        </w:rPr>
        <w:t>at some farms the cattle were put on pasture during the follow up period. Keeping cows at pasture is associated with a lower prevalence of DD in a herd (Rodriguez-Lainz et al.</w:t>
      </w:r>
      <w:r w:rsidR="00840D4A">
        <w:rPr>
          <w:color w:val="000000"/>
        </w:rPr>
        <w:t xml:space="preserve">, </w:t>
      </w:r>
      <w:r w:rsidRPr="00F6250F">
        <w:rPr>
          <w:color w:val="000000"/>
        </w:rPr>
        <w:t>1999; Olmos et al.</w:t>
      </w:r>
      <w:r w:rsidR="00840D4A">
        <w:rPr>
          <w:color w:val="000000"/>
        </w:rPr>
        <w:t>,</w:t>
      </w:r>
      <w:r w:rsidRPr="00F6250F">
        <w:rPr>
          <w:color w:val="000000"/>
        </w:rPr>
        <w:t xml:space="preserve"> 2009)</w:t>
      </w:r>
      <w:r w:rsidR="004407FD" w:rsidRPr="00F6250F">
        <w:rPr>
          <w:color w:val="000000"/>
        </w:rPr>
        <w:t>.</w:t>
      </w:r>
      <w:r w:rsidR="00D219B2" w:rsidRPr="00F6250F">
        <w:rPr>
          <w:color w:val="000000"/>
        </w:rPr>
        <w:t xml:space="preserve"> </w:t>
      </w:r>
    </w:p>
    <w:p w14:paraId="5F276486" w14:textId="1E02F44C" w:rsidR="00AA51B9" w:rsidRDefault="00F3379A" w:rsidP="00F00E21">
      <w:pPr>
        <w:widowControl w:val="0"/>
        <w:autoSpaceDE w:val="0"/>
        <w:autoSpaceDN w:val="0"/>
        <w:adjustRightInd w:val="0"/>
        <w:jc w:val="both"/>
        <w:rPr>
          <w:color w:val="000000"/>
        </w:rPr>
      </w:pPr>
      <w:r w:rsidRPr="00F6250F">
        <w:rPr>
          <w:color w:val="000000"/>
        </w:rPr>
        <w:br/>
      </w:r>
      <w:r w:rsidR="00AA51B9" w:rsidRPr="00F6250F">
        <w:rPr>
          <w:color w:val="000000"/>
        </w:rPr>
        <w:t>As in this study, non-antibiotic products are mainly tested on active DD-lesions (i.e. M1- and M2-lesions) (Holzhauer et al.</w:t>
      </w:r>
      <w:r w:rsidR="00840D4A">
        <w:rPr>
          <w:color w:val="000000"/>
        </w:rPr>
        <w:t>,</w:t>
      </w:r>
      <w:r w:rsidR="00AA51B9" w:rsidRPr="00F6250F">
        <w:rPr>
          <w:color w:val="000000"/>
        </w:rPr>
        <w:t xml:space="preserve"> 2011; Dotinga et al.</w:t>
      </w:r>
      <w:r w:rsidR="00840D4A">
        <w:rPr>
          <w:color w:val="000000"/>
        </w:rPr>
        <w:t>,</w:t>
      </w:r>
      <w:r w:rsidR="00AA51B9" w:rsidRPr="00F6250F">
        <w:rPr>
          <w:color w:val="000000"/>
        </w:rPr>
        <w:t xml:space="preserve"> 2017; Jacobs et al.</w:t>
      </w:r>
      <w:r w:rsidR="00840D4A">
        <w:rPr>
          <w:color w:val="000000"/>
        </w:rPr>
        <w:t>,</w:t>
      </w:r>
      <w:r w:rsidR="00AA51B9" w:rsidRPr="00F6250F">
        <w:rPr>
          <w:color w:val="000000"/>
        </w:rPr>
        <w:t xml:space="preserve"> 2018). These lesions are painful and therefore important to treat regarding animal welfare </w:t>
      </w:r>
      <w:r w:rsidR="00AA51B9" w:rsidRPr="00F6250F">
        <w:rPr>
          <w:color w:val="000000"/>
        </w:rPr>
        <w:fldChar w:fldCharType="begin" w:fldLock="1"/>
      </w:r>
      <w:r w:rsidR="00CC5BE3">
        <w:rPr>
          <w:color w:val="000000"/>
        </w:rPr>
        <w:instrText>ADDIN CSL_CITATION {"citationItems":[{"id":"ITEM-1","itemData":{"ISSN":"0514-7166","PMID":"10216454","abstract":"The aim of the study was to monitor the course of digital dermatitis after local antibiotic treatment in an experimental group (treated on diagnosis) and a control group (treated 5 days later). The present study was carried out on 2 farms involving 18 animals. Monitoring was performed by means of clinical findings and detection of spirochetes on the surface of the lesions, using a polymerase chain reaction. Superficial wound smears were taken before and after treatment. Twelve animals on both farms followed the classical healing process, but six animals responded poorly to treatment. We observed that without treatment, there was no self-cure in the control group within 5 days. There was a significant improvement in the clinical condition of all animals after treatment on both farms, during the follow-up period. The time until reappearance of new digital dermatitis lesions was not significantly different between the experimental and control group, but it was different between the two farms which could be due to the influence of farm factors. Using primers specific for Treponema denticola and Treponema vincentii, all the disease stages had at least one positive polymerase chain reaction result indicating the presence of spirochetes in samples of all the disease stages during the healing process. This implies that the spirochetes are not completely eradicated from the surface of the lesions after treatment. It was also observed that the classical ulcerative disease stage (M2) had relatively more positive polymerase chain reaction results compared to any other disease stage, showing a possible link between the presence of spirochetes and clinical disease.","author":[{"dropping-particle":"","family":"Mumba","given":"T","non-dropping-particle":"","parse-names":false,"suffix":""},{"dropping-particle":"","family":"Döpfer","given":"D","non-dropping-particle":"","parse-names":false,"suffix":""},{"dropping-particle":"","family":"Kruitwagen","given":"C","non-dropping-particle":"","parse-names":false,"suffix":""},{"dropping-particle":"","family":"Dreher","given":"M","non-dropping-particle":"","parse-names":false,"suffix":""},{"dropping-particle":"","family":"Gaastra","given":"W","non-dropping-particle":"","parse-names":false,"suffix":""},{"dropping-particle":"","family":"Zeijst","given":"B A","non-dropping-particle":"van der","parse-names":false,"suffix":""}],"container-title":"Zentralblatt fur Veterinarmedizin. Reihe B. Journal of veterinary medicine. Series B","id":"ITEM-1","issue":"2","issued":{"date-parts":[["1999","3"]]},"page":"117-26","title":"Detection of spirochetes by polymerase chain reaction and its relation to the course of digital dermatitis after local antibiotic treatment in dairy cattle.","type":"article-journal","volume":"46"},"uris":["http://www.mendeley.com/documents/?uuid=0b4f0723-c91a-42cb-bc55-71340b001370","http://www.mendeley.com/documents/?uuid=49ecaa13-ad36-33a8-bd9c-f77395055fbf","http://www.mendeley.com/documents/?uuid=e2de0c69-97f2-4ade-bfa6-ed9e7079e117"]}],"mendeley":{"formattedCitation":"(Mumba et al., 1999)","plainTextFormattedCitation":"(Mumba et al., 1999)","previouslyFormattedCitation":"(Mumba et al., 1999)"},"properties":{"noteIndex":0},"schema":"https://github.com/citation-style-language/schema/raw/master/csl-citation.json"}</w:instrText>
      </w:r>
      <w:r w:rsidR="00AA51B9" w:rsidRPr="00F6250F">
        <w:rPr>
          <w:color w:val="000000"/>
        </w:rPr>
        <w:fldChar w:fldCharType="separate"/>
      </w:r>
      <w:r w:rsidR="00AA51B9" w:rsidRPr="004313D5">
        <w:rPr>
          <w:noProof/>
          <w:color w:val="000000"/>
        </w:rPr>
        <w:t>(Mumba et al.</w:t>
      </w:r>
      <w:r w:rsidR="00840D4A" w:rsidRPr="004313D5">
        <w:rPr>
          <w:noProof/>
          <w:color w:val="000000"/>
        </w:rPr>
        <w:t>,</w:t>
      </w:r>
      <w:r w:rsidR="00AA51B9" w:rsidRPr="004313D5">
        <w:rPr>
          <w:noProof/>
          <w:color w:val="000000"/>
        </w:rPr>
        <w:t xml:space="preserve"> 1999)</w:t>
      </w:r>
      <w:r w:rsidR="00AA51B9" w:rsidRPr="00F6250F">
        <w:rPr>
          <w:color w:val="000000"/>
        </w:rPr>
        <w:fldChar w:fldCharType="end"/>
      </w:r>
      <w:r w:rsidR="00AA51B9" w:rsidRPr="00F6250F">
        <w:rPr>
          <w:color w:val="000000"/>
        </w:rPr>
        <w:t>. The aim of such trials is to cure the lesion, or a transition of the lesion to a chronic stage. It is previously concluded that M4-lesions determine more than 88% of the reproduction ratio</w:t>
      </w:r>
      <w:r w:rsidR="00AA51B9" w:rsidRPr="00F6250F">
        <w:rPr>
          <w:color w:val="000000"/>
          <w:vertAlign w:val="subscript"/>
        </w:rPr>
        <w:t xml:space="preserve"> </w:t>
      </w:r>
      <w:r w:rsidR="00AA51B9" w:rsidRPr="00F6250F">
        <w:rPr>
          <w:color w:val="000000"/>
        </w:rPr>
        <w:t>because 70% of the infectious time is spent in this stage of disease (</w:t>
      </w:r>
      <w:r w:rsidR="00AA51B9" w:rsidRPr="00F6250F">
        <w:rPr>
          <w:color w:val="000000"/>
        </w:rPr>
        <w:fldChar w:fldCharType="begin" w:fldLock="1"/>
      </w:r>
      <w:r w:rsidR="00BF3F5C">
        <w:rPr>
          <w:color w:val="000000"/>
        </w:rPr>
        <w:instrText>ADDIN CSL_CITATION {"citationItems":[{"id":"ITEM-1","itemData":{"DOI":"10.1016/j.epidem.2017.12.007","ISSN":"18780067","abstract":"Digital Dermatitis (DD) is a claw disease mainly affecting the hind feet of dairy cattle. Digital Dermatitis is an infectious disease, transmitted via the environment, where the infectious “agent” is a combination of bacteria. The standardized classification for DD lesions developed by Döpfer et al. (1997) and extended by Berry et al. (2012) has six distinct classes: healthy (M0), an active granulomatous area of 0–2 cm (M1), an ulcerative lesion of &gt;2 cm (M2), an ulcerative lesion covered by a scab (M3), alteration of the skin (M4), and a combination of M4 and M1 (M4.1). We hypothesize that classes M1, M2, M3, M4, and M4.1 are the potentially infectious classes that can contribute to the basic reproduction ratio (R 0 ), the average number of new infections caused by a typical infected individual. Here, we determine differences in infectivity between the classes, the sojourn time in each of the classes, and the contribution of each class to R 0. The analysis is based on data from twelve farms in the Netherlands that were visited every two weeks, eleven times. We found that 93.89% of the transitions from M0 was observed as a transition to class M4, and feet with another class-at-infection rapidly transitioned to class M4. As a consequence, about 70% of the infectious time was spent in class M4. Transmission rate parameters of class-at-infection M1, M2, M3, and M4 were not significantly different from each other, but differed from class-at-infection M4.1. However, due to the relative large amount of time spend in class M4, regardless of the class-at-infection, R 0 was almost completely determined by this class. The R 0 was 2.36, to which class-at-infection M4 alone contributed 88.5%. Thus, M4 lesions should be prevented to lower R 0 to a value below one, while painful M2 lesions should be prevented for animal welfare reasons.","author":[{"dropping-particle":"","family":"Biemans","given":"Floor","non-dropping-particle":"","parse-names":false,"suffix":""},{"dropping-particle":"","family":"Bijma","given":"Piter","non-dropping-particle":"","parse-names":false,"suffix":""},{"dropping-particle":"","family":"Boots","given":"Natasja M.","non-dropping-particle":"","parse-names":false,"suffix":""},{"dropping-particle":"","family":"Jong","given":"Mart C.M.","non-dropping-particle":"de","parse-names":false,"suffix":""}],"container-title":"Epidemics","id":"ITEM-1","issued":{"date-parts":[["2018","6","1"]]},"page":"76-84","publisher":"Elsevier B.V.","title":"Digital Dermatitis in dairy cattle: The contribution of different disease classes to transmission","type":"article-journal","volume":"23"},"uris":["http://www.mendeley.com/documents/?uuid=acfa9619-2614-3636-a08d-a1c637a196bd"]}],"mendeley":{"formattedCitation":"(Biemans et al., 2018)","manualFormatting":"Biemans et al., 2018)","plainTextFormattedCitation":"(Biemans et al., 2018)","previouslyFormattedCitation":"(Biemans et al., 2018)"},"properties":{"noteIndex":0},"schema":"https://github.com/citation-style-language/schema/raw/master/csl-citation.json"}</w:instrText>
      </w:r>
      <w:r w:rsidR="00AA51B9" w:rsidRPr="00F6250F">
        <w:rPr>
          <w:color w:val="000000"/>
        </w:rPr>
        <w:fldChar w:fldCharType="separate"/>
      </w:r>
      <w:r w:rsidR="00AA51B9" w:rsidRPr="00F6250F">
        <w:rPr>
          <w:noProof/>
          <w:color w:val="000000"/>
        </w:rPr>
        <w:t>Biemans et al.</w:t>
      </w:r>
      <w:r w:rsidR="00840D4A">
        <w:rPr>
          <w:noProof/>
          <w:color w:val="000000"/>
        </w:rPr>
        <w:t>,</w:t>
      </w:r>
      <w:r w:rsidR="00AA51B9" w:rsidRPr="00F6250F">
        <w:rPr>
          <w:noProof/>
          <w:color w:val="000000"/>
        </w:rPr>
        <w:t xml:space="preserve"> 2018)</w:t>
      </w:r>
      <w:r w:rsidR="00AA51B9" w:rsidRPr="00F6250F">
        <w:rPr>
          <w:color w:val="000000"/>
        </w:rPr>
        <w:fldChar w:fldCharType="end"/>
      </w:r>
      <w:r w:rsidR="00AA51B9" w:rsidRPr="00F6250F">
        <w:rPr>
          <w:color w:val="000000"/>
        </w:rPr>
        <w:t>. Dopfer et al. (2012) considered both M2- and M4-lesions as infectious, based on clinical experience. It is paramount not only to treat active lesions, but also to reduce the transmission rate of DD and therefore the prevalence of DD within a herd. Given that M2- and M4</w:t>
      </w:r>
      <w:r w:rsidR="004407FD" w:rsidRPr="00F6250F">
        <w:rPr>
          <w:color w:val="000000"/>
        </w:rPr>
        <w:t>-</w:t>
      </w:r>
      <w:r w:rsidR="00AA51B9" w:rsidRPr="00F6250F">
        <w:rPr>
          <w:color w:val="000000"/>
        </w:rPr>
        <w:t xml:space="preserve">lesions both play an important role in the reproduction rate of DD, the symptoms and transmission of DD could be maximal reduced by prevention of these two stages. Additional research that </w:t>
      </w:r>
      <w:r w:rsidR="00565EED" w:rsidRPr="00F6250F">
        <w:rPr>
          <w:color w:val="000000"/>
        </w:rPr>
        <w:t>investigates the</w:t>
      </w:r>
      <w:r w:rsidR="00AA51B9" w:rsidRPr="00F6250F">
        <w:rPr>
          <w:color w:val="000000"/>
        </w:rPr>
        <w:t xml:space="preserve"> treatment of chronic DD-lesions (i.e. M4-lesions) is therefore recommended. </w:t>
      </w:r>
      <w:r w:rsidR="002510CF" w:rsidRPr="00F6250F">
        <w:rPr>
          <w:color w:val="000000"/>
        </w:rPr>
        <w:t>T</w:t>
      </w:r>
      <w:r w:rsidR="009905A9" w:rsidRPr="00F6250F">
        <w:rPr>
          <w:color w:val="000000"/>
        </w:rPr>
        <w:t xml:space="preserve">he </w:t>
      </w:r>
      <w:r w:rsidR="00565EED" w:rsidRPr="00F6250F">
        <w:rPr>
          <w:color w:val="000000"/>
        </w:rPr>
        <w:t xml:space="preserve">broad range of </w:t>
      </w:r>
      <w:r w:rsidR="009905A9" w:rsidRPr="00F6250F">
        <w:rPr>
          <w:color w:val="000000"/>
        </w:rPr>
        <w:t>clinical improvement rate</w:t>
      </w:r>
      <w:r w:rsidR="00565EED" w:rsidRPr="00F6250F">
        <w:rPr>
          <w:color w:val="000000"/>
        </w:rPr>
        <w:t>s</w:t>
      </w:r>
      <w:r w:rsidR="009905A9" w:rsidRPr="00F6250F">
        <w:rPr>
          <w:color w:val="000000"/>
        </w:rPr>
        <w:t xml:space="preserve"> </w:t>
      </w:r>
      <w:r w:rsidR="002510CF" w:rsidRPr="00F6250F">
        <w:rPr>
          <w:color w:val="000000"/>
        </w:rPr>
        <w:t xml:space="preserve">of </w:t>
      </w:r>
      <w:r w:rsidR="00BC0F99">
        <w:rPr>
          <w:color w:val="000000"/>
        </w:rPr>
        <w:t>the enzyme alginogel</w:t>
      </w:r>
      <w:r w:rsidR="00BC0F99" w:rsidRPr="00F6250F">
        <w:rPr>
          <w:color w:val="000000"/>
        </w:rPr>
        <w:t xml:space="preserve"> </w:t>
      </w:r>
      <w:r w:rsidR="002510CF" w:rsidRPr="00F6250F">
        <w:rPr>
          <w:color w:val="000000"/>
        </w:rPr>
        <w:t>on farm-level</w:t>
      </w:r>
      <w:r w:rsidR="009905A9" w:rsidRPr="00F6250F">
        <w:rPr>
          <w:color w:val="000000"/>
        </w:rPr>
        <w:t xml:space="preserve"> highlight that management factors </w:t>
      </w:r>
      <w:r w:rsidR="00565EED" w:rsidRPr="00F6250F">
        <w:rPr>
          <w:color w:val="000000"/>
        </w:rPr>
        <w:t xml:space="preserve">likely </w:t>
      </w:r>
      <w:r w:rsidR="009905A9" w:rsidRPr="00F6250F">
        <w:rPr>
          <w:color w:val="000000"/>
        </w:rPr>
        <w:t xml:space="preserve">do play an important role in the </w:t>
      </w:r>
      <w:r w:rsidR="00565EED" w:rsidRPr="00F6250F">
        <w:rPr>
          <w:color w:val="000000"/>
        </w:rPr>
        <w:t>success of treatment of active</w:t>
      </w:r>
      <w:r w:rsidR="009905A9" w:rsidRPr="00F6250F">
        <w:rPr>
          <w:color w:val="000000"/>
        </w:rPr>
        <w:t xml:space="preserve"> DD</w:t>
      </w:r>
      <w:r w:rsidR="00565EED" w:rsidRPr="00F6250F">
        <w:rPr>
          <w:color w:val="000000"/>
        </w:rPr>
        <w:t xml:space="preserve"> lesions</w:t>
      </w:r>
      <w:r w:rsidR="009905A9" w:rsidRPr="00F6250F">
        <w:rPr>
          <w:color w:val="000000"/>
        </w:rPr>
        <w:t>. Treatment and prevention of DD in a herd should be therefore also focus</w:t>
      </w:r>
      <w:r w:rsidR="00565EED" w:rsidRPr="00F6250F">
        <w:rPr>
          <w:color w:val="000000"/>
        </w:rPr>
        <w:t>ed</w:t>
      </w:r>
      <w:r w:rsidR="009905A9" w:rsidRPr="00F6250F">
        <w:rPr>
          <w:color w:val="000000"/>
        </w:rPr>
        <w:t xml:space="preserve"> on management of the farm, and not only on treatment on cow-level. </w:t>
      </w:r>
    </w:p>
    <w:p w14:paraId="41BB1AC6" w14:textId="77777777" w:rsidR="00FA7FD7" w:rsidRPr="00F6250F" w:rsidRDefault="00FA7FD7" w:rsidP="00244E5D">
      <w:pPr>
        <w:widowControl w:val="0"/>
        <w:autoSpaceDE w:val="0"/>
        <w:autoSpaceDN w:val="0"/>
        <w:adjustRightInd w:val="0"/>
        <w:spacing w:line="480" w:lineRule="auto"/>
        <w:jc w:val="both"/>
        <w:rPr>
          <w:color w:val="000000"/>
        </w:rPr>
      </w:pPr>
    </w:p>
    <w:p w14:paraId="198ED73D" w14:textId="7EF89BCE" w:rsidR="00BF101A" w:rsidRPr="00F6250F" w:rsidRDefault="00F6250F" w:rsidP="00244E5D">
      <w:pPr>
        <w:pStyle w:val="Heading1"/>
        <w:spacing w:before="0" w:after="0" w:line="480" w:lineRule="auto"/>
        <w:rPr>
          <w:sz w:val="24"/>
          <w:szCs w:val="24"/>
          <w:lang w:val="en-US"/>
        </w:rPr>
      </w:pPr>
      <w:r w:rsidRPr="00F6250F">
        <w:rPr>
          <w:sz w:val="24"/>
          <w:szCs w:val="24"/>
          <w:lang w:val="en-US"/>
        </w:rPr>
        <w:t>CONCLUSION</w:t>
      </w:r>
    </w:p>
    <w:p w14:paraId="0911F439" w14:textId="20D674A1" w:rsidR="00BF101A" w:rsidRDefault="00BF101A" w:rsidP="00E4213E">
      <w:pPr>
        <w:widowControl w:val="0"/>
        <w:autoSpaceDE w:val="0"/>
        <w:autoSpaceDN w:val="0"/>
        <w:adjustRightInd w:val="0"/>
        <w:jc w:val="both"/>
      </w:pPr>
      <w:r w:rsidRPr="00F6250F">
        <w:t xml:space="preserve">The clinical improvement rate of </w:t>
      </w:r>
      <w:r w:rsidR="00023A1D">
        <w:t>the enzyme alginogel</w:t>
      </w:r>
      <w:r w:rsidRPr="00F6250F">
        <w:t xml:space="preserve"> on day 10 was 29.</w:t>
      </w:r>
      <w:r w:rsidR="00490F5F">
        <w:t>3</w:t>
      </w:r>
      <w:r w:rsidRPr="00F6250F">
        <w:t xml:space="preserve">% and therefore inferior to </w:t>
      </w:r>
      <w:r w:rsidR="00023A1D" w:rsidRPr="00F6250F">
        <w:rPr>
          <w:color w:val="000000"/>
        </w:rPr>
        <w:t xml:space="preserve">the </w:t>
      </w:r>
      <w:r w:rsidR="00023A1D">
        <w:rPr>
          <w:color w:val="000000"/>
        </w:rPr>
        <w:t>copper and zinc chelates gel</w:t>
      </w:r>
      <w:r w:rsidR="00023A1D" w:rsidRPr="00F6250F">
        <w:t xml:space="preserve"> </w:t>
      </w:r>
      <w:r w:rsidRPr="00F6250F">
        <w:t>which had an improvement rate of 9</w:t>
      </w:r>
      <w:r w:rsidR="00490F5F">
        <w:t>3</w:t>
      </w:r>
      <w:r w:rsidRPr="00F6250F">
        <w:t>.</w:t>
      </w:r>
      <w:r w:rsidR="00490F5F">
        <w:t>2</w:t>
      </w:r>
      <w:r w:rsidRPr="00F6250F">
        <w:t xml:space="preserve">% on day 10. </w:t>
      </w:r>
      <w:r w:rsidR="00BB7DB2" w:rsidRPr="0003455B">
        <w:rPr>
          <w:highlight w:val="yellow"/>
        </w:rPr>
        <w:t xml:space="preserve">The recurrence </w:t>
      </w:r>
      <w:r w:rsidR="00490F5F" w:rsidRPr="0003455B">
        <w:rPr>
          <w:highlight w:val="yellow"/>
        </w:rPr>
        <w:t>to M2-lesions in the follow-up period….</w:t>
      </w:r>
      <w:r w:rsidR="00490F5F">
        <w:t xml:space="preserve"> </w:t>
      </w:r>
      <w:r w:rsidR="00855502" w:rsidRPr="00F6250F">
        <w:t xml:space="preserve"> </w:t>
      </w:r>
      <w:r w:rsidRPr="00F6250F">
        <w:t>Considering th</w:t>
      </w:r>
      <w:r w:rsidR="00BB7DB2" w:rsidRPr="00F6250F">
        <w:t>ese</w:t>
      </w:r>
      <w:r w:rsidRPr="00F6250F">
        <w:t xml:space="preserve"> result</w:t>
      </w:r>
      <w:r w:rsidR="00BB7DB2" w:rsidRPr="00F6250F">
        <w:t>s</w:t>
      </w:r>
      <w:r w:rsidRPr="00F6250F">
        <w:t xml:space="preserve">, </w:t>
      </w:r>
      <w:r w:rsidR="00023A1D">
        <w:t>the enzyme alginogel</w:t>
      </w:r>
      <w:r w:rsidR="00023A1D" w:rsidRPr="00F6250F">
        <w:t xml:space="preserve"> </w:t>
      </w:r>
      <w:r w:rsidR="00BB7DB2" w:rsidRPr="00F6250F">
        <w:t xml:space="preserve">is </w:t>
      </w:r>
      <w:r w:rsidRPr="00F6250F">
        <w:t>not likely a favorable treatment product for M1- and M2-lesions of DD.</w:t>
      </w:r>
    </w:p>
    <w:p w14:paraId="2BEC2168" w14:textId="77777777" w:rsidR="00FA7FD7" w:rsidRPr="00F6250F" w:rsidRDefault="00FA7FD7" w:rsidP="00244E5D">
      <w:pPr>
        <w:widowControl w:val="0"/>
        <w:autoSpaceDE w:val="0"/>
        <w:autoSpaceDN w:val="0"/>
        <w:adjustRightInd w:val="0"/>
        <w:spacing w:line="480" w:lineRule="auto"/>
        <w:jc w:val="both"/>
        <w:rPr>
          <w:color w:val="000000"/>
        </w:rPr>
      </w:pPr>
    </w:p>
    <w:p w14:paraId="64ED13DD" w14:textId="314EA14B" w:rsidR="009A68D7" w:rsidRPr="00F6250F" w:rsidRDefault="00F6250F" w:rsidP="00244E5D">
      <w:pPr>
        <w:pStyle w:val="Heading1"/>
        <w:spacing w:before="0" w:after="0" w:line="480" w:lineRule="auto"/>
        <w:rPr>
          <w:sz w:val="24"/>
          <w:szCs w:val="24"/>
          <w:lang w:val="en-US"/>
        </w:rPr>
      </w:pPr>
      <w:r w:rsidRPr="00F6250F">
        <w:rPr>
          <w:sz w:val="24"/>
          <w:szCs w:val="24"/>
          <w:lang w:val="en-US"/>
        </w:rPr>
        <w:lastRenderedPageBreak/>
        <w:t>CONFLICTS OF INTEREST</w:t>
      </w:r>
    </w:p>
    <w:p w14:paraId="4AE783F7" w14:textId="218935B3" w:rsidR="009A68D7" w:rsidRDefault="009A68D7" w:rsidP="00244E5D">
      <w:pPr>
        <w:spacing w:line="480" w:lineRule="auto"/>
        <w:jc w:val="both"/>
      </w:pPr>
      <w:r w:rsidRPr="00F6250F">
        <w:t xml:space="preserve">None of the authors has a personal or financial relationship with </w:t>
      </w:r>
      <w:r w:rsidR="00EB4CAB" w:rsidRPr="00F6250F">
        <w:t>organizations</w:t>
      </w:r>
      <w:r w:rsidR="006E665B" w:rsidRPr="00F6250F">
        <w:t>, pharmacists</w:t>
      </w:r>
      <w:r w:rsidRPr="00F6250F">
        <w:t xml:space="preserve"> or people that could influence or bias the content of this study.</w:t>
      </w:r>
      <w:r w:rsidR="00AC2C87" w:rsidRPr="00F6250F">
        <w:t xml:space="preserve"> The </w:t>
      </w:r>
      <w:r w:rsidR="00023A1D">
        <w:t>enzyme alginogel</w:t>
      </w:r>
      <w:r w:rsidR="00AC2C87" w:rsidRPr="00F6250F">
        <w:t xml:space="preserve"> was kindly donated by Flen Health.</w:t>
      </w:r>
    </w:p>
    <w:p w14:paraId="29005C50" w14:textId="77777777" w:rsidR="00FA7FD7" w:rsidRPr="00F6250F" w:rsidRDefault="00FA7FD7" w:rsidP="00244E5D">
      <w:pPr>
        <w:spacing w:line="480" w:lineRule="auto"/>
        <w:jc w:val="both"/>
      </w:pPr>
    </w:p>
    <w:p w14:paraId="54C351F5" w14:textId="00AD57E3" w:rsidR="009C7D95" w:rsidRPr="00F6250F" w:rsidRDefault="00F6250F" w:rsidP="00244E5D">
      <w:pPr>
        <w:pStyle w:val="Heading1"/>
        <w:spacing w:before="0" w:after="0" w:line="480" w:lineRule="auto"/>
        <w:rPr>
          <w:sz w:val="24"/>
          <w:szCs w:val="24"/>
          <w:lang w:val="en-US"/>
        </w:rPr>
      </w:pPr>
      <w:r w:rsidRPr="00F6250F">
        <w:rPr>
          <w:sz w:val="24"/>
          <w:szCs w:val="24"/>
          <w:lang w:val="en-US"/>
        </w:rPr>
        <w:t>ACKNOWLEDGEMENTS</w:t>
      </w:r>
    </w:p>
    <w:p w14:paraId="14A09AD2" w14:textId="0274C8CA" w:rsidR="009E38B9" w:rsidRDefault="00945A52" w:rsidP="00E4213E">
      <w:pPr>
        <w:jc w:val="both"/>
      </w:pPr>
      <w:r>
        <w:t xml:space="preserve">We </w:t>
      </w:r>
      <w:r w:rsidR="00490F5F">
        <w:t xml:space="preserve">would like to thank </w:t>
      </w:r>
      <w:r w:rsidR="00EB4A7F" w:rsidRPr="00F6250F">
        <w:t xml:space="preserve">the students </w:t>
      </w:r>
      <w:r w:rsidR="006857BA" w:rsidRPr="00F6250F">
        <w:t>for their help in collecting the dat</w:t>
      </w:r>
      <w:r w:rsidR="00490F5F">
        <w:t>a</w:t>
      </w:r>
      <w:r w:rsidR="006857BA" w:rsidRPr="00F6250F">
        <w:t>.</w:t>
      </w:r>
      <w:r>
        <w:t xml:space="preserve"> We also would like to </w:t>
      </w:r>
      <w:r w:rsidR="006857BA" w:rsidRPr="00F6250F">
        <w:t>thank the farmers</w:t>
      </w:r>
      <w:r w:rsidR="00AC2C87" w:rsidRPr="00F6250F">
        <w:t>, veterinarians</w:t>
      </w:r>
      <w:r w:rsidR="006857BA" w:rsidRPr="00F6250F">
        <w:t xml:space="preserve"> and hoof trimmers for their collaboration, e</w:t>
      </w:r>
      <w:r w:rsidR="009A68D7" w:rsidRPr="00F6250F">
        <w:t>ffort</w:t>
      </w:r>
      <w:r w:rsidR="006857BA" w:rsidRPr="00F6250F">
        <w:t xml:space="preserve"> and enthusiasm.</w:t>
      </w:r>
    </w:p>
    <w:p w14:paraId="1615741F" w14:textId="4EB2974A" w:rsidR="00FA7FD7" w:rsidRPr="00FA7FD7" w:rsidRDefault="00FA7FD7" w:rsidP="00E4213E">
      <w:pPr>
        <w:jc w:val="both"/>
      </w:pPr>
      <w:r w:rsidRPr="00FA7FD7">
        <w:t xml:space="preserve">Dennis Kamphuis – Flen </w:t>
      </w:r>
      <w:r>
        <w:t>Health,</w:t>
      </w:r>
      <w:r w:rsidRPr="00FA7FD7">
        <w:t xml:space="preserve"> feedback on t</w:t>
      </w:r>
      <w:r>
        <w:t>he manuscript and funding Botop</w:t>
      </w:r>
    </w:p>
    <w:p w14:paraId="4853CA5C" w14:textId="7DCBFF7E" w:rsidR="00030F6C" w:rsidRPr="00030F6C" w:rsidRDefault="00030F6C" w:rsidP="00E4213E">
      <w:pPr>
        <w:jc w:val="both"/>
        <w:rPr>
          <w:lang w:val="nl-NL"/>
        </w:rPr>
      </w:pPr>
      <w:r w:rsidRPr="00030F6C">
        <w:rPr>
          <w:lang w:val="nl-NL"/>
        </w:rPr>
        <w:t>Hans Vernooij – statistiek</w:t>
      </w:r>
    </w:p>
    <w:p w14:paraId="05B7AC3C" w14:textId="6BDE55F7" w:rsidR="00C56DC9" w:rsidRPr="00030F6C" w:rsidRDefault="00C56DC9" w:rsidP="00E4213E">
      <w:pPr>
        <w:jc w:val="both"/>
        <w:rPr>
          <w:lang w:val="nl-NL"/>
        </w:rPr>
      </w:pPr>
      <w:r w:rsidRPr="00030F6C">
        <w:rPr>
          <w:lang w:val="nl-NL"/>
        </w:rPr>
        <w:t>Steven Sietsma</w:t>
      </w:r>
      <w:r w:rsidR="00030F6C" w:rsidRPr="00030F6C">
        <w:rPr>
          <w:lang w:val="nl-NL"/>
        </w:rPr>
        <w:t xml:space="preserve"> – logistiek</w:t>
      </w:r>
    </w:p>
    <w:p w14:paraId="04BD957C" w14:textId="24499648" w:rsidR="003756AE" w:rsidRDefault="003756AE" w:rsidP="00E4213E">
      <w:pPr>
        <w:jc w:val="both"/>
      </w:pPr>
      <w:r>
        <w:t>Stichting Animales funding</w:t>
      </w:r>
    </w:p>
    <w:p w14:paraId="01D2DECF" w14:textId="60651EA8" w:rsidR="003756AE" w:rsidRDefault="003756AE" w:rsidP="00E4213E">
      <w:pPr>
        <w:jc w:val="both"/>
      </w:pPr>
      <w:commentRangeStart w:id="19"/>
      <w:r>
        <w:t xml:space="preserve">Persoon </w:t>
      </w:r>
      <w:commentRangeEnd w:id="19"/>
      <w:r w:rsidR="00123EA6">
        <w:rPr>
          <w:rStyle w:val="CommentReference"/>
        </w:rPr>
        <w:commentReference w:id="19"/>
      </w:r>
      <w:r>
        <w:t>sample size calculation</w:t>
      </w:r>
    </w:p>
    <w:p w14:paraId="22560214" w14:textId="019A8720" w:rsidR="00123EA6" w:rsidRDefault="00123EA6" w:rsidP="00244E5D">
      <w:pPr>
        <w:spacing w:line="480" w:lineRule="auto"/>
        <w:jc w:val="both"/>
      </w:pPr>
      <w:r>
        <w:t>Karin Orsel: providing digital photographs for classroom training M-score</w:t>
      </w:r>
    </w:p>
    <w:p w14:paraId="3BAB67CD" w14:textId="541B0DE7" w:rsidR="009E38B9" w:rsidRDefault="009E38B9" w:rsidP="00244E5D">
      <w:pPr>
        <w:spacing w:line="480" w:lineRule="auto"/>
        <w:jc w:val="both"/>
      </w:pPr>
    </w:p>
    <w:p w14:paraId="0BEF983F" w14:textId="77777777" w:rsidR="009E38B9" w:rsidRPr="00F52A40" w:rsidRDefault="009E38B9" w:rsidP="009E38B9">
      <w:pPr>
        <w:widowControl w:val="0"/>
        <w:autoSpaceDE w:val="0"/>
        <w:autoSpaceDN w:val="0"/>
        <w:adjustRightInd w:val="0"/>
        <w:spacing w:line="480" w:lineRule="auto"/>
        <w:ind w:firstLine="284"/>
        <w:rPr>
          <w:color w:val="000000"/>
        </w:rPr>
      </w:pPr>
      <w:r w:rsidRPr="00FC343C">
        <w:rPr>
          <w:i/>
          <w:iCs/>
          <w:color w:val="000000"/>
        </w:rPr>
        <w:t>Describe lesions (including histology?)</w:t>
      </w:r>
      <w:r>
        <w:rPr>
          <w:i/>
          <w:iCs/>
          <w:color w:val="000000"/>
        </w:rPr>
        <w:t xml:space="preserve"> and discuss</w:t>
      </w:r>
      <w:r w:rsidRPr="00FC343C">
        <w:rPr>
          <w:i/>
          <w:iCs/>
          <w:color w:val="000000"/>
        </w:rPr>
        <w:t xml:space="preserve"> from wound </w:t>
      </w:r>
      <w:r>
        <w:rPr>
          <w:i/>
          <w:iCs/>
          <w:color w:val="000000"/>
        </w:rPr>
        <w:t xml:space="preserve">management </w:t>
      </w:r>
      <w:r w:rsidRPr="00FC343C">
        <w:rPr>
          <w:i/>
          <w:iCs/>
          <w:color w:val="000000"/>
        </w:rPr>
        <w:t>perspective</w:t>
      </w:r>
      <w:r>
        <w:rPr>
          <w:i/>
          <w:iCs/>
          <w:color w:val="000000"/>
        </w:rPr>
        <w:t xml:space="preserve">. </w:t>
      </w:r>
      <w:r w:rsidRPr="00DF18F4">
        <w:rPr>
          <w:color w:val="000000"/>
        </w:rPr>
        <w:t>The typical ulcerative DD</w:t>
      </w:r>
      <w:r>
        <w:rPr>
          <w:color w:val="000000"/>
        </w:rPr>
        <w:t xml:space="preserve"> lesions have been histologically described as complete loss of the stratum corneum, rete ridge formation at the dermo-epidermal border with micro-abscesses in both epidermis and dermis, and pronounced perivascular infiltration in the dermis (</w:t>
      </w:r>
      <w:r w:rsidRPr="00DF18F4">
        <w:rPr>
          <w:color w:val="000000"/>
        </w:rPr>
        <w:t>Dopfer et al. 199</w:t>
      </w:r>
      <w:r>
        <w:rPr>
          <w:color w:val="000000"/>
        </w:rPr>
        <w:t>7</w:t>
      </w:r>
      <w:r w:rsidRPr="00DF18F4">
        <w:rPr>
          <w:color w:val="000000"/>
        </w:rPr>
        <w:t xml:space="preserve"> Vet Rec</w:t>
      </w:r>
      <w:r>
        <w:rPr>
          <w:color w:val="000000"/>
        </w:rPr>
        <w:t>)</w:t>
      </w:r>
    </w:p>
    <w:p w14:paraId="01B06210" w14:textId="77777777" w:rsidR="009E38B9" w:rsidRPr="00DF18F4" w:rsidRDefault="009E38B9" w:rsidP="009E38B9">
      <w:pPr>
        <w:widowControl w:val="0"/>
        <w:autoSpaceDE w:val="0"/>
        <w:autoSpaceDN w:val="0"/>
        <w:adjustRightInd w:val="0"/>
        <w:ind w:firstLine="284"/>
        <w:rPr>
          <w:i/>
          <w:iCs/>
          <w:color w:val="000000"/>
        </w:rPr>
      </w:pPr>
      <w:r w:rsidRPr="00DF18F4">
        <w:rPr>
          <w:i/>
          <w:iCs/>
          <w:color w:val="000000"/>
        </w:rPr>
        <w:t>histological findings M2-stage lesion Dopfer et al. 199</w:t>
      </w:r>
      <w:r>
        <w:rPr>
          <w:i/>
          <w:iCs/>
          <w:color w:val="000000"/>
        </w:rPr>
        <w:t>7</w:t>
      </w:r>
      <w:r w:rsidRPr="00DF18F4">
        <w:rPr>
          <w:i/>
          <w:iCs/>
          <w:color w:val="000000"/>
        </w:rPr>
        <w:t xml:space="preserve"> Vet Rec: Stratum comeum completely lost over the extension of the lesion; pronounced haemorrhage in its remainders at the lesion borders: homy columns, ballooning degeneration and acanthosis; stratum basale 0-11 mf/1 0 hpf in more than one cell layer, less mf than class 1; rete ridge formation with broad-based tips at the dermo-epidermal border with microabscesses in both epidermis and dermis; pronounced perivascular infiltration in the dermis;</w:t>
      </w:r>
      <w:r w:rsidRPr="00DF18F4">
        <w:rPr>
          <w:i/>
          <w:iCs/>
        </w:rPr>
        <w:t xml:space="preserve"> </w:t>
      </w:r>
      <w:r w:rsidRPr="00DF18F4">
        <w:rPr>
          <w:i/>
          <w:iCs/>
          <w:color w:val="000000"/>
        </w:rPr>
        <w:t>neutrophils and eosinophils predominating in the epidermis with occasional plasma cells</w:t>
      </w:r>
    </w:p>
    <w:p w14:paraId="66AEA3A0" w14:textId="77777777" w:rsidR="009E38B9" w:rsidRPr="00DF18F4" w:rsidRDefault="009E38B9" w:rsidP="009E38B9">
      <w:pPr>
        <w:widowControl w:val="0"/>
        <w:autoSpaceDE w:val="0"/>
        <w:autoSpaceDN w:val="0"/>
        <w:adjustRightInd w:val="0"/>
        <w:ind w:firstLine="284"/>
        <w:rPr>
          <w:color w:val="000000"/>
        </w:rPr>
      </w:pPr>
      <w:r w:rsidRPr="00DF18F4">
        <w:rPr>
          <w:i/>
          <w:iCs/>
          <w:color w:val="000000"/>
        </w:rPr>
        <w:t>histological findings M1-stage lesion Dopfer et al. 199</w:t>
      </w:r>
      <w:r>
        <w:rPr>
          <w:i/>
          <w:iCs/>
          <w:color w:val="000000"/>
        </w:rPr>
        <w:t>7</w:t>
      </w:r>
      <w:r w:rsidRPr="00DF18F4">
        <w:rPr>
          <w:i/>
          <w:iCs/>
          <w:color w:val="000000"/>
        </w:rPr>
        <w:t xml:space="preserve"> Vet Rec: Epithelium 2-3x as high as controls; rete ridge formation; plaque with partial loss of the</w:t>
      </w:r>
      <w:r w:rsidRPr="00DF18F4">
        <w:rPr>
          <w:i/>
          <w:iCs/>
        </w:rPr>
        <w:t xml:space="preserve"> </w:t>
      </w:r>
      <w:r w:rsidRPr="00DF18F4">
        <w:rPr>
          <w:i/>
          <w:iCs/>
          <w:color w:val="000000"/>
        </w:rPr>
        <w:t>epithelium and parakeratosis; areas of ballooning degeneration filled with islands of</w:t>
      </w:r>
      <w:r w:rsidRPr="00DF18F4">
        <w:rPr>
          <w:i/>
          <w:iCs/>
        </w:rPr>
        <w:t xml:space="preserve"> </w:t>
      </w:r>
      <w:r w:rsidRPr="00DF18F4">
        <w:rPr>
          <w:i/>
          <w:iCs/>
          <w:color w:val="000000"/>
        </w:rPr>
        <w:t>fibrin; horny columns as papillary projections towards the skin surface ending in microabscesses and haemorrhages; stratum corneum hyperplastic; stratum spinosum acanthotic; stratum basale has more than one cell layer and shows 4-11 mitotic figures per 10</w:t>
      </w:r>
      <w:r w:rsidRPr="00DF18F4">
        <w:rPr>
          <w:i/>
          <w:iCs/>
        </w:rPr>
        <w:t xml:space="preserve"> </w:t>
      </w:r>
      <w:r w:rsidRPr="00DF18F4">
        <w:rPr>
          <w:i/>
          <w:iCs/>
          <w:color w:val="000000"/>
        </w:rPr>
        <w:t>high power fields (mf/1 0 hpf) compared to the controls; perivascular infiltration in the dermis; mononuclear cells and neutrophils with occasional eosinophils present in the dermis</w:t>
      </w:r>
      <w:r w:rsidRPr="00DF18F4">
        <w:rPr>
          <w:i/>
          <w:iCs/>
        </w:rPr>
        <w:t xml:space="preserve"> </w:t>
      </w:r>
      <w:r w:rsidRPr="00DF18F4">
        <w:rPr>
          <w:i/>
          <w:iCs/>
          <w:color w:val="000000"/>
        </w:rPr>
        <w:t>and epidermis</w:t>
      </w:r>
    </w:p>
    <w:p w14:paraId="2E9A2D48" w14:textId="77777777" w:rsidR="009E38B9" w:rsidRDefault="009E38B9">
      <w:r>
        <w:br w:type="page"/>
      </w:r>
    </w:p>
    <w:p w14:paraId="0DBF8FC2" w14:textId="77777777" w:rsidR="00973522" w:rsidRPr="00DE56E7" w:rsidRDefault="00F6250F" w:rsidP="00DE56E7">
      <w:pPr>
        <w:widowControl w:val="0"/>
        <w:autoSpaceDE w:val="0"/>
        <w:autoSpaceDN w:val="0"/>
        <w:adjustRightInd w:val="0"/>
        <w:spacing w:line="480" w:lineRule="auto"/>
        <w:ind w:left="480" w:hanging="480"/>
        <w:jc w:val="center"/>
        <w:rPr>
          <w:b/>
          <w:bCs/>
        </w:rPr>
      </w:pPr>
      <w:r w:rsidRPr="00DE56E7">
        <w:rPr>
          <w:b/>
          <w:bCs/>
        </w:rPr>
        <w:lastRenderedPageBreak/>
        <w:t>REFERENCES</w:t>
      </w:r>
    </w:p>
    <w:p w14:paraId="31F55DA0" w14:textId="45E0B393" w:rsidR="002E1AEB" w:rsidRPr="002E1AEB" w:rsidRDefault="007D409F" w:rsidP="002E1AEB">
      <w:pPr>
        <w:widowControl w:val="0"/>
        <w:autoSpaceDE w:val="0"/>
        <w:autoSpaceDN w:val="0"/>
        <w:adjustRightInd w:val="0"/>
        <w:spacing w:line="480" w:lineRule="auto"/>
        <w:ind w:left="480" w:hanging="480"/>
        <w:rPr>
          <w:noProof/>
        </w:rPr>
      </w:pPr>
      <w:r w:rsidRPr="00F6250F">
        <w:fldChar w:fldCharType="begin" w:fldLock="1"/>
      </w:r>
      <w:r w:rsidRPr="002A1439">
        <w:instrText xml:space="preserve">ADDIN Mendeley Bibliography CSL_BIBLIOGRAPHY </w:instrText>
      </w:r>
      <w:r w:rsidRPr="00F6250F">
        <w:fldChar w:fldCharType="separate"/>
      </w:r>
      <w:r w:rsidR="002E1AEB" w:rsidRPr="002E1AEB">
        <w:rPr>
          <w:noProof/>
        </w:rPr>
        <w:t>Berry, S.L., D.H. Read, T.R. Famula, A. Mongini, and D. Döpfer. 2012. Long-term observations on the dynamics of bovine digital dermatitis lesions on a California dairy after topical treatment with lincomycin HCl. Vet. J. 193:654–658. doi:10.1016/J.TVJL.2012.06.048.</w:t>
      </w:r>
    </w:p>
    <w:p w14:paraId="2D158690" w14:textId="77777777" w:rsidR="002E1AEB" w:rsidRPr="002E1AEB" w:rsidRDefault="002E1AEB" w:rsidP="002E1AEB">
      <w:pPr>
        <w:widowControl w:val="0"/>
        <w:autoSpaceDE w:val="0"/>
        <w:autoSpaceDN w:val="0"/>
        <w:adjustRightInd w:val="0"/>
        <w:spacing w:line="480" w:lineRule="auto"/>
        <w:ind w:left="480" w:hanging="480"/>
        <w:rPr>
          <w:noProof/>
        </w:rPr>
      </w:pPr>
      <w:r w:rsidRPr="002A1439">
        <w:rPr>
          <w:noProof/>
          <w:lang w:val="nl-NL"/>
        </w:rPr>
        <w:t xml:space="preserve">Biemans, F., P. Bijma, N.M. Boots, and M.C.M. de Jong. 2018. </w:t>
      </w:r>
      <w:r w:rsidRPr="002E1AEB">
        <w:rPr>
          <w:noProof/>
        </w:rPr>
        <w:t>Digital Dermatitis in dairy cattle: The contribution of different disease classes to transmission. Epidemics 23:76–84. doi:10.1016/j.epidem.2017.12.007.</w:t>
      </w:r>
    </w:p>
    <w:p w14:paraId="2DD80812" w14:textId="77777777" w:rsidR="002E1AEB" w:rsidRPr="002E1AEB" w:rsidRDefault="002E1AEB" w:rsidP="002E1AEB">
      <w:pPr>
        <w:widowControl w:val="0"/>
        <w:autoSpaceDE w:val="0"/>
        <w:autoSpaceDN w:val="0"/>
        <w:adjustRightInd w:val="0"/>
        <w:spacing w:line="480" w:lineRule="auto"/>
        <w:ind w:left="480" w:hanging="480"/>
        <w:rPr>
          <w:noProof/>
        </w:rPr>
      </w:pPr>
      <w:r w:rsidRPr="002E1AEB">
        <w:rPr>
          <w:noProof/>
        </w:rPr>
        <w:t>Bowers, S., and E. Franco. 2020. Chronic Wounds: Evaluation and Management. Am. Fam. Physician 101:159–166.</w:t>
      </w:r>
    </w:p>
    <w:p w14:paraId="53BA7880" w14:textId="77777777" w:rsidR="002E1AEB" w:rsidRPr="002E1AEB" w:rsidRDefault="002E1AEB" w:rsidP="002E1AEB">
      <w:pPr>
        <w:widowControl w:val="0"/>
        <w:autoSpaceDE w:val="0"/>
        <w:autoSpaceDN w:val="0"/>
        <w:adjustRightInd w:val="0"/>
        <w:spacing w:line="480" w:lineRule="auto"/>
        <w:ind w:left="480" w:hanging="480"/>
        <w:rPr>
          <w:noProof/>
        </w:rPr>
      </w:pPr>
      <w:r w:rsidRPr="002E1AEB">
        <w:rPr>
          <w:noProof/>
        </w:rPr>
        <w:t>Bruijnis, M.R.N., B. Beerda, H. Hogeveen, and E.N. Stassen. 2012. Assessing the welfare impact of foot disorders in dairy cattle by a modeling approach. animal 6:962–970. doi:10.1017/S1751731111002606.</w:t>
      </w:r>
    </w:p>
    <w:p w14:paraId="33AD97CC" w14:textId="77777777" w:rsidR="002E1AEB" w:rsidRPr="002E1AEB" w:rsidRDefault="002E1AEB" w:rsidP="002E1AEB">
      <w:pPr>
        <w:widowControl w:val="0"/>
        <w:autoSpaceDE w:val="0"/>
        <w:autoSpaceDN w:val="0"/>
        <w:adjustRightInd w:val="0"/>
        <w:spacing w:line="480" w:lineRule="auto"/>
        <w:ind w:left="480" w:hanging="480"/>
        <w:rPr>
          <w:noProof/>
        </w:rPr>
      </w:pPr>
      <w:r w:rsidRPr="002E1AEB">
        <w:rPr>
          <w:noProof/>
        </w:rPr>
        <w:t>Cook, N.B. 2017. A Review of the Design and Management of Footbaths for Dairy Cattle. Vet. Clin. North Am. - Food Anim. Pract. 33:195–225. doi:10.1016/j.cvfa.2017.02.004.</w:t>
      </w:r>
    </w:p>
    <w:p w14:paraId="25A54A06" w14:textId="77777777" w:rsidR="002E1AEB" w:rsidRPr="002E1AEB" w:rsidRDefault="002E1AEB" w:rsidP="002E1AEB">
      <w:pPr>
        <w:widowControl w:val="0"/>
        <w:autoSpaceDE w:val="0"/>
        <w:autoSpaceDN w:val="0"/>
        <w:adjustRightInd w:val="0"/>
        <w:spacing w:line="480" w:lineRule="auto"/>
        <w:ind w:left="480" w:hanging="480"/>
        <w:rPr>
          <w:noProof/>
        </w:rPr>
      </w:pPr>
      <w:r w:rsidRPr="002E1AEB">
        <w:rPr>
          <w:noProof/>
        </w:rPr>
        <w:t>Dolecheck, K., and J. Bewley. 2018. Animal board invited review: Dairy cow lameness expenditures, losses and total cost. Animal 12:1462–1474. doi:10.1017/S1751731118000575.</w:t>
      </w:r>
    </w:p>
    <w:p w14:paraId="511584A5" w14:textId="77777777" w:rsidR="002E1AEB" w:rsidRPr="002E1AEB" w:rsidRDefault="002E1AEB" w:rsidP="002E1AEB">
      <w:pPr>
        <w:widowControl w:val="0"/>
        <w:autoSpaceDE w:val="0"/>
        <w:autoSpaceDN w:val="0"/>
        <w:adjustRightInd w:val="0"/>
        <w:spacing w:line="480" w:lineRule="auto"/>
        <w:ind w:left="480" w:hanging="480"/>
        <w:rPr>
          <w:noProof/>
        </w:rPr>
      </w:pPr>
      <w:r w:rsidRPr="002E1AEB">
        <w:rPr>
          <w:noProof/>
        </w:rPr>
        <w:t>Döpfer, D., and J. Bonino Morlán. 2008. The paradox of modern animal husbandry and lameness. Vet. J. 175:153–154. doi:10.1016/j.tvjl.2007.02.013.</w:t>
      </w:r>
    </w:p>
    <w:p w14:paraId="418E9E2F" w14:textId="77777777" w:rsidR="002E1AEB" w:rsidRPr="002E1AEB" w:rsidRDefault="002E1AEB" w:rsidP="002E1AEB">
      <w:pPr>
        <w:widowControl w:val="0"/>
        <w:autoSpaceDE w:val="0"/>
        <w:autoSpaceDN w:val="0"/>
        <w:adjustRightInd w:val="0"/>
        <w:spacing w:line="480" w:lineRule="auto"/>
        <w:ind w:left="480" w:hanging="480"/>
        <w:rPr>
          <w:noProof/>
        </w:rPr>
      </w:pPr>
      <w:r w:rsidRPr="002E1AEB">
        <w:rPr>
          <w:noProof/>
        </w:rPr>
        <w:t>Döpfer, D., A. Koopmans, F.A. Meijer, I. Szakáll, Y.H. Schukken, W. Klee, R.B. Bosma, J.L. Cornelisse, A.J. van Asten, and A.A. ter Huurne. 1997. Histological and bacteriological evaluation of digital dermatitis in cattle, with special reference to spirochaetes and Campylobacter faecalis. Vet. Rec. 140:620–623. doi:10.1136/VR.140.24.620.</w:t>
      </w:r>
    </w:p>
    <w:p w14:paraId="17574EAA" w14:textId="77777777" w:rsidR="002E1AEB" w:rsidRPr="002E1AEB" w:rsidRDefault="002E1AEB" w:rsidP="002E1AEB">
      <w:pPr>
        <w:widowControl w:val="0"/>
        <w:autoSpaceDE w:val="0"/>
        <w:autoSpaceDN w:val="0"/>
        <w:adjustRightInd w:val="0"/>
        <w:spacing w:line="480" w:lineRule="auto"/>
        <w:ind w:left="480" w:hanging="480"/>
        <w:rPr>
          <w:noProof/>
        </w:rPr>
      </w:pPr>
      <w:r w:rsidRPr="002E1AEB">
        <w:rPr>
          <w:noProof/>
        </w:rPr>
        <w:lastRenderedPageBreak/>
        <w:t>Dotinga, A., R. Jorritsma, and M. Nielen. 2017a. A randomised non-inferiority trial on the effect of an antibiotic or non-antibiotic topical treatment protocol for digital dermatitis in dairy cattle. Vet. Evid. 2. doi:10.18849/ve.v2i4.111.</w:t>
      </w:r>
    </w:p>
    <w:p w14:paraId="0B717E38" w14:textId="77777777" w:rsidR="002E1AEB" w:rsidRPr="002E1AEB" w:rsidRDefault="002E1AEB" w:rsidP="002E1AEB">
      <w:pPr>
        <w:widowControl w:val="0"/>
        <w:autoSpaceDE w:val="0"/>
        <w:autoSpaceDN w:val="0"/>
        <w:adjustRightInd w:val="0"/>
        <w:spacing w:line="480" w:lineRule="auto"/>
        <w:ind w:left="480" w:hanging="480"/>
        <w:rPr>
          <w:noProof/>
        </w:rPr>
      </w:pPr>
      <w:r w:rsidRPr="002E1AEB">
        <w:rPr>
          <w:noProof/>
        </w:rPr>
        <w:t>Dotinga, A., R. Jorritsma, and M. Nielen. 2017b. A randomised non-inferiority trial on the effect of an antibiotic or non-antibiotic topical treatment protocol for digital dermatitis in dairy cattle. Vet. Evid. 2. doi:10.18849/ve.v2i4.111.</w:t>
      </w:r>
    </w:p>
    <w:p w14:paraId="1C03CF23" w14:textId="77777777" w:rsidR="002E1AEB" w:rsidRPr="002E1AEB" w:rsidRDefault="002E1AEB" w:rsidP="002E1AEB">
      <w:pPr>
        <w:widowControl w:val="0"/>
        <w:autoSpaceDE w:val="0"/>
        <w:autoSpaceDN w:val="0"/>
        <w:adjustRightInd w:val="0"/>
        <w:spacing w:line="480" w:lineRule="auto"/>
        <w:ind w:left="480" w:hanging="480"/>
        <w:rPr>
          <w:noProof/>
        </w:rPr>
      </w:pPr>
      <w:r w:rsidRPr="002E1AEB">
        <w:rPr>
          <w:noProof/>
        </w:rPr>
        <w:t>Higginson Cutler, J.H., G. Cramer, J.J. Walter, S.T. Millman, and D.F. Kelton. 2013. Randomized clinical trial of tetracycline hydrochloride bandage and paste treatments for resolution of lesions and pain associated with digital dermatitis in dairy cattle. J. Dairy Sci. 96:7550–7557. doi:10.3168/jds.2012-6384.</w:t>
      </w:r>
    </w:p>
    <w:p w14:paraId="592E2C4F" w14:textId="77777777" w:rsidR="002E1AEB" w:rsidRPr="002E1AEB" w:rsidRDefault="002E1AEB" w:rsidP="002E1AEB">
      <w:pPr>
        <w:widowControl w:val="0"/>
        <w:autoSpaceDE w:val="0"/>
        <w:autoSpaceDN w:val="0"/>
        <w:adjustRightInd w:val="0"/>
        <w:spacing w:line="480" w:lineRule="auto"/>
        <w:ind w:left="480" w:hanging="480"/>
        <w:rPr>
          <w:noProof/>
        </w:rPr>
      </w:pPr>
      <w:r w:rsidRPr="002E1AEB">
        <w:rPr>
          <w:noProof/>
        </w:rPr>
        <w:t>Holzhauer, M., C.J. Bartels, M. van Barneveld, C. Vulders, and T. Lam. 2011. Curative effect of topical treatment of digital dermatitis with a gel containing activated copper and zinc chelate.. Vet. Rec. 169:555. doi:10.1136/vr.d5513.</w:t>
      </w:r>
    </w:p>
    <w:p w14:paraId="5B66AE2F" w14:textId="77777777" w:rsidR="002E1AEB" w:rsidRPr="00336B03" w:rsidRDefault="002E1AEB" w:rsidP="002E1AEB">
      <w:pPr>
        <w:widowControl w:val="0"/>
        <w:autoSpaceDE w:val="0"/>
        <w:autoSpaceDN w:val="0"/>
        <w:adjustRightInd w:val="0"/>
        <w:spacing w:line="480" w:lineRule="auto"/>
        <w:ind w:left="480" w:hanging="480"/>
        <w:rPr>
          <w:noProof/>
          <w:lang w:val="nl-NL"/>
        </w:rPr>
      </w:pPr>
      <w:r w:rsidRPr="002E1AEB">
        <w:rPr>
          <w:noProof/>
        </w:rPr>
        <w:t xml:space="preserve">Leaper, D.J., G. Schultz, K. Carville, J. Fletcher, T. Swanson, and R. Drake. 2012. Extending the TIME concept: What have we learned in the past 10 years?. </w:t>
      </w:r>
      <w:r w:rsidRPr="00336B03">
        <w:rPr>
          <w:noProof/>
          <w:lang w:val="nl-NL"/>
        </w:rPr>
        <w:t>Int. Wound J. 9:1–19. doi:10.1111/j.1742-481X.2012.01097.x.</w:t>
      </w:r>
    </w:p>
    <w:p w14:paraId="0D3538F7" w14:textId="77777777" w:rsidR="002E1AEB" w:rsidRPr="002E1AEB" w:rsidRDefault="002E1AEB" w:rsidP="002E1AEB">
      <w:pPr>
        <w:widowControl w:val="0"/>
        <w:autoSpaceDE w:val="0"/>
        <w:autoSpaceDN w:val="0"/>
        <w:adjustRightInd w:val="0"/>
        <w:spacing w:line="480" w:lineRule="auto"/>
        <w:ind w:left="480" w:hanging="480"/>
        <w:rPr>
          <w:noProof/>
        </w:rPr>
      </w:pPr>
      <w:r w:rsidRPr="00336B03">
        <w:rPr>
          <w:noProof/>
          <w:lang w:val="nl-NL"/>
        </w:rPr>
        <w:t xml:space="preserve">Mumba, T., D. Döpfer, C. Kruitwagen, M. Dreher, W. Gaastra, and B.A. van der Zeijst. </w:t>
      </w:r>
      <w:r w:rsidRPr="002E1AEB">
        <w:rPr>
          <w:noProof/>
        </w:rPr>
        <w:t>1999. Detection of spirochetes by polymerase chain reaction and its relation to the course of digital dermatitis after local antibiotic treatment in dairy cattle.. Zentralbl. Veterinarmed. B 46:117–26.</w:t>
      </w:r>
    </w:p>
    <w:p w14:paraId="4DD700D2" w14:textId="77777777" w:rsidR="002E1AEB" w:rsidRPr="002E1AEB" w:rsidRDefault="002E1AEB" w:rsidP="002E1AEB">
      <w:pPr>
        <w:widowControl w:val="0"/>
        <w:autoSpaceDE w:val="0"/>
        <w:autoSpaceDN w:val="0"/>
        <w:adjustRightInd w:val="0"/>
        <w:spacing w:line="480" w:lineRule="auto"/>
        <w:ind w:left="480" w:hanging="480"/>
        <w:rPr>
          <w:noProof/>
        </w:rPr>
      </w:pPr>
      <w:r w:rsidRPr="002E1AEB">
        <w:rPr>
          <w:noProof/>
        </w:rPr>
        <w:t>Plummer, P.J., and A. Krull. 2017. Clinical Perspectives of Digital Dermatitis in Dairy and Beef Cattle. Vet. Clin. NA Food Anim. Pract. 33:165–181. doi:10.1016/j.cvfa.2017.02.002.</w:t>
      </w:r>
    </w:p>
    <w:p w14:paraId="4C474EC2" w14:textId="77777777" w:rsidR="002E1AEB" w:rsidRPr="002E1AEB" w:rsidRDefault="002E1AEB" w:rsidP="002E1AEB">
      <w:pPr>
        <w:widowControl w:val="0"/>
        <w:autoSpaceDE w:val="0"/>
        <w:autoSpaceDN w:val="0"/>
        <w:adjustRightInd w:val="0"/>
        <w:spacing w:line="480" w:lineRule="auto"/>
        <w:ind w:left="480" w:hanging="480"/>
        <w:rPr>
          <w:noProof/>
        </w:rPr>
      </w:pPr>
      <w:r w:rsidRPr="002E1AEB">
        <w:rPr>
          <w:noProof/>
        </w:rPr>
        <w:t xml:space="preserve">Relun, A., R. Guatteo, P. Roussel, and N. Bareille. 2011. A simple method to score digital dermatitis in dairy cows in the milking parlor. J. Dairy Sci. 94:5424–5434. </w:t>
      </w:r>
      <w:r w:rsidRPr="002E1AEB">
        <w:rPr>
          <w:noProof/>
        </w:rPr>
        <w:lastRenderedPageBreak/>
        <w:t>doi:10.3168/JDS.2010-4054.</w:t>
      </w:r>
    </w:p>
    <w:p w14:paraId="66A5337A" w14:textId="77777777" w:rsidR="002E1AEB" w:rsidRPr="002A1439" w:rsidRDefault="002E1AEB" w:rsidP="002E1AEB">
      <w:pPr>
        <w:widowControl w:val="0"/>
        <w:autoSpaceDE w:val="0"/>
        <w:autoSpaceDN w:val="0"/>
        <w:adjustRightInd w:val="0"/>
        <w:spacing w:line="480" w:lineRule="auto"/>
        <w:ind w:left="480" w:hanging="480"/>
        <w:rPr>
          <w:noProof/>
          <w:lang w:val="nl-NL"/>
        </w:rPr>
      </w:pPr>
      <w:r w:rsidRPr="002E1AEB">
        <w:rPr>
          <w:noProof/>
        </w:rPr>
        <w:t xml:space="preserve">Schultz, G.S., R.G. Sibbald, V. Falanga, E.A. Ayello, C. Dowsett, K. Harding, M. Romanelli, M.C. Stacey, L. Teot, and W. Vanscheidt. 2003. Wound bed preparation: A systematic approach to wound management. Wound Repair Regen. </w:t>
      </w:r>
      <w:r w:rsidRPr="002A1439">
        <w:rPr>
          <w:noProof/>
          <w:lang w:val="nl-NL"/>
        </w:rPr>
        <w:t>11:S1–S28. doi:10.1046/j.1524-475X.11.s2.1.x.</w:t>
      </w:r>
    </w:p>
    <w:p w14:paraId="6AB4C8B4" w14:textId="77777777" w:rsidR="002E1AEB" w:rsidRPr="002E1AEB" w:rsidRDefault="002E1AEB" w:rsidP="002E1AEB">
      <w:pPr>
        <w:widowControl w:val="0"/>
        <w:autoSpaceDE w:val="0"/>
        <w:autoSpaceDN w:val="0"/>
        <w:adjustRightInd w:val="0"/>
        <w:spacing w:line="480" w:lineRule="auto"/>
        <w:ind w:left="480" w:hanging="480"/>
        <w:rPr>
          <w:noProof/>
        </w:rPr>
      </w:pPr>
      <w:r w:rsidRPr="002A1439">
        <w:rPr>
          <w:noProof/>
          <w:lang w:val="nl-NL"/>
        </w:rPr>
        <w:t xml:space="preserve">De Smet, K., D. Van Den Plas, D. Lens, and P. Sollie. </w:t>
      </w:r>
      <w:r w:rsidRPr="002E1AEB">
        <w:rPr>
          <w:noProof/>
        </w:rPr>
        <w:t>2009. Pre-clinical evaluation of a new antimicrobial enzyme for the control of wound bioburden. Wounds 21:65–73.</w:t>
      </w:r>
    </w:p>
    <w:p w14:paraId="3484851F" w14:textId="77777777" w:rsidR="002E1AEB" w:rsidRPr="002E1AEB" w:rsidRDefault="002E1AEB" w:rsidP="002E1AEB">
      <w:pPr>
        <w:widowControl w:val="0"/>
        <w:autoSpaceDE w:val="0"/>
        <w:autoSpaceDN w:val="0"/>
        <w:adjustRightInd w:val="0"/>
        <w:spacing w:line="480" w:lineRule="auto"/>
        <w:ind w:left="480" w:hanging="480"/>
        <w:rPr>
          <w:noProof/>
        </w:rPr>
      </w:pPr>
      <w:r w:rsidRPr="002E1AEB">
        <w:rPr>
          <w:noProof/>
        </w:rPr>
        <w:t>Solano, L., H.W. Barkema, C. Jacobs, and K. Orsel. 2017. Validation of the M-stage scoring system for digital dermatitis on dairy cows in the milking parlor. J. Dairy Sci. 100:1592–1603. doi:10.3168/JDS.2016-11365.</w:t>
      </w:r>
    </w:p>
    <w:p w14:paraId="5AF3C708" w14:textId="77777777" w:rsidR="002E1AEB" w:rsidRPr="002A1439" w:rsidRDefault="002E1AEB" w:rsidP="002E1AEB">
      <w:pPr>
        <w:widowControl w:val="0"/>
        <w:autoSpaceDE w:val="0"/>
        <w:autoSpaceDN w:val="0"/>
        <w:adjustRightInd w:val="0"/>
        <w:spacing w:line="480" w:lineRule="auto"/>
        <w:ind w:left="480" w:hanging="480"/>
        <w:rPr>
          <w:noProof/>
          <w:lang w:val="nl-NL"/>
        </w:rPr>
      </w:pPr>
      <w:r w:rsidRPr="002E1AEB">
        <w:rPr>
          <w:noProof/>
        </w:rPr>
        <w:t xml:space="preserve">Stokes, J.E., K.A. Leach, D.C.J. Main, and H.R. Whay. 2012. The reliability of detecting digital dermatitis in the milking parlour. </w:t>
      </w:r>
      <w:r w:rsidRPr="002A1439">
        <w:rPr>
          <w:noProof/>
          <w:lang w:val="nl-NL"/>
        </w:rPr>
        <w:t>Vet. J. 193:679–684. doi:10.1016/J.TVJL.2012.06.053.</w:t>
      </w:r>
    </w:p>
    <w:p w14:paraId="552776C4" w14:textId="77777777" w:rsidR="002E1AEB" w:rsidRPr="002E1AEB" w:rsidRDefault="002E1AEB" w:rsidP="002E1AEB">
      <w:pPr>
        <w:widowControl w:val="0"/>
        <w:autoSpaceDE w:val="0"/>
        <w:autoSpaceDN w:val="0"/>
        <w:adjustRightInd w:val="0"/>
        <w:spacing w:line="480" w:lineRule="auto"/>
        <w:ind w:left="480" w:hanging="480"/>
        <w:rPr>
          <w:noProof/>
        </w:rPr>
      </w:pPr>
      <w:r w:rsidRPr="002A1439">
        <w:rPr>
          <w:noProof/>
          <w:lang w:val="nl-NL"/>
        </w:rPr>
        <w:t xml:space="preserve">van Werven, T., J. Wilmink, S. Sietsma, J. van den Broek, and M. Nielen. </w:t>
      </w:r>
      <w:r w:rsidRPr="002E1AEB">
        <w:rPr>
          <w:noProof/>
        </w:rPr>
        <w:t>2018. A randomized clinical trial of topical treatments for mild and severe udder cleft dermatitis in Dutch dairy cows. J. Dairy Sci. 101:8259–8268. doi:10.3168/jds.2017-13778.</w:t>
      </w:r>
    </w:p>
    <w:p w14:paraId="201C3061" w14:textId="5FC1AF77" w:rsidR="00945A52" w:rsidRDefault="007D409F" w:rsidP="00DE56E7">
      <w:pPr>
        <w:widowControl w:val="0"/>
        <w:autoSpaceDE w:val="0"/>
        <w:autoSpaceDN w:val="0"/>
        <w:adjustRightInd w:val="0"/>
        <w:spacing w:line="480" w:lineRule="auto"/>
        <w:ind w:left="480" w:hanging="480"/>
        <w:rPr>
          <w:b/>
        </w:rPr>
      </w:pPr>
      <w:r w:rsidRPr="00F6250F">
        <w:fldChar w:fldCharType="end"/>
      </w:r>
      <w:r w:rsidR="00945A52">
        <w:rPr>
          <w:b/>
        </w:rPr>
        <w:br w:type="page"/>
      </w:r>
    </w:p>
    <w:p w14:paraId="128134A5" w14:textId="5C2C99A2" w:rsidR="0060594E" w:rsidRDefault="0060594E" w:rsidP="0060594E">
      <w:pPr>
        <w:widowControl w:val="0"/>
        <w:autoSpaceDE w:val="0"/>
        <w:autoSpaceDN w:val="0"/>
        <w:adjustRightInd w:val="0"/>
        <w:spacing w:line="480" w:lineRule="auto"/>
        <w:jc w:val="center"/>
        <w:rPr>
          <w:b/>
          <w:bCs/>
          <w:color w:val="000000"/>
        </w:rPr>
      </w:pPr>
      <w:r>
        <w:rPr>
          <w:b/>
          <w:bCs/>
          <w:color w:val="000000"/>
        </w:rPr>
        <w:lastRenderedPageBreak/>
        <w:t>TABLES</w:t>
      </w:r>
    </w:p>
    <w:p w14:paraId="37E140A5" w14:textId="706CA19F" w:rsidR="002920A7" w:rsidRPr="002920A7" w:rsidRDefault="002920A7" w:rsidP="002920A7">
      <w:pPr>
        <w:widowControl w:val="0"/>
        <w:autoSpaceDE w:val="0"/>
        <w:autoSpaceDN w:val="0"/>
        <w:adjustRightInd w:val="0"/>
        <w:spacing w:line="480" w:lineRule="auto"/>
        <w:rPr>
          <w:b/>
          <w:bCs/>
          <w:color w:val="000000"/>
        </w:rPr>
      </w:pPr>
      <w:r w:rsidRPr="002920A7">
        <w:rPr>
          <w:b/>
          <w:bCs/>
          <w:color w:val="000000"/>
        </w:rPr>
        <w:t xml:space="preserve">Table 1. </w:t>
      </w:r>
      <w:r w:rsidRPr="00F55448">
        <w:rPr>
          <w:color w:val="000000"/>
        </w:rPr>
        <w:t>Definitions of clinical improvement and cure following topical treatment using the M-score</w:t>
      </w:r>
      <w:r w:rsidR="001F52DC">
        <w:rPr>
          <w:color w:val="000000"/>
        </w:rPr>
        <w:t>s</w:t>
      </w:r>
      <w:r w:rsidRPr="00F55448">
        <w:rPr>
          <w:color w:val="000000"/>
        </w:rPr>
        <w:t xml:space="preserve"> (</w:t>
      </w:r>
      <w:r w:rsidRPr="001F52DC">
        <w:rPr>
          <w:color w:val="000000"/>
        </w:rPr>
        <w:t>REFS</w:t>
      </w:r>
      <w:r w:rsidRPr="00F55448">
        <w:rPr>
          <w:color w:val="000000"/>
        </w:rPr>
        <w:t>) at the start (D0) and end (D10) of the treatment trial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3"/>
        <w:gridCol w:w="3801"/>
        <w:gridCol w:w="2074"/>
      </w:tblGrid>
      <w:tr w:rsidR="002920A7" w:rsidRPr="00EC29EA" w14:paraId="780E03C2" w14:textId="77777777" w:rsidTr="001F52DC">
        <w:tc>
          <w:tcPr>
            <w:tcW w:w="3003" w:type="dxa"/>
            <w:tcBorders>
              <w:top w:val="single" w:sz="4" w:space="0" w:color="auto"/>
            </w:tcBorders>
          </w:tcPr>
          <w:p w14:paraId="5779CFCF" w14:textId="77777777" w:rsidR="002920A7" w:rsidRPr="00EC29EA" w:rsidRDefault="002920A7" w:rsidP="00903225">
            <w:pPr>
              <w:widowControl w:val="0"/>
              <w:autoSpaceDE w:val="0"/>
              <w:autoSpaceDN w:val="0"/>
              <w:adjustRightInd w:val="0"/>
              <w:spacing w:line="480" w:lineRule="auto"/>
              <w:rPr>
                <w:color w:val="000000"/>
              </w:rPr>
            </w:pPr>
            <w:r w:rsidRPr="00EC29EA">
              <w:rPr>
                <w:color w:val="000000"/>
              </w:rPr>
              <w:t>M-Score on D0</w:t>
            </w:r>
          </w:p>
        </w:tc>
        <w:tc>
          <w:tcPr>
            <w:tcW w:w="3801" w:type="dxa"/>
            <w:tcBorders>
              <w:top w:val="single" w:sz="4" w:space="0" w:color="auto"/>
              <w:bottom w:val="single" w:sz="4" w:space="0" w:color="auto"/>
            </w:tcBorders>
          </w:tcPr>
          <w:p w14:paraId="7726182E" w14:textId="77777777" w:rsidR="002920A7" w:rsidRPr="00EC29EA" w:rsidRDefault="002920A7" w:rsidP="00903225">
            <w:pPr>
              <w:widowControl w:val="0"/>
              <w:autoSpaceDE w:val="0"/>
              <w:autoSpaceDN w:val="0"/>
              <w:adjustRightInd w:val="0"/>
              <w:spacing w:line="480" w:lineRule="auto"/>
              <w:rPr>
                <w:color w:val="000000"/>
              </w:rPr>
            </w:pPr>
            <w:r w:rsidRPr="00EC29EA">
              <w:rPr>
                <w:color w:val="000000"/>
              </w:rPr>
              <w:t>M-Score on D10</w:t>
            </w:r>
          </w:p>
        </w:tc>
        <w:tc>
          <w:tcPr>
            <w:tcW w:w="2074" w:type="dxa"/>
            <w:tcBorders>
              <w:top w:val="single" w:sz="4" w:space="0" w:color="auto"/>
              <w:bottom w:val="single" w:sz="4" w:space="0" w:color="auto"/>
            </w:tcBorders>
          </w:tcPr>
          <w:p w14:paraId="0B7A90B4" w14:textId="77777777" w:rsidR="002920A7" w:rsidRPr="00EC29EA" w:rsidRDefault="002920A7" w:rsidP="00903225">
            <w:pPr>
              <w:widowControl w:val="0"/>
              <w:autoSpaceDE w:val="0"/>
              <w:autoSpaceDN w:val="0"/>
              <w:adjustRightInd w:val="0"/>
              <w:spacing w:line="480" w:lineRule="auto"/>
              <w:rPr>
                <w:color w:val="000000"/>
              </w:rPr>
            </w:pPr>
          </w:p>
        </w:tc>
      </w:tr>
      <w:tr w:rsidR="002920A7" w14:paraId="5D974BAB" w14:textId="77777777" w:rsidTr="001F52DC">
        <w:tc>
          <w:tcPr>
            <w:tcW w:w="3003" w:type="dxa"/>
            <w:tcBorders>
              <w:bottom w:val="single" w:sz="4" w:space="0" w:color="auto"/>
            </w:tcBorders>
          </w:tcPr>
          <w:p w14:paraId="4CB3166C" w14:textId="77777777" w:rsidR="002920A7" w:rsidRDefault="002920A7" w:rsidP="00903225">
            <w:pPr>
              <w:widowControl w:val="0"/>
              <w:autoSpaceDE w:val="0"/>
              <w:autoSpaceDN w:val="0"/>
              <w:adjustRightInd w:val="0"/>
              <w:spacing w:line="480" w:lineRule="auto"/>
              <w:rPr>
                <w:color w:val="000000"/>
              </w:rPr>
            </w:pPr>
          </w:p>
        </w:tc>
        <w:tc>
          <w:tcPr>
            <w:tcW w:w="3801" w:type="dxa"/>
            <w:tcBorders>
              <w:top w:val="single" w:sz="4" w:space="0" w:color="auto"/>
              <w:bottom w:val="single" w:sz="4" w:space="0" w:color="auto"/>
            </w:tcBorders>
          </w:tcPr>
          <w:p w14:paraId="0D700B46" w14:textId="2EB7B0B6" w:rsidR="002920A7" w:rsidRDefault="002920A7" w:rsidP="00903225">
            <w:pPr>
              <w:widowControl w:val="0"/>
              <w:autoSpaceDE w:val="0"/>
              <w:autoSpaceDN w:val="0"/>
              <w:adjustRightInd w:val="0"/>
              <w:spacing w:line="480" w:lineRule="auto"/>
              <w:rPr>
                <w:color w:val="000000"/>
              </w:rPr>
            </w:pPr>
            <w:r>
              <w:rPr>
                <w:color w:val="000000"/>
              </w:rPr>
              <w:t xml:space="preserve">Clinical </w:t>
            </w:r>
            <w:r w:rsidR="00DA6DE7">
              <w:rPr>
                <w:color w:val="000000"/>
              </w:rPr>
              <w:t>I</w:t>
            </w:r>
            <w:r>
              <w:rPr>
                <w:color w:val="000000"/>
              </w:rPr>
              <w:t>mprovement</w:t>
            </w:r>
          </w:p>
        </w:tc>
        <w:tc>
          <w:tcPr>
            <w:tcW w:w="2074" w:type="dxa"/>
            <w:tcBorders>
              <w:top w:val="single" w:sz="4" w:space="0" w:color="auto"/>
              <w:bottom w:val="single" w:sz="4" w:space="0" w:color="auto"/>
            </w:tcBorders>
          </w:tcPr>
          <w:p w14:paraId="1E6D2E56" w14:textId="77777777" w:rsidR="002920A7" w:rsidRDefault="002920A7" w:rsidP="00903225">
            <w:pPr>
              <w:widowControl w:val="0"/>
              <w:autoSpaceDE w:val="0"/>
              <w:autoSpaceDN w:val="0"/>
              <w:adjustRightInd w:val="0"/>
              <w:spacing w:line="480" w:lineRule="auto"/>
              <w:rPr>
                <w:color w:val="000000"/>
              </w:rPr>
            </w:pPr>
            <w:r>
              <w:rPr>
                <w:color w:val="000000"/>
              </w:rPr>
              <w:t>Cure</w:t>
            </w:r>
          </w:p>
        </w:tc>
      </w:tr>
      <w:tr w:rsidR="002920A7" w14:paraId="3EEC31C0" w14:textId="77777777" w:rsidTr="001F52DC">
        <w:tc>
          <w:tcPr>
            <w:tcW w:w="3003" w:type="dxa"/>
            <w:tcBorders>
              <w:top w:val="single" w:sz="4" w:space="0" w:color="auto"/>
            </w:tcBorders>
          </w:tcPr>
          <w:p w14:paraId="103EC254" w14:textId="77777777" w:rsidR="002920A7" w:rsidRDefault="002920A7" w:rsidP="00903225">
            <w:pPr>
              <w:widowControl w:val="0"/>
              <w:autoSpaceDE w:val="0"/>
              <w:autoSpaceDN w:val="0"/>
              <w:adjustRightInd w:val="0"/>
              <w:spacing w:line="480" w:lineRule="auto"/>
              <w:rPr>
                <w:color w:val="000000"/>
              </w:rPr>
            </w:pPr>
            <w:r>
              <w:rPr>
                <w:color w:val="000000"/>
              </w:rPr>
              <w:t>M1</w:t>
            </w:r>
          </w:p>
        </w:tc>
        <w:tc>
          <w:tcPr>
            <w:tcW w:w="3801" w:type="dxa"/>
            <w:tcBorders>
              <w:top w:val="single" w:sz="4" w:space="0" w:color="auto"/>
            </w:tcBorders>
          </w:tcPr>
          <w:p w14:paraId="52B1D6DF" w14:textId="77777777" w:rsidR="002920A7" w:rsidRDefault="002920A7" w:rsidP="00903225">
            <w:pPr>
              <w:widowControl w:val="0"/>
              <w:autoSpaceDE w:val="0"/>
              <w:autoSpaceDN w:val="0"/>
              <w:adjustRightInd w:val="0"/>
              <w:spacing w:line="480" w:lineRule="auto"/>
              <w:rPr>
                <w:color w:val="000000"/>
              </w:rPr>
            </w:pPr>
            <w:r>
              <w:rPr>
                <w:color w:val="000000"/>
              </w:rPr>
              <w:t>M0, M3, and M4</w:t>
            </w:r>
          </w:p>
        </w:tc>
        <w:tc>
          <w:tcPr>
            <w:tcW w:w="2074" w:type="dxa"/>
            <w:tcBorders>
              <w:top w:val="single" w:sz="4" w:space="0" w:color="auto"/>
            </w:tcBorders>
          </w:tcPr>
          <w:p w14:paraId="0B8D185C" w14:textId="77777777" w:rsidR="002920A7" w:rsidRDefault="002920A7" w:rsidP="00903225">
            <w:pPr>
              <w:widowControl w:val="0"/>
              <w:autoSpaceDE w:val="0"/>
              <w:autoSpaceDN w:val="0"/>
              <w:adjustRightInd w:val="0"/>
              <w:spacing w:line="480" w:lineRule="auto"/>
              <w:rPr>
                <w:color w:val="000000"/>
              </w:rPr>
            </w:pPr>
            <w:r>
              <w:rPr>
                <w:color w:val="000000"/>
              </w:rPr>
              <w:t>M0</w:t>
            </w:r>
          </w:p>
        </w:tc>
      </w:tr>
      <w:tr w:rsidR="002920A7" w14:paraId="11D0B320" w14:textId="77777777" w:rsidTr="001F52DC">
        <w:tc>
          <w:tcPr>
            <w:tcW w:w="3003" w:type="dxa"/>
          </w:tcPr>
          <w:p w14:paraId="063D72A9" w14:textId="77777777" w:rsidR="002920A7" w:rsidRDefault="002920A7" w:rsidP="00903225">
            <w:pPr>
              <w:widowControl w:val="0"/>
              <w:autoSpaceDE w:val="0"/>
              <w:autoSpaceDN w:val="0"/>
              <w:adjustRightInd w:val="0"/>
              <w:spacing w:line="480" w:lineRule="auto"/>
              <w:rPr>
                <w:color w:val="000000"/>
              </w:rPr>
            </w:pPr>
            <w:r>
              <w:rPr>
                <w:color w:val="000000"/>
              </w:rPr>
              <w:t>M2</w:t>
            </w:r>
          </w:p>
        </w:tc>
        <w:tc>
          <w:tcPr>
            <w:tcW w:w="3801" w:type="dxa"/>
          </w:tcPr>
          <w:p w14:paraId="7E64840C" w14:textId="77777777" w:rsidR="002920A7" w:rsidRDefault="002920A7" w:rsidP="00903225">
            <w:pPr>
              <w:widowControl w:val="0"/>
              <w:autoSpaceDE w:val="0"/>
              <w:autoSpaceDN w:val="0"/>
              <w:adjustRightInd w:val="0"/>
              <w:spacing w:line="480" w:lineRule="auto"/>
              <w:rPr>
                <w:color w:val="000000"/>
              </w:rPr>
            </w:pPr>
            <w:r>
              <w:rPr>
                <w:color w:val="000000"/>
              </w:rPr>
              <w:t>M0, M1, M3, M4, and M4.1</w:t>
            </w:r>
          </w:p>
        </w:tc>
        <w:tc>
          <w:tcPr>
            <w:tcW w:w="2074" w:type="dxa"/>
          </w:tcPr>
          <w:p w14:paraId="712ACB93" w14:textId="77777777" w:rsidR="002920A7" w:rsidRDefault="002920A7" w:rsidP="00903225">
            <w:pPr>
              <w:widowControl w:val="0"/>
              <w:autoSpaceDE w:val="0"/>
              <w:autoSpaceDN w:val="0"/>
              <w:adjustRightInd w:val="0"/>
              <w:spacing w:line="480" w:lineRule="auto"/>
              <w:rPr>
                <w:color w:val="000000"/>
              </w:rPr>
            </w:pPr>
            <w:r>
              <w:rPr>
                <w:color w:val="000000"/>
              </w:rPr>
              <w:t>M0</w:t>
            </w:r>
          </w:p>
        </w:tc>
      </w:tr>
      <w:tr w:rsidR="002920A7" w14:paraId="1C806482" w14:textId="77777777" w:rsidTr="001F52DC">
        <w:tc>
          <w:tcPr>
            <w:tcW w:w="3003" w:type="dxa"/>
            <w:tcBorders>
              <w:bottom w:val="single" w:sz="4" w:space="0" w:color="auto"/>
            </w:tcBorders>
          </w:tcPr>
          <w:p w14:paraId="0E749BAF" w14:textId="77777777" w:rsidR="002920A7" w:rsidRDefault="002920A7" w:rsidP="00903225">
            <w:pPr>
              <w:widowControl w:val="0"/>
              <w:autoSpaceDE w:val="0"/>
              <w:autoSpaceDN w:val="0"/>
              <w:adjustRightInd w:val="0"/>
              <w:spacing w:line="480" w:lineRule="auto"/>
              <w:rPr>
                <w:color w:val="000000"/>
              </w:rPr>
            </w:pPr>
            <w:r>
              <w:rPr>
                <w:color w:val="000000"/>
              </w:rPr>
              <w:t>M4.1</w:t>
            </w:r>
          </w:p>
        </w:tc>
        <w:tc>
          <w:tcPr>
            <w:tcW w:w="3801" w:type="dxa"/>
            <w:tcBorders>
              <w:bottom w:val="single" w:sz="4" w:space="0" w:color="auto"/>
            </w:tcBorders>
          </w:tcPr>
          <w:p w14:paraId="2A853FDF" w14:textId="77777777" w:rsidR="002920A7" w:rsidRDefault="002920A7" w:rsidP="00903225">
            <w:pPr>
              <w:widowControl w:val="0"/>
              <w:autoSpaceDE w:val="0"/>
              <w:autoSpaceDN w:val="0"/>
              <w:adjustRightInd w:val="0"/>
              <w:spacing w:line="480" w:lineRule="auto"/>
              <w:rPr>
                <w:color w:val="000000"/>
              </w:rPr>
            </w:pPr>
            <w:r>
              <w:rPr>
                <w:color w:val="000000"/>
              </w:rPr>
              <w:t>M0, M1, M3, and M4</w:t>
            </w:r>
          </w:p>
        </w:tc>
        <w:tc>
          <w:tcPr>
            <w:tcW w:w="2074" w:type="dxa"/>
            <w:tcBorders>
              <w:bottom w:val="single" w:sz="4" w:space="0" w:color="auto"/>
            </w:tcBorders>
          </w:tcPr>
          <w:p w14:paraId="54F029CC" w14:textId="77777777" w:rsidR="002920A7" w:rsidRDefault="002920A7" w:rsidP="00903225">
            <w:pPr>
              <w:widowControl w:val="0"/>
              <w:autoSpaceDE w:val="0"/>
              <w:autoSpaceDN w:val="0"/>
              <w:adjustRightInd w:val="0"/>
              <w:spacing w:line="480" w:lineRule="auto"/>
              <w:rPr>
                <w:color w:val="000000"/>
              </w:rPr>
            </w:pPr>
            <w:r>
              <w:rPr>
                <w:color w:val="000000"/>
              </w:rPr>
              <w:t>M0</w:t>
            </w:r>
          </w:p>
        </w:tc>
      </w:tr>
    </w:tbl>
    <w:p w14:paraId="47479FDE" w14:textId="58309440" w:rsidR="00302FF2" w:rsidRDefault="00302FF2" w:rsidP="00244E5D">
      <w:pPr>
        <w:spacing w:line="480" w:lineRule="auto"/>
        <w:rPr>
          <w:b/>
        </w:rPr>
      </w:pPr>
    </w:p>
    <w:p w14:paraId="63F8873C" w14:textId="77777777" w:rsidR="00EC29EA" w:rsidRDefault="00EC29EA">
      <w:pPr>
        <w:rPr>
          <w:b/>
        </w:rPr>
      </w:pPr>
      <w:r>
        <w:rPr>
          <w:b/>
        </w:rPr>
        <w:br w:type="page"/>
      </w:r>
    </w:p>
    <w:p w14:paraId="29EA5DA2" w14:textId="2291B8FD" w:rsidR="004966A5" w:rsidRPr="004966A5" w:rsidRDefault="004966A5" w:rsidP="004966A5">
      <w:pPr>
        <w:spacing w:line="480" w:lineRule="auto"/>
        <w:rPr>
          <w:bCs/>
        </w:rPr>
      </w:pPr>
      <w:r w:rsidRPr="004966A5">
        <w:rPr>
          <w:b/>
        </w:rPr>
        <w:lastRenderedPageBreak/>
        <w:t xml:space="preserve">Table </w:t>
      </w:r>
      <w:r w:rsidR="001911C1">
        <w:rPr>
          <w:b/>
        </w:rPr>
        <w:t>2</w:t>
      </w:r>
      <w:r w:rsidRPr="004966A5">
        <w:rPr>
          <w:b/>
        </w:rPr>
        <w:t xml:space="preserve">. </w:t>
      </w:r>
      <w:r w:rsidRPr="004966A5">
        <w:rPr>
          <w:bCs/>
        </w:rPr>
        <w:t xml:space="preserve">The </w:t>
      </w:r>
      <w:r w:rsidR="00454C74">
        <w:rPr>
          <w:bCs/>
        </w:rPr>
        <w:t xml:space="preserve">M-score </w:t>
      </w:r>
      <w:r w:rsidR="0098027B">
        <w:rPr>
          <w:bCs/>
        </w:rPr>
        <w:t xml:space="preserve">clinical </w:t>
      </w:r>
      <w:r w:rsidRPr="004966A5">
        <w:rPr>
          <w:bCs/>
        </w:rPr>
        <w:t xml:space="preserve">improvement </w:t>
      </w:r>
      <w:r w:rsidR="0098027B">
        <w:rPr>
          <w:bCs/>
        </w:rPr>
        <w:t>of</w:t>
      </w:r>
      <w:r w:rsidRPr="004966A5">
        <w:rPr>
          <w:bCs/>
        </w:rPr>
        <w:t xml:space="preserve"> </w:t>
      </w:r>
      <w:r w:rsidR="0098027B">
        <w:rPr>
          <w:bCs/>
        </w:rPr>
        <w:t xml:space="preserve">active </w:t>
      </w:r>
      <w:r w:rsidR="00454C74">
        <w:rPr>
          <w:bCs/>
        </w:rPr>
        <w:t xml:space="preserve">digital dermatitis </w:t>
      </w:r>
      <w:r w:rsidR="0098027B">
        <w:rPr>
          <w:bCs/>
        </w:rPr>
        <w:t>lesions</w:t>
      </w:r>
      <w:r w:rsidR="0098027B" w:rsidRPr="004966A5">
        <w:rPr>
          <w:bCs/>
        </w:rPr>
        <w:t xml:space="preserve"> </w:t>
      </w:r>
      <w:r w:rsidR="0098027B">
        <w:rPr>
          <w:bCs/>
        </w:rPr>
        <w:t>treated with</w:t>
      </w:r>
      <w:r w:rsidRPr="004966A5">
        <w:rPr>
          <w:bCs/>
        </w:rPr>
        <w:t xml:space="preserve"> </w:t>
      </w:r>
      <w:r w:rsidR="0098027B">
        <w:rPr>
          <w:bCs/>
        </w:rPr>
        <w:t>an</w:t>
      </w:r>
      <w:r w:rsidRPr="004966A5">
        <w:rPr>
          <w:bCs/>
        </w:rPr>
        <w:t xml:space="preserve"> </w:t>
      </w:r>
      <w:r w:rsidR="0098027B" w:rsidRPr="004966A5">
        <w:rPr>
          <w:bCs/>
        </w:rPr>
        <w:t>enzyme alginogel (</w:t>
      </w:r>
      <w:r w:rsidR="00454C74">
        <w:rPr>
          <w:bCs/>
        </w:rPr>
        <w:t>alginogel</w:t>
      </w:r>
      <w:r w:rsidR="0098027B" w:rsidRPr="004966A5">
        <w:rPr>
          <w:bCs/>
        </w:rPr>
        <w:t xml:space="preserve">) </w:t>
      </w:r>
      <w:r w:rsidR="0098027B">
        <w:rPr>
          <w:bCs/>
        </w:rPr>
        <w:t xml:space="preserve">or </w:t>
      </w:r>
      <w:r w:rsidR="0098027B" w:rsidRPr="004966A5">
        <w:rPr>
          <w:bCs/>
        </w:rPr>
        <w:t>copper and zinc chelates gel (</w:t>
      </w:r>
      <w:r w:rsidR="00454C74">
        <w:rPr>
          <w:bCs/>
        </w:rPr>
        <w:t>coppergel</w:t>
      </w:r>
      <w:r w:rsidR="0098027B" w:rsidRPr="004966A5">
        <w:rPr>
          <w:bCs/>
        </w:rPr>
        <w:t>)</w:t>
      </w:r>
      <w:r w:rsidR="00454C74">
        <w:rPr>
          <w:bCs/>
        </w:rPr>
        <w:t>, at different evaluation days</w:t>
      </w:r>
    </w:p>
    <w:tbl>
      <w:tblPr>
        <w:tblStyle w:val="TableGrid"/>
        <w:tblW w:w="69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2126"/>
        <w:gridCol w:w="1502"/>
        <w:gridCol w:w="1504"/>
      </w:tblGrid>
      <w:tr w:rsidR="001917FB" w14:paraId="388EA4E2" w14:textId="77777777" w:rsidTr="001917FB">
        <w:tc>
          <w:tcPr>
            <w:tcW w:w="1843" w:type="dxa"/>
            <w:tcBorders>
              <w:top w:val="single" w:sz="4" w:space="0" w:color="auto"/>
            </w:tcBorders>
          </w:tcPr>
          <w:p w14:paraId="290D04EA" w14:textId="739303F3" w:rsidR="001917FB" w:rsidRDefault="001917FB" w:rsidP="001917FB">
            <w:pPr>
              <w:rPr>
                <w:bCs/>
              </w:rPr>
            </w:pPr>
            <w:r>
              <w:rPr>
                <w:bCs/>
              </w:rPr>
              <w:t>Evaluation Day</w:t>
            </w:r>
          </w:p>
        </w:tc>
        <w:tc>
          <w:tcPr>
            <w:tcW w:w="2126" w:type="dxa"/>
            <w:tcBorders>
              <w:top w:val="single" w:sz="4" w:space="0" w:color="auto"/>
            </w:tcBorders>
          </w:tcPr>
          <w:p w14:paraId="3E71DCCF" w14:textId="15F0EFFE" w:rsidR="001917FB" w:rsidRDefault="001917FB" w:rsidP="001917FB">
            <w:pPr>
              <w:jc w:val="center"/>
              <w:rPr>
                <w:bCs/>
              </w:rPr>
            </w:pPr>
            <w:r>
              <w:rPr>
                <w:bCs/>
              </w:rPr>
              <w:t>M-Score on Day 0</w:t>
            </w:r>
          </w:p>
        </w:tc>
        <w:tc>
          <w:tcPr>
            <w:tcW w:w="3006" w:type="dxa"/>
            <w:gridSpan w:val="2"/>
            <w:tcBorders>
              <w:top w:val="single" w:sz="4" w:space="0" w:color="auto"/>
              <w:bottom w:val="single" w:sz="4" w:space="0" w:color="auto"/>
            </w:tcBorders>
          </w:tcPr>
          <w:p w14:paraId="139FCFCB" w14:textId="7D6BFC05" w:rsidR="001917FB" w:rsidRDefault="001917FB" w:rsidP="001917FB">
            <w:pPr>
              <w:jc w:val="center"/>
              <w:rPr>
                <w:bCs/>
              </w:rPr>
            </w:pPr>
            <w:r>
              <w:rPr>
                <w:bCs/>
              </w:rPr>
              <w:t>Clinically Improved, N (%)</w:t>
            </w:r>
          </w:p>
        </w:tc>
      </w:tr>
      <w:tr w:rsidR="001917FB" w14:paraId="69A5E015" w14:textId="77777777" w:rsidTr="001917FB">
        <w:tc>
          <w:tcPr>
            <w:tcW w:w="1843" w:type="dxa"/>
            <w:tcBorders>
              <w:bottom w:val="single" w:sz="4" w:space="0" w:color="auto"/>
            </w:tcBorders>
          </w:tcPr>
          <w:p w14:paraId="6B160128" w14:textId="65A5E423" w:rsidR="001917FB" w:rsidRDefault="001917FB" w:rsidP="001917FB">
            <w:pPr>
              <w:rPr>
                <w:bCs/>
              </w:rPr>
            </w:pPr>
          </w:p>
        </w:tc>
        <w:tc>
          <w:tcPr>
            <w:tcW w:w="2126" w:type="dxa"/>
            <w:tcBorders>
              <w:bottom w:val="single" w:sz="4" w:space="0" w:color="auto"/>
            </w:tcBorders>
          </w:tcPr>
          <w:p w14:paraId="53585262" w14:textId="3005C9F1" w:rsidR="001917FB" w:rsidRDefault="001917FB" w:rsidP="001917FB">
            <w:pPr>
              <w:rPr>
                <w:bCs/>
              </w:rPr>
            </w:pPr>
          </w:p>
        </w:tc>
        <w:tc>
          <w:tcPr>
            <w:tcW w:w="1502" w:type="dxa"/>
            <w:tcBorders>
              <w:top w:val="single" w:sz="4" w:space="0" w:color="auto"/>
              <w:bottom w:val="single" w:sz="4" w:space="0" w:color="auto"/>
            </w:tcBorders>
          </w:tcPr>
          <w:p w14:paraId="5FAFACB1" w14:textId="628C333B" w:rsidR="001917FB" w:rsidRDefault="001917FB" w:rsidP="001917FB">
            <w:pPr>
              <w:spacing w:after="120"/>
              <w:jc w:val="right"/>
              <w:rPr>
                <w:bCs/>
              </w:rPr>
            </w:pPr>
            <w:r>
              <w:t>Alginogel</w:t>
            </w:r>
          </w:p>
        </w:tc>
        <w:tc>
          <w:tcPr>
            <w:tcW w:w="1502" w:type="dxa"/>
            <w:tcBorders>
              <w:top w:val="single" w:sz="4" w:space="0" w:color="auto"/>
              <w:bottom w:val="single" w:sz="4" w:space="0" w:color="auto"/>
            </w:tcBorders>
          </w:tcPr>
          <w:p w14:paraId="7AA37F0E" w14:textId="23C1F8FD" w:rsidR="001917FB" w:rsidRDefault="001917FB" w:rsidP="001917FB">
            <w:pPr>
              <w:jc w:val="right"/>
              <w:rPr>
                <w:bCs/>
              </w:rPr>
            </w:pPr>
            <w:r>
              <w:rPr>
                <w:bCs/>
              </w:rPr>
              <w:t>Coppergel</w:t>
            </w:r>
          </w:p>
        </w:tc>
      </w:tr>
      <w:tr w:rsidR="001917FB" w14:paraId="670DF01E" w14:textId="77777777" w:rsidTr="001917FB">
        <w:tc>
          <w:tcPr>
            <w:tcW w:w="1843" w:type="dxa"/>
            <w:tcBorders>
              <w:top w:val="single" w:sz="4" w:space="0" w:color="auto"/>
            </w:tcBorders>
          </w:tcPr>
          <w:p w14:paraId="53F8165B" w14:textId="0C726CC8" w:rsidR="001917FB" w:rsidRDefault="001917FB" w:rsidP="001917FB">
            <w:pPr>
              <w:rPr>
                <w:bCs/>
              </w:rPr>
            </w:pPr>
            <w:r>
              <w:rPr>
                <w:bCs/>
              </w:rPr>
              <w:t>Day 10</w:t>
            </w:r>
          </w:p>
        </w:tc>
        <w:tc>
          <w:tcPr>
            <w:tcW w:w="2126" w:type="dxa"/>
            <w:tcBorders>
              <w:top w:val="single" w:sz="4" w:space="0" w:color="auto"/>
            </w:tcBorders>
          </w:tcPr>
          <w:p w14:paraId="1B9269A9" w14:textId="46375657" w:rsidR="001917FB" w:rsidRDefault="001917FB" w:rsidP="001917FB">
            <w:pPr>
              <w:ind w:left="738"/>
              <w:rPr>
                <w:bCs/>
              </w:rPr>
            </w:pPr>
            <w:r>
              <w:rPr>
                <w:bCs/>
              </w:rPr>
              <w:t>M1</w:t>
            </w:r>
          </w:p>
        </w:tc>
        <w:tc>
          <w:tcPr>
            <w:tcW w:w="1502" w:type="dxa"/>
            <w:tcBorders>
              <w:top w:val="single" w:sz="4" w:space="0" w:color="auto"/>
            </w:tcBorders>
          </w:tcPr>
          <w:p w14:paraId="342D5B39" w14:textId="7542FF7D" w:rsidR="001917FB" w:rsidRDefault="001917FB" w:rsidP="001917FB">
            <w:pPr>
              <w:jc w:val="right"/>
              <w:rPr>
                <w:bCs/>
              </w:rPr>
            </w:pPr>
            <w:r>
              <w:rPr>
                <w:bCs/>
              </w:rPr>
              <w:t>6 (29)</w:t>
            </w:r>
          </w:p>
        </w:tc>
        <w:tc>
          <w:tcPr>
            <w:tcW w:w="1502" w:type="dxa"/>
            <w:tcBorders>
              <w:top w:val="single" w:sz="4" w:space="0" w:color="auto"/>
            </w:tcBorders>
          </w:tcPr>
          <w:p w14:paraId="77AFF1D9" w14:textId="46034F6B" w:rsidR="001917FB" w:rsidRDefault="001917FB" w:rsidP="001917FB">
            <w:pPr>
              <w:jc w:val="right"/>
              <w:rPr>
                <w:bCs/>
              </w:rPr>
            </w:pPr>
            <w:r>
              <w:rPr>
                <w:bCs/>
              </w:rPr>
              <w:t>21 (95)</w:t>
            </w:r>
          </w:p>
        </w:tc>
      </w:tr>
      <w:tr w:rsidR="001917FB" w14:paraId="7A5A31EC" w14:textId="77777777" w:rsidTr="001917FB">
        <w:tc>
          <w:tcPr>
            <w:tcW w:w="1843" w:type="dxa"/>
          </w:tcPr>
          <w:p w14:paraId="61B0C190" w14:textId="77777777" w:rsidR="001917FB" w:rsidRDefault="001917FB" w:rsidP="001917FB">
            <w:pPr>
              <w:rPr>
                <w:bCs/>
              </w:rPr>
            </w:pPr>
          </w:p>
        </w:tc>
        <w:tc>
          <w:tcPr>
            <w:tcW w:w="2126" w:type="dxa"/>
          </w:tcPr>
          <w:p w14:paraId="1CC1A789" w14:textId="6F7E7739" w:rsidR="001917FB" w:rsidRDefault="001917FB" w:rsidP="001917FB">
            <w:pPr>
              <w:ind w:left="738"/>
              <w:rPr>
                <w:bCs/>
              </w:rPr>
            </w:pPr>
            <w:r>
              <w:rPr>
                <w:bCs/>
              </w:rPr>
              <w:t>M2</w:t>
            </w:r>
          </w:p>
        </w:tc>
        <w:tc>
          <w:tcPr>
            <w:tcW w:w="1502" w:type="dxa"/>
          </w:tcPr>
          <w:p w14:paraId="0CCB7356" w14:textId="1275ED92" w:rsidR="001917FB" w:rsidRDefault="001917FB" w:rsidP="001917FB">
            <w:pPr>
              <w:jc w:val="right"/>
              <w:rPr>
                <w:bCs/>
              </w:rPr>
            </w:pPr>
            <w:r>
              <w:rPr>
                <w:bCs/>
              </w:rPr>
              <w:t>17 (24)</w:t>
            </w:r>
          </w:p>
        </w:tc>
        <w:tc>
          <w:tcPr>
            <w:tcW w:w="1502" w:type="dxa"/>
          </w:tcPr>
          <w:p w14:paraId="4AB2C0A8" w14:textId="10171886" w:rsidR="001917FB" w:rsidRDefault="001917FB" w:rsidP="001917FB">
            <w:pPr>
              <w:jc w:val="right"/>
              <w:rPr>
                <w:bCs/>
              </w:rPr>
            </w:pPr>
            <w:r>
              <w:rPr>
                <w:bCs/>
              </w:rPr>
              <w:t>73 (92)</w:t>
            </w:r>
          </w:p>
        </w:tc>
      </w:tr>
      <w:tr w:rsidR="001917FB" w14:paraId="5144D444" w14:textId="77777777" w:rsidTr="001917FB">
        <w:tc>
          <w:tcPr>
            <w:tcW w:w="1843" w:type="dxa"/>
          </w:tcPr>
          <w:p w14:paraId="45A2D807" w14:textId="77777777" w:rsidR="001917FB" w:rsidRDefault="001917FB" w:rsidP="001917FB">
            <w:pPr>
              <w:rPr>
                <w:bCs/>
              </w:rPr>
            </w:pPr>
          </w:p>
        </w:tc>
        <w:tc>
          <w:tcPr>
            <w:tcW w:w="2126" w:type="dxa"/>
          </w:tcPr>
          <w:p w14:paraId="713A2B15" w14:textId="54FE94E4" w:rsidR="001917FB" w:rsidRDefault="001917FB" w:rsidP="001917FB">
            <w:pPr>
              <w:ind w:left="738"/>
              <w:rPr>
                <w:bCs/>
              </w:rPr>
            </w:pPr>
            <w:r>
              <w:rPr>
                <w:bCs/>
              </w:rPr>
              <w:t>M4.1</w:t>
            </w:r>
          </w:p>
        </w:tc>
        <w:tc>
          <w:tcPr>
            <w:tcW w:w="1502" w:type="dxa"/>
          </w:tcPr>
          <w:p w14:paraId="43D3270A" w14:textId="0367FC46" w:rsidR="001917FB" w:rsidRDefault="001917FB" w:rsidP="001917FB">
            <w:pPr>
              <w:jc w:val="right"/>
              <w:rPr>
                <w:bCs/>
              </w:rPr>
            </w:pPr>
            <w:r>
              <w:rPr>
                <w:bCs/>
              </w:rPr>
              <w:t>5 (56)</w:t>
            </w:r>
          </w:p>
        </w:tc>
        <w:tc>
          <w:tcPr>
            <w:tcW w:w="1502" w:type="dxa"/>
          </w:tcPr>
          <w:p w14:paraId="4CEC5577" w14:textId="00C245E0" w:rsidR="001917FB" w:rsidRDefault="001917FB" w:rsidP="001917FB">
            <w:pPr>
              <w:jc w:val="right"/>
              <w:rPr>
                <w:bCs/>
              </w:rPr>
            </w:pPr>
            <w:r>
              <w:rPr>
                <w:bCs/>
              </w:rPr>
              <w:t>11 (100)</w:t>
            </w:r>
          </w:p>
        </w:tc>
      </w:tr>
      <w:tr w:rsidR="001917FB" w14:paraId="35CF47CF" w14:textId="77777777" w:rsidTr="001917FB">
        <w:tc>
          <w:tcPr>
            <w:tcW w:w="1843" w:type="dxa"/>
          </w:tcPr>
          <w:p w14:paraId="0DC225BA" w14:textId="77777777" w:rsidR="001917FB" w:rsidRDefault="001917FB" w:rsidP="001917FB">
            <w:pPr>
              <w:spacing w:after="120"/>
              <w:rPr>
                <w:bCs/>
              </w:rPr>
            </w:pPr>
          </w:p>
        </w:tc>
        <w:tc>
          <w:tcPr>
            <w:tcW w:w="2126" w:type="dxa"/>
          </w:tcPr>
          <w:p w14:paraId="58902000" w14:textId="13465F49" w:rsidR="001917FB" w:rsidRDefault="001917FB" w:rsidP="001917FB">
            <w:pPr>
              <w:spacing w:after="120"/>
              <w:ind w:left="738"/>
              <w:rPr>
                <w:bCs/>
              </w:rPr>
            </w:pPr>
            <w:r>
              <w:rPr>
                <w:bCs/>
              </w:rPr>
              <w:t>Total</w:t>
            </w:r>
          </w:p>
        </w:tc>
        <w:tc>
          <w:tcPr>
            <w:tcW w:w="1502" w:type="dxa"/>
          </w:tcPr>
          <w:p w14:paraId="2877F789" w14:textId="4A577254" w:rsidR="001917FB" w:rsidRDefault="001917FB" w:rsidP="001917FB">
            <w:pPr>
              <w:jc w:val="right"/>
              <w:rPr>
                <w:bCs/>
              </w:rPr>
            </w:pPr>
            <w:r>
              <w:rPr>
                <w:bCs/>
              </w:rPr>
              <w:t>28 (27)</w:t>
            </w:r>
          </w:p>
        </w:tc>
        <w:tc>
          <w:tcPr>
            <w:tcW w:w="1502" w:type="dxa"/>
          </w:tcPr>
          <w:p w14:paraId="0B0E2028" w14:textId="106AF3D9" w:rsidR="001917FB" w:rsidRDefault="001917FB" w:rsidP="001917FB">
            <w:pPr>
              <w:jc w:val="right"/>
              <w:rPr>
                <w:bCs/>
              </w:rPr>
            </w:pPr>
            <w:r>
              <w:rPr>
                <w:bCs/>
              </w:rPr>
              <w:t>105 (94)</w:t>
            </w:r>
          </w:p>
        </w:tc>
      </w:tr>
      <w:tr w:rsidR="001917FB" w14:paraId="6E2B7C7B" w14:textId="77777777" w:rsidTr="001917FB">
        <w:tc>
          <w:tcPr>
            <w:tcW w:w="1843" w:type="dxa"/>
          </w:tcPr>
          <w:p w14:paraId="79DEB7A4" w14:textId="55E38C80" w:rsidR="001917FB" w:rsidRDefault="001917FB" w:rsidP="001917FB">
            <w:pPr>
              <w:rPr>
                <w:bCs/>
              </w:rPr>
            </w:pPr>
            <w:r>
              <w:rPr>
                <w:bCs/>
              </w:rPr>
              <w:t>Day 21</w:t>
            </w:r>
          </w:p>
        </w:tc>
        <w:tc>
          <w:tcPr>
            <w:tcW w:w="2126" w:type="dxa"/>
          </w:tcPr>
          <w:p w14:paraId="70380962" w14:textId="0070D373" w:rsidR="001917FB" w:rsidRDefault="001917FB" w:rsidP="001917FB">
            <w:pPr>
              <w:ind w:left="738"/>
              <w:rPr>
                <w:bCs/>
              </w:rPr>
            </w:pPr>
            <w:r>
              <w:rPr>
                <w:bCs/>
              </w:rPr>
              <w:t>M1</w:t>
            </w:r>
          </w:p>
        </w:tc>
        <w:tc>
          <w:tcPr>
            <w:tcW w:w="1502" w:type="dxa"/>
          </w:tcPr>
          <w:p w14:paraId="402EE7B9" w14:textId="7DA2B7F7" w:rsidR="001917FB" w:rsidRDefault="001917FB" w:rsidP="001917FB">
            <w:pPr>
              <w:jc w:val="right"/>
              <w:rPr>
                <w:bCs/>
              </w:rPr>
            </w:pPr>
            <w:r>
              <w:rPr>
                <w:bCs/>
              </w:rPr>
              <w:t>12 (100)</w:t>
            </w:r>
          </w:p>
        </w:tc>
        <w:tc>
          <w:tcPr>
            <w:tcW w:w="1502" w:type="dxa"/>
          </w:tcPr>
          <w:p w14:paraId="6D36DA77" w14:textId="63E6B75D" w:rsidR="001917FB" w:rsidRDefault="001917FB" w:rsidP="001917FB">
            <w:pPr>
              <w:jc w:val="right"/>
              <w:rPr>
                <w:bCs/>
              </w:rPr>
            </w:pPr>
            <w:r>
              <w:rPr>
                <w:bCs/>
              </w:rPr>
              <w:t>10 (91)</w:t>
            </w:r>
          </w:p>
        </w:tc>
      </w:tr>
      <w:tr w:rsidR="001917FB" w14:paraId="47BD149D" w14:textId="77777777" w:rsidTr="001917FB">
        <w:tc>
          <w:tcPr>
            <w:tcW w:w="1843" w:type="dxa"/>
          </w:tcPr>
          <w:p w14:paraId="74E61362" w14:textId="77777777" w:rsidR="001917FB" w:rsidRDefault="001917FB" w:rsidP="001917FB">
            <w:pPr>
              <w:rPr>
                <w:bCs/>
              </w:rPr>
            </w:pPr>
          </w:p>
        </w:tc>
        <w:tc>
          <w:tcPr>
            <w:tcW w:w="2126" w:type="dxa"/>
          </w:tcPr>
          <w:p w14:paraId="3982989A" w14:textId="036C88D8" w:rsidR="001917FB" w:rsidRDefault="001917FB" w:rsidP="001917FB">
            <w:pPr>
              <w:ind w:left="738"/>
              <w:rPr>
                <w:bCs/>
              </w:rPr>
            </w:pPr>
            <w:r>
              <w:rPr>
                <w:bCs/>
              </w:rPr>
              <w:t>M2</w:t>
            </w:r>
          </w:p>
        </w:tc>
        <w:tc>
          <w:tcPr>
            <w:tcW w:w="1502" w:type="dxa"/>
          </w:tcPr>
          <w:p w14:paraId="4701D7DD" w14:textId="61544641" w:rsidR="001917FB" w:rsidRDefault="001917FB" w:rsidP="001917FB">
            <w:pPr>
              <w:jc w:val="right"/>
              <w:rPr>
                <w:bCs/>
              </w:rPr>
            </w:pPr>
            <w:r>
              <w:rPr>
                <w:bCs/>
              </w:rPr>
              <w:t>27 (69)</w:t>
            </w:r>
          </w:p>
        </w:tc>
        <w:tc>
          <w:tcPr>
            <w:tcW w:w="1502" w:type="dxa"/>
          </w:tcPr>
          <w:p w14:paraId="203BF6D7" w14:textId="5E73491F" w:rsidR="001917FB" w:rsidRDefault="001917FB" w:rsidP="001917FB">
            <w:pPr>
              <w:jc w:val="right"/>
              <w:rPr>
                <w:bCs/>
              </w:rPr>
            </w:pPr>
            <w:r>
              <w:rPr>
                <w:bCs/>
              </w:rPr>
              <w:t>29 (81)</w:t>
            </w:r>
          </w:p>
        </w:tc>
      </w:tr>
      <w:tr w:rsidR="001917FB" w14:paraId="6071DBA3" w14:textId="77777777" w:rsidTr="001917FB">
        <w:tc>
          <w:tcPr>
            <w:tcW w:w="1843" w:type="dxa"/>
          </w:tcPr>
          <w:p w14:paraId="732E0C86" w14:textId="77777777" w:rsidR="001917FB" w:rsidRDefault="001917FB" w:rsidP="001917FB">
            <w:pPr>
              <w:rPr>
                <w:bCs/>
              </w:rPr>
            </w:pPr>
          </w:p>
        </w:tc>
        <w:tc>
          <w:tcPr>
            <w:tcW w:w="2126" w:type="dxa"/>
          </w:tcPr>
          <w:p w14:paraId="48A36D6F" w14:textId="75CA846F" w:rsidR="001917FB" w:rsidRDefault="001917FB" w:rsidP="001917FB">
            <w:pPr>
              <w:ind w:left="738"/>
              <w:rPr>
                <w:bCs/>
              </w:rPr>
            </w:pPr>
            <w:r>
              <w:rPr>
                <w:bCs/>
              </w:rPr>
              <w:t>M4.1</w:t>
            </w:r>
          </w:p>
        </w:tc>
        <w:tc>
          <w:tcPr>
            <w:tcW w:w="1502" w:type="dxa"/>
          </w:tcPr>
          <w:p w14:paraId="5A78E138" w14:textId="1BF84DFF" w:rsidR="001917FB" w:rsidRDefault="001917FB" w:rsidP="001917FB">
            <w:pPr>
              <w:jc w:val="right"/>
              <w:rPr>
                <w:bCs/>
              </w:rPr>
            </w:pPr>
            <w:r>
              <w:rPr>
                <w:bCs/>
              </w:rPr>
              <w:t>2 (50)</w:t>
            </w:r>
          </w:p>
        </w:tc>
        <w:tc>
          <w:tcPr>
            <w:tcW w:w="1502" w:type="dxa"/>
          </w:tcPr>
          <w:p w14:paraId="436E3FE7" w14:textId="241FDDD7" w:rsidR="001917FB" w:rsidRDefault="001917FB" w:rsidP="001917FB">
            <w:pPr>
              <w:jc w:val="right"/>
              <w:rPr>
                <w:bCs/>
              </w:rPr>
            </w:pPr>
            <w:r>
              <w:rPr>
                <w:bCs/>
              </w:rPr>
              <w:t>2 (100)</w:t>
            </w:r>
          </w:p>
        </w:tc>
      </w:tr>
      <w:tr w:rsidR="001917FB" w14:paraId="34F0F2E4" w14:textId="77777777" w:rsidTr="001917FB">
        <w:tc>
          <w:tcPr>
            <w:tcW w:w="1843" w:type="dxa"/>
          </w:tcPr>
          <w:p w14:paraId="334F9A64" w14:textId="77777777" w:rsidR="001917FB" w:rsidRDefault="001917FB" w:rsidP="001917FB">
            <w:pPr>
              <w:spacing w:after="120"/>
              <w:rPr>
                <w:bCs/>
              </w:rPr>
            </w:pPr>
          </w:p>
        </w:tc>
        <w:tc>
          <w:tcPr>
            <w:tcW w:w="2126" w:type="dxa"/>
          </w:tcPr>
          <w:p w14:paraId="0FE2ABD9" w14:textId="754783F9" w:rsidR="001917FB" w:rsidRDefault="001917FB" w:rsidP="001917FB">
            <w:pPr>
              <w:spacing w:after="120"/>
              <w:ind w:left="738"/>
              <w:rPr>
                <w:bCs/>
              </w:rPr>
            </w:pPr>
            <w:r>
              <w:rPr>
                <w:bCs/>
              </w:rPr>
              <w:t>Total</w:t>
            </w:r>
          </w:p>
        </w:tc>
        <w:tc>
          <w:tcPr>
            <w:tcW w:w="1502" w:type="dxa"/>
          </w:tcPr>
          <w:p w14:paraId="17C81AF8" w14:textId="5D64A2AD" w:rsidR="001917FB" w:rsidRDefault="001917FB" w:rsidP="001917FB">
            <w:pPr>
              <w:jc w:val="right"/>
              <w:rPr>
                <w:bCs/>
              </w:rPr>
            </w:pPr>
            <w:r>
              <w:rPr>
                <w:bCs/>
              </w:rPr>
              <w:t>41 (74)</w:t>
            </w:r>
          </w:p>
        </w:tc>
        <w:tc>
          <w:tcPr>
            <w:tcW w:w="1502" w:type="dxa"/>
          </w:tcPr>
          <w:p w14:paraId="2E8A0E41" w14:textId="30CEBB99" w:rsidR="001917FB" w:rsidRDefault="001917FB" w:rsidP="001917FB">
            <w:pPr>
              <w:jc w:val="right"/>
              <w:rPr>
                <w:bCs/>
              </w:rPr>
            </w:pPr>
            <w:r>
              <w:rPr>
                <w:bCs/>
              </w:rPr>
              <w:t>41 (84)</w:t>
            </w:r>
          </w:p>
        </w:tc>
      </w:tr>
      <w:tr w:rsidR="001917FB" w14:paraId="12130E6F" w14:textId="77777777" w:rsidTr="001917FB">
        <w:tc>
          <w:tcPr>
            <w:tcW w:w="1843" w:type="dxa"/>
          </w:tcPr>
          <w:p w14:paraId="67C06038" w14:textId="7E5CB1D5" w:rsidR="001917FB" w:rsidRDefault="001917FB" w:rsidP="001917FB">
            <w:pPr>
              <w:rPr>
                <w:bCs/>
              </w:rPr>
            </w:pPr>
            <w:r>
              <w:rPr>
                <w:bCs/>
              </w:rPr>
              <w:t>Day 35</w:t>
            </w:r>
          </w:p>
        </w:tc>
        <w:tc>
          <w:tcPr>
            <w:tcW w:w="2126" w:type="dxa"/>
          </w:tcPr>
          <w:p w14:paraId="5A3844FF" w14:textId="31058C90" w:rsidR="001917FB" w:rsidRDefault="001917FB" w:rsidP="001917FB">
            <w:pPr>
              <w:ind w:left="738"/>
              <w:rPr>
                <w:bCs/>
              </w:rPr>
            </w:pPr>
            <w:r>
              <w:rPr>
                <w:bCs/>
              </w:rPr>
              <w:t>M1</w:t>
            </w:r>
          </w:p>
        </w:tc>
        <w:tc>
          <w:tcPr>
            <w:tcW w:w="1502" w:type="dxa"/>
          </w:tcPr>
          <w:p w14:paraId="2CB83624" w14:textId="5CACD5A2" w:rsidR="001917FB" w:rsidRDefault="001917FB" w:rsidP="001917FB">
            <w:pPr>
              <w:jc w:val="right"/>
              <w:rPr>
                <w:bCs/>
              </w:rPr>
            </w:pPr>
            <w:r>
              <w:rPr>
                <w:bCs/>
              </w:rPr>
              <w:t>9 (90)</w:t>
            </w:r>
          </w:p>
        </w:tc>
        <w:tc>
          <w:tcPr>
            <w:tcW w:w="1502" w:type="dxa"/>
          </w:tcPr>
          <w:p w14:paraId="0B57CC0E" w14:textId="3771F9A9" w:rsidR="001917FB" w:rsidRDefault="001917FB" w:rsidP="001917FB">
            <w:pPr>
              <w:jc w:val="right"/>
              <w:rPr>
                <w:bCs/>
              </w:rPr>
            </w:pPr>
            <w:r>
              <w:rPr>
                <w:bCs/>
              </w:rPr>
              <w:t>10 (91)</w:t>
            </w:r>
          </w:p>
        </w:tc>
      </w:tr>
      <w:tr w:rsidR="001917FB" w14:paraId="4EA8788C" w14:textId="77777777" w:rsidTr="001917FB">
        <w:tc>
          <w:tcPr>
            <w:tcW w:w="1843" w:type="dxa"/>
          </w:tcPr>
          <w:p w14:paraId="12719913" w14:textId="77777777" w:rsidR="001917FB" w:rsidRDefault="001917FB" w:rsidP="001917FB">
            <w:pPr>
              <w:rPr>
                <w:bCs/>
              </w:rPr>
            </w:pPr>
          </w:p>
        </w:tc>
        <w:tc>
          <w:tcPr>
            <w:tcW w:w="2126" w:type="dxa"/>
          </w:tcPr>
          <w:p w14:paraId="2B0A3802" w14:textId="3CEE2DD4" w:rsidR="001917FB" w:rsidRDefault="001917FB" w:rsidP="001917FB">
            <w:pPr>
              <w:ind w:left="738"/>
              <w:rPr>
                <w:bCs/>
              </w:rPr>
            </w:pPr>
            <w:r>
              <w:rPr>
                <w:bCs/>
              </w:rPr>
              <w:t>M2</w:t>
            </w:r>
          </w:p>
        </w:tc>
        <w:tc>
          <w:tcPr>
            <w:tcW w:w="1502" w:type="dxa"/>
          </w:tcPr>
          <w:p w14:paraId="7EDD4A03" w14:textId="53B5701F" w:rsidR="001917FB" w:rsidRDefault="001917FB" w:rsidP="001917FB">
            <w:pPr>
              <w:jc w:val="right"/>
              <w:rPr>
                <w:bCs/>
              </w:rPr>
            </w:pPr>
            <w:r>
              <w:rPr>
                <w:bCs/>
              </w:rPr>
              <w:t>24 (69)</w:t>
            </w:r>
          </w:p>
        </w:tc>
        <w:tc>
          <w:tcPr>
            <w:tcW w:w="1502" w:type="dxa"/>
          </w:tcPr>
          <w:p w14:paraId="5FD6C54A" w14:textId="0F497BFF" w:rsidR="001917FB" w:rsidRDefault="001917FB" w:rsidP="001917FB">
            <w:pPr>
              <w:jc w:val="right"/>
              <w:rPr>
                <w:bCs/>
              </w:rPr>
            </w:pPr>
            <w:r>
              <w:rPr>
                <w:bCs/>
              </w:rPr>
              <w:t>29 (76)</w:t>
            </w:r>
          </w:p>
        </w:tc>
      </w:tr>
      <w:tr w:rsidR="001917FB" w14:paraId="128A8545" w14:textId="77777777" w:rsidTr="001917FB">
        <w:tc>
          <w:tcPr>
            <w:tcW w:w="1843" w:type="dxa"/>
          </w:tcPr>
          <w:p w14:paraId="07130913" w14:textId="77777777" w:rsidR="001917FB" w:rsidRDefault="001917FB" w:rsidP="001917FB">
            <w:pPr>
              <w:rPr>
                <w:bCs/>
              </w:rPr>
            </w:pPr>
          </w:p>
        </w:tc>
        <w:tc>
          <w:tcPr>
            <w:tcW w:w="2126" w:type="dxa"/>
          </w:tcPr>
          <w:p w14:paraId="004FDB59" w14:textId="1860FCBA" w:rsidR="001917FB" w:rsidRDefault="001917FB" w:rsidP="001917FB">
            <w:pPr>
              <w:ind w:left="738"/>
              <w:rPr>
                <w:bCs/>
              </w:rPr>
            </w:pPr>
            <w:r>
              <w:rPr>
                <w:bCs/>
              </w:rPr>
              <w:t>M4.1</w:t>
            </w:r>
          </w:p>
        </w:tc>
        <w:tc>
          <w:tcPr>
            <w:tcW w:w="1502" w:type="dxa"/>
          </w:tcPr>
          <w:p w14:paraId="6908927E" w14:textId="527B75F3" w:rsidR="001917FB" w:rsidRDefault="001917FB" w:rsidP="001917FB">
            <w:pPr>
              <w:jc w:val="right"/>
              <w:rPr>
                <w:bCs/>
              </w:rPr>
            </w:pPr>
            <w:r>
              <w:rPr>
                <w:bCs/>
              </w:rPr>
              <w:t>2 (50)</w:t>
            </w:r>
          </w:p>
        </w:tc>
        <w:tc>
          <w:tcPr>
            <w:tcW w:w="1502" w:type="dxa"/>
          </w:tcPr>
          <w:p w14:paraId="6C5152DD" w14:textId="6F3E4F62" w:rsidR="001917FB" w:rsidRDefault="001917FB" w:rsidP="001917FB">
            <w:pPr>
              <w:jc w:val="right"/>
              <w:rPr>
                <w:bCs/>
              </w:rPr>
            </w:pPr>
            <w:r>
              <w:rPr>
                <w:bCs/>
              </w:rPr>
              <w:t>3 (100)</w:t>
            </w:r>
          </w:p>
        </w:tc>
      </w:tr>
      <w:tr w:rsidR="001917FB" w14:paraId="47D78B5C" w14:textId="77777777" w:rsidTr="001917FB">
        <w:tc>
          <w:tcPr>
            <w:tcW w:w="1843" w:type="dxa"/>
            <w:tcBorders>
              <w:bottom w:val="single" w:sz="4" w:space="0" w:color="auto"/>
            </w:tcBorders>
          </w:tcPr>
          <w:p w14:paraId="234DA296" w14:textId="77777777" w:rsidR="001917FB" w:rsidRDefault="001917FB" w:rsidP="001917FB">
            <w:pPr>
              <w:spacing w:after="120"/>
              <w:rPr>
                <w:bCs/>
              </w:rPr>
            </w:pPr>
          </w:p>
        </w:tc>
        <w:tc>
          <w:tcPr>
            <w:tcW w:w="2126" w:type="dxa"/>
            <w:tcBorders>
              <w:bottom w:val="single" w:sz="4" w:space="0" w:color="auto"/>
            </w:tcBorders>
          </w:tcPr>
          <w:p w14:paraId="74632676" w14:textId="5BCC35D3" w:rsidR="001917FB" w:rsidRDefault="001917FB" w:rsidP="001917FB">
            <w:pPr>
              <w:spacing w:after="120"/>
              <w:ind w:left="738"/>
              <w:rPr>
                <w:bCs/>
              </w:rPr>
            </w:pPr>
            <w:r>
              <w:rPr>
                <w:bCs/>
              </w:rPr>
              <w:t>Total</w:t>
            </w:r>
          </w:p>
        </w:tc>
        <w:tc>
          <w:tcPr>
            <w:tcW w:w="1502" w:type="dxa"/>
            <w:tcBorders>
              <w:bottom w:val="single" w:sz="4" w:space="0" w:color="auto"/>
            </w:tcBorders>
          </w:tcPr>
          <w:p w14:paraId="7072402A" w14:textId="30A3D898" w:rsidR="001917FB" w:rsidRDefault="001917FB" w:rsidP="001917FB">
            <w:pPr>
              <w:jc w:val="right"/>
              <w:rPr>
                <w:bCs/>
              </w:rPr>
            </w:pPr>
            <w:r>
              <w:rPr>
                <w:bCs/>
              </w:rPr>
              <w:t>35 (71)</w:t>
            </w:r>
          </w:p>
        </w:tc>
        <w:tc>
          <w:tcPr>
            <w:tcW w:w="1502" w:type="dxa"/>
            <w:tcBorders>
              <w:bottom w:val="single" w:sz="4" w:space="0" w:color="auto"/>
            </w:tcBorders>
          </w:tcPr>
          <w:p w14:paraId="575524B9" w14:textId="779FFC2A" w:rsidR="001917FB" w:rsidRDefault="001917FB" w:rsidP="001917FB">
            <w:pPr>
              <w:jc w:val="right"/>
              <w:rPr>
                <w:bCs/>
              </w:rPr>
            </w:pPr>
            <w:r>
              <w:rPr>
                <w:bCs/>
              </w:rPr>
              <w:t>42 (81)</w:t>
            </w:r>
          </w:p>
        </w:tc>
      </w:tr>
    </w:tbl>
    <w:p w14:paraId="29AA178F" w14:textId="77777777" w:rsidR="00624006" w:rsidRDefault="007C4B2D" w:rsidP="00454C74">
      <w:pPr>
        <w:spacing w:line="480" w:lineRule="auto"/>
        <w:rPr>
          <w:bCs/>
        </w:rPr>
      </w:pPr>
      <w:r>
        <w:rPr>
          <w:bCs/>
        </w:rPr>
        <w:t>Day 0 and day 10 M-scores were determined from lifted feet in the trimming chute, whereas day 21 and day 35 M-scores were determined from standing feet in the milking parlor</w:t>
      </w:r>
      <w:r w:rsidR="00454C74">
        <w:rPr>
          <w:bCs/>
        </w:rPr>
        <w:t>.</w:t>
      </w:r>
    </w:p>
    <w:p w14:paraId="234BFC00" w14:textId="77777777" w:rsidR="00624006" w:rsidRDefault="00624006">
      <w:pPr>
        <w:rPr>
          <w:bCs/>
        </w:rPr>
      </w:pPr>
      <w:r>
        <w:rPr>
          <w:bCs/>
        </w:rPr>
        <w:br w:type="page"/>
      </w:r>
    </w:p>
    <w:p w14:paraId="72FFA842" w14:textId="771E5FEE" w:rsidR="00624006" w:rsidRPr="00903225" w:rsidRDefault="00624006" w:rsidP="00624006">
      <w:pPr>
        <w:spacing w:line="480" w:lineRule="auto"/>
      </w:pPr>
      <w:r w:rsidRPr="00903225">
        <w:rPr>
          <w:b/>
          <w:bCs/>
        </w:rPr>
        <w:lastRenderedPageBreak/>
        <w:t>Table</w:t>
      </w:r>
      <w:r>
        <w:rPr>
          <w:b/>
          <w:bCs/>
        </w:rPr>
        <w:t xml:space="preserve"> </w:t>
      </w:r>
      <w:r w:rsidR="003D2418">
        <w:rPr>
          <w:b/>
          <w:bCs/>
        </w:rPr>
        <w:t>3</w:t>
      </w:r>
      <w:r w:rsidRPr="00903225">
        <w:rPr>
          <w:b/>
          <w:bCs/>
        </w:rPr>
        <w:t>.</w:t>
      </w:r>
      <w:r>
        <w:t xml:space="preserve"> Overview of wound healing progress per treatment group</w:t>
      </w:r>
      <w:r w:rsidR="00DA12E1">
        <w:t>, percentages add up vertically per evaluation pair</w:t>
      </w:r>
    </w:p>
    <w:tbl>
      <w:tblPr>
        <w:tblStyle w:val="TableGrid"/>
        <w:tblW w:w="69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4"/>
        <w:gridCol w:w="2631"/>
        <w:gridCol w:w="1245"/>
        <w:gridCol w:w="1276"/>
      </w:tblGrid>
      <w:tr w:rsidR="00E4213E" w14:paraId="363FD76F" w14:textId="77777777" w:rsidTr="00E4213E">
        <w:tc>
          <w:tcPr>
            <w:tcW w:w="1764" w:type="dxa"/>
            <w:tcBorders>
              <w:top w:val="single" w:sz="4" w:space="0" w:color="auto"/>
              <w:bottom w:val="single" w:sz="4" w:space="0" w:color="auto"/>
            </w:tcBorders>
          </w:tcPr>
          <w:p w14:paraId="54E6D88C" w14:textId="03CCB331" w:rsidR="00E4213E" w:rsidRDefault="00E4213E" w:rsidP="00DE56E7">
            <w:r>
              <w:t>Evaluation Pair</w:t>
            </w:r>
          </w:p>
        </w:tc>
        <w:tc>
          <w:tcPr>
            <w:tcW w:w="2631" w:type="dxa"/>
            <w:tcBorders>
              <w:top w:val="single" w:sz="4" w:space="0" w:color="auto"/>
              <w:bottom w:val="single" w:sz="4" w:space="0" w:color="auto"/>
            </w:tcBorders>
          </w:tcPr>
          <w:p w14:paraId="370E5458" w14:textId="08141529" w:rsidR="00E4213E" w:rsidRDefault="00E4213E" w:rsidP="00DE56E7">
            <w:r>
              <w:t>Wound Healing Progress</w:t>
            </w:r>
          </w:p>
        </w:tc>
        <w:tc>
          <w:tcPr>
            <w:tcW w:w="1245" w:type="dxa"/>
            <w:tcBorders>
              <w:top w:val="single" w:sz="4" w:space="0" w:color="auto"/>
              <w:bottom w:val="single" w:sz="4" w:space="0" w:color="auto"/>
            </w:tcBorders>
          </w:tcPr>
          <w:p w14:paraId="3BC67382" w14:textId="77777777" w:rsidR="00E4213E" w:rsidRDefault="00E4213E" w:rsidP="00DE56E7">
            <w:r>
              <w:t>Alginogel</w:t>
            </w:r>
          </w:p>
          <w:p w14:paraId="474A1D44" w14:textId="77777777" w:rsidR="00E4213E" w:rsidRDefault="00E4213E" w:rsidP="00DE56E7">
            <w:r>
              <w:t>N (%)</w:t>
            </w:r>
          </w:p>
        </w:tc>
        <w:tc>
          <w:tcPr>
            <w:tcW w:w="1276" w:type="dxa"/>
            <w:tcBorders>
              <w:top w:val="single" w:sz="4" w:space="0" w:color="auto"/>
              <w:bottom w:val="single" w:sz="4" w:space="0" w:color="auto"/>
            </w:tcBorders>
          </w:tcPr>
          <w:p w14:paraId="015187C8" w14:textId="77777777" w:rsidR="00E4213E" w:rsidRDefault="00E4213E" w:rsidP="00DE56E7">
            <w:r>
              <w:t>Coppergel</w:t>
            </w:r>
          </w:p>
          <w:p w14:paraId="2FD2C179" w14:textId="77777777" w:rsidR="00E4213E" w:rsidRDefault="00E4213E" w:rsidP="00DE56E7">
            <w:r>
              <w:t>N (%)</w:t>
            </w:r>
          </w:p>
        </w:tc>
      </w:tr>
      <w:tr w:rsidR="00E4213E" w14:paraId="30E7238D" w14:textId="77777777" w:rsidTr="00E4213E">
        <w:tc>
          <w:tcPr>
            <w:tcW w:w="1764" w:type="dxa"/>
            <w:tcBorders>
              <w:top w:val="single" w:sz="4" w:space="0" w:color="auto"/>
            </w:tcBorders>
          </w:tcPr>
          <w:p w14:paraId="4A388687" w14:textId="7B1AD9A8" w:rsidR="00E4213E" w:rsidRDefault="00E4213E" w:rsidP="00624006">
            <w:r>
              <w:t>WHP0-10</w:t>
            </w:r>
          </w:p>
        </w:tc>
        <w:tc>
          <w:tcPr>
            <w:tcW w:w="2631" w:type="dxa"/>
            <w:tcBorders>
              <w:top w:val="single" w:sz="4" w:space="0" w:color="auto"/>
            </w:tcBorders>
          </w:tcPr>
          <w:p w14:paraId="758DD4A3" w14:textId="1AAE3EBD" w:rsidR="00E4213E" w:rsidRDefault="00E4213E" w:rsidP="00624006">
            <w:r>
              <w:t>N hind feet</w:t>
            </w:r>
          </w:p>
        </w:tc>
        <w:tc>
          <w:tcPr>
            <w:tcW w:w="1245" w:type="dxa"/>
            <w:tcBorders>
              <w:top w:val="single" w:sz="4" w:space="0" w:color="auto"/>
            </w:tcBorders>
          </w:tcPr>
          <w:p w14:paraId="5D236B1F" w14:textId="77777777" w:rsidR="00E4213E" w:rsidRDefault="00E4213E" w:rsidP="00624006">
            <w:r>
              <w:t>101 (100)</w:t>
            </w:r>
          </w:p>
        </w:tc>
        <w:tc>
          <w:tcPr>
            <w:tcW w:w="1276" w:type="dxa"/>
            <w:tcBorders>
              <w:top w:val="single" w:sz="4" w:space="0" w:color="auto"/>
            </w:tcBorders>
          </w:tcPr>
          <w:p w14:paraId="32D1727B" w14:textId="77777777" w:rsidR="00E4213E" w:rsidRDefault="00E4213E" w:rsidP="00624006">
            <w:r>
              <w:t>109 (100)</w:t>
            </w:r>
          </w:p>
        </w:tc>
      </w:tr>
      <w:tr w:rsidR="00E4213E" w14:paraId="4ADB0BC9" w14:textId="77777777" w:rsidTr="00E4213E">
        <w:tc>
          <w:tcPr>
            <w:tcW w:w="1764" w:type="dxa"/>
          </w:tcPr>
          <w:p w14:paraId="2E4B9943" w14:textId="7D8F3CC2" w:rsidR="00E4213E" w:rsidRDefault="00E4213E" w:rsidP="00DE56E7"/>
        </w:tc>
        <w:tc>
          <w:tcPr>
            <w:tcW w:w="2631" w:type="dxa"/>
          </w:tcPr>
          <w:p w14:paraId="25436C4B" w14:textId="77777777" w:rsidR="00E4213E" w:rsidRDefault="00E4213E" w:rsidP="00DE56E7">
            <w:r>
              <w:t>Improved</w:t>
            </w:r>
          </w:p>
        </w:tc>
        <w:tc>
          <w:tcPr>
            <w:tcW w:w="1245" w:type="dxa"/>
          </w:tcPr>
          <w:p w14:paraId="269E41A1" w14:textId="77777777" w:rsidR="00E4213E" w:rsidRDefault="00E4213E" w:rsidP="00DE56E7">
            <w:r>
              <w:t>64 (63)</w:t>
            </w:r>
          </w:p>
        </w:tc>
        <w:tc>
          <w:tcPr>
            <w:tcW w:w="1276" w:type="dxa"/>
          </w:tcPr>
          <w:p w14:paraId="204882CD" w14:textId="77777777" w:rsidR="00E4213E" w:rsidRDefault="00E4213E" w:rsidP="00DE56E7">
            <w:r>
              <w:t>22 (20)</w:t>
            </w:r>
          </w:p>
        </w:tc>
      </w:tr>
      <w:tr w:rsidR="00E4213E" w14:paraId="3026DBA6" w14:textId="77777777" w:rsidTr="00E4213E">
        <w:tc>
          <w:tcPr>
            <w:tcW w:w="1764" w:type="dxa"/>
          </w:tcPr>
          <w:p w14:paraId="505FF8AF" w14:textId="77777777" w:rsidR="00E4213E" w:rsidRDefault="00E4213E" w:rsidP="00DE56E7"/>
        </w:tc>
        <w:tc>
          <w:tcPr>
            <w:tcW w:w="2631" w:type="dxa"/>
          </w:tcPr>
          <w:p w14:paraId="0CD4232D" w14:textId="77777777" w:rsidR="00E4213E" w:rsidRDefault="00E4213E" w:rsidP="00DE56E7">
            <w:r>
              <w:t>Equal</w:t>
            </w:r>
          </w:p>
        </w:tc>
        <w:tc>
          <w:tcPr>
            <w:tcW w:w="1245" w:type="dxa"/>
          </w:tcPr>
          <w:p w14:paraId="41562168" w14:textId="77777777" w:rsidR="00E4213E" w:rsidRDefault="00E4213E" w:rsidP="00DE56E7">
            <w:r>
              <w:t>27 (27)</w:t>
            </w:r>
          </w:p>
        </w:tc>
        <w:tc>
          <w:tcPr>
            <w:tcW w:w="1276" w:type="dxa"/>
          </w:tcPr>
          <w:p w14:paraId="204C6521" w14:textId="77777777" w:rsidR="00E4213E" w:rsidRDefault="00E4213E" w:rsidP="00DE56E7">
            <w:r>
              <w:t>10 (9)</w:t>
            </w:r>
          </w:p>
        </w:tc>
      </w:tr>
      <w:tr w:rsidR="00E4213E" w14:paraId="164B4C92" w14:textId="77777777" w:rsidTr="00E4213E">
        <w:tc>
          <w:tcPr>
            <w:tcW w:w="1764" w:type="dxa"/>
          </w:tcPr>
          <w:p w14:paraId="5DC53E6D" w14:textId="77777777" w:rsidR="00E4213E" w:rsidRDefault="00E4213E" w:rsidP="00DE56E7"/>
        </w:tc>
        <w:tc>
          <w:tcPr>
            <w:tcW w:w="2631" w:type="dxa"/>
          </w:tcPr>
          <w:p w14:paraId="72F8D49B" w14:textId="77777777" w:rsidR="00E4213E" w:rsidRDefault="00E4213E" w:rsidP="00DE56E7">
            <w:r>
              <w:t>Worsened</w:t>
            </w:r>
          </w:p>
        </w:tc>
        <w:tc>
          <w:tcPr>
            <w:tcW w:w="1245" w:type="dxa"/>
          </w:tcPr>
          <w:p w14:paraId="4F01258F" w14:textId="77777777" w:rsidR="00E4213E" w:rsidRDefault="00E4213E" w:rsidP="00DE56E7">
            <w:r>
              <w:t>2 (2)</w:t>
            </w:r>
          </w:p>
        </w:tc>
        <w:tc>
          <w:tcPr>
            <w:tcW w:w="1276" w:type="dxa"/>
          </w:tcPr>
          <w:p w14:paraId="7A0AC479" w14:textId="77777777" w:rsidR="00E4213E" w:rsidRDefault="00E4213E" w:rsidP="00DE56E7">
            <w:r>
              <w:t>2 (2)</w:t>
            </w:r>
          </w:p>
        </w:tc>
      </w:tr>
      <w:tr w:rsidR="00E4213E" w14:paraId="3DB2F43C" w14:textId="77777777" w:rsidTr="00E4213E">
        <w:tc>
          <w:tcPr>
            <w:tcW w:w="1764" w:type="dxa"/>
          </w:tcPr>
          <w:p w14:paraId="61C546EB" w14:textId="77777777" w:rsidR="00E4213E" w:rsidRDefault="00E4213E" w:rsidP="00DE56E7">
            <w:pPr>
              <w:spacing w:after="120"/>
            </w:pPr>
          </w:p>
        </w:tc>
        <w:tc>
          <w:tcPr>
            <w:tcW w:w="2631" w:type="dxa"/>
          </w:tcPr>
          <w:p w14:paraId="683E82F4" w14:textId="77777777" w:rsidR="00E4213E" w:rsidRDefault="00E4213E" w:rsidP="00DE56E7">
            <w:pPr>
              <w:spacing w:after="120"/>
            </w:pPr>
            <w:r>
              <w:t>Unable to score</w:t>
            </w:r>
          </w:p>
        </w:tc>
        <w:tc>
          <w:tcPr>
            <w:tcW w:w="1245" w:type="dxa"/>
          </w:tcPr>
          <w:p w14:paraId="4132C5D3" w14:textId="77777777" w:rsidR="00E4213E" w:rsidRDefault="00E4213E" w:rsidP="00DE56E7">
            <w:pPr>
              <w:spacing w:after="120"/>
            </w:pPr>
            <w:r>
              <w:t>8 (8)</w:t>
            </w:r>
          </w:p>
        </w:tc>
        <w:tc>
          <w:tcPr>
            <w:tcW w:w="1276" w:type="dxa"/>
          </w:tcPr>
          <w:p w14:paraId="53DBFACE" w14:textId="77777777" w:rsidR="00E4213E" w:rsidRDefault="00E4213E" w:rsidP="00DE56E7">
            <w:pPr>
              <w:spacing w:after="120"/>
            </w:pPr>
            <w:r>
              <w:t>75 (69)</w:t>
            </w:r>
          </w:p>
        </w:tc>
      </w:tr>
      <w:tr w:rsidR="00E4213E" w14:paraId="764C75E2" w14:textId="77777777" w:rsidTr="00E4213E">
        <w:tc>
          <w:tcPr>
            <w:tcW w:w="1764" w:type="dxa"/>
          </w:tcPr>
          <w:p w14:paraId="426CDD4E" w14:textId="699416CD" w:rsidR="00E4213E" w:rsidRDefault="00E4213E" w:rsidP="00624006">
            <w:r>
              <w:t>WHP0-3</w:t>
            </w:r>
          </w:p>
        </w:tc>
        <w:tc>
          <w:tcPr>
            <w:tcW w:w="2631" w:type="dxa"/>
          </w:tcPr>
          <w:p w14:paraId="6572CDB4" w14:textId="218BD7B4" w:rsidR="00E4213E" w:rsidRDefault="00E4213E" w:rsidP="00624006">
            <w:r>
              <w:t>N hind feet</w:t>
            </w:r>
          </w:p>
        </w:tc>
        <w:tc>
          <w:tcPr>
            <w:tcW w:w="1245" w:type="dxa"/>
          </w:tcPr>
          <w:p w14:paraId="004A6077" w14:textId="4E2E3A0C" w:rsidR="00E4213E" w:rsidRDefault="00E4213E" w:rsidP="00624006">
            <w:r>
              <w:t>101 (100)</w:t>
            </w:r>
          </w:p>
        </w:tc>
        <w:tc>
          <w:tcPr>
            <w:tcW w:w="1276" w:type="dxa"/>
          </w:tcPr>
          <w:p w14:paraId="40636230" w14:textId="543C1ADB" w:rsidR="00E4213E" w:rsidRDefault="00E4213E" w:rsidP="00624006">
            <w:r>
              <w:t>108 (100)</w:t>
            </w:r>
          </w:p>
        </w:tc>
      </w:tr>
      <w:tr w:rsidR="00E4213E" w14:paraId="0656CF03" w14:textId="77777777" w:rsidTr="00E4213E">
        <w:tc>
          <w:tcPr>
            <w:tcW w:w="1764" w:type="dxa"/>
          </w:tcPr>
          <w:p w14:paraId="512C257B" w14:textId="77777777" w:rsidR="00E4213E" w:rsidRDefault="00E4213E" w:rsidP="00624006"/>
        </w:tc>
        <w:tc>
          <w:tcPr>
            <w:tcW w:w="2631" w:type="dxa"/>
          </w:tcPr>
          <w:p w14:paraId="25A6AE23" w14:textId="0CDEEA90" w:rsidR="00E4213E" w:rsidRDefault="00E4213E" w:rsidP="00624006">
            <w:r>
              <w:t>Improved</w:t>
            </w:r>
          </w:p>
        </w:tc>
        <w:tc>
          <w:tcPr>
            <w:tcW w:w="1245" w:type="dxa"/>
          </w:tcPr>
          <w:p w14:paraId="06732F03" w14:textId="7CD15E5D" w:rsidR="00E4213E" w:rsidRDefault="00E4213E" w:rsidP="00624006">
            <w:r>
              <w:t>30 (30)</w:t>
            </w:r>
          </w:p>
        </w:tc>
        <w:tc>
          <w:tcPr>
            <w:tcW w:w="1276" w:type="dxa"/>
          </w:tcPr>
          <w:p w14:paraId="0BDF45B5" w14:textId="30C74409" w:rsidR="00E4213E" w:rsidRDefault="00E4213E" w:rsidP="00624006">
            <w:r>
              <w:t>14 (13)</w:t>
            </w:r>
          </w:p>
        </w:tc>
      </w:tr>
      <w:tr w:rsidR="00E4213E" w14:paraId="37483F30" w14:textId="77777777" w:rsidTr="00E4213E">
        <w:tc>
          <w:tcPr>
            <w:tcW w:w="1764" w:type="dxa"/>
          </w:tcPr>
          <w:p w14:paraId="64735A10" w14:textId="77777777" w:rsidR="00E4213E" w:rsidRDefault="00E4213E" w:rsidP="00624006"/>
        </w:tc>
        <w:tc>
          <w:tcPr>
            <w:tcW w:w="2631" w:type="dxa"/>
          </w:tcPr>
          <w:p w14:paraId="3852F792" w14:textId="5ED94571" w:rsidR="00E4213E" w:rsidRDefault="00E4213E" w:rsidP="00624006">
            <w:r>
              <w:t>Equal</w:t>
            </w:r>
          </w:p>
        </w:tc>
        <w:tc>
          <w:tcPr>
            <w:tcW w:w="1245" w:type="dxa"/>
          </w:tcPr>
          <w:p w14:paraId="61F07B1F" w14:textId="13A99658" w:rsidR="00E4213E" w:rsidRDefault="00E4213E" w:rsidP="00624006">
            <w:r>
              <w:t>38 (37)</w:t>
            </w:r>
          </w:p>
        </w:tc>
        <w:tc>
          <w:tcPr>
            <w:tcW w:w="1276" w:type="dxa"/>
          </w:tcPr>
          <w:p w14:paraId="61B0415B" w14:textId="4226CEE6" w:rsidR="00E4213E" w:rsidRDefault="00E4213E" w:rsidP="00624006">
            <w:r>
              <w:t>11 (10)</w:t>
            </w:r>
          </w:p>
        </w:tc>
      </w:tr>
      <w:tr w:rsidR="00E4213E" w14:paraId="6A7A2BD9" w14:textId="77777777" w:rsidTr="00E4213E">
        <w:tc>
          <w:tcPr>
            <w:tcW w:w="1764" w:type="dxa"/>
          </w:tcPr>
          <w:p w14:paraId="42EC20D5" w14:textId="77777777" w:rsidR="00E4213E" w:rsidRDefault="00E4213E" w:rsidP="00624006"/>
        </w:tc>
        <w:tc>
          <w:tcPr>
            <w:tcW w:w="2631" w:type="dxa"/>
          </w:tcPr>
          <w:p w14:paraId="77B459C0" w14:textId="5049E38E" w:rsidR="00E4213E" w:rsidRDefault="00E4213E" w:rsidP="00624006">
            <w:r>
              <w:t>Worsened</w:t>
            </w:r>
          </w:p>
        </w:tc>
        <w:tc>
          <w:tcPr>
            <w:tcW w:w="1245" w:type="dxa"/>
          </w:tcPr>
          <w:p w14:paraId="5CE41ACD" w14:textId="75B2EE49" w:rsidR="00E4213E" w:rsidRDefault="00E4213E" w:rsidP="00624006">
            <w:r>
              <w:t>1 (1)</w:t>
            </w:r>
          </w:p>
        </w:tc>
        <w:tc>
          <w:tcPr>
            <w:tcW w:w="1276" w:type="dxa"/>
          </w:tcPr>
          <w:p w14:paraId="35E514A6" w14:textId="4CA2856A" w:rsidR="00E4213E" w:rsidRDefault="00E4213E" w:rsidP="00624006">
            <w:r>
              <w:t>0</w:t>
            </w:r>
          </w:p>
        </w:tc>
      </w:tr>
      <w:tr w:rsidR="00E4213E" w14:paraId="554485A3" w14:textId="77777777" w:rsidTr="00E4213E">
        <w:tc>
          <w:tcPr>
            <w:tcW w:w="1764" w:type="dxa"/>
          </w:tcPr>
          <w:p w14:paraId="74236DFF" w14:textId="77777777" w:rsidR="00E4213E" w:rsidRDefault="00E4213E" w:rsidP="00624006"/>
        </w:tc>
        <w:tc>
          <w:tcPr>
            <w:tcW w:w="2631" w:type="dxa"/>
          </w:tcPr>
          <w:p w14:paraId="0E3FD696" w14:textId="79A38A8B" w:rsidR="00E4213E" w:rsidRDefault="00E4213E" w:rsidP="00624006">
            <w:pPr>
              <w:spacing w:after="120"/>
            </w:pPr>
            <w:r>
              <w:t>Unable to score</w:t>
            </w:r>
          </w:p>
        </w:tc>
        <w:tc>
          <w:tcPr>
            <w:tcW w:w="1245" w:type="dxa"/>
          </w:tcPr>
          <w:p w14:paraId="4217F137" w14:textId="714860E8" w:rsidR="00E4213E" w:rsidRDefault="00E4213E" w:rsidP="00624006">
            <w:r>
              <w:t>32 (32)</w:t>
            </w:r>
          </w:p>
        </w:tc>
        <w:tc>
          <w:tcPr>
            <w:tcW w:w="1276" w:type="dxa"/>
          </w:tcPr>
          <w:p w14:paraId="2B8D91B7" w14:textId="337C9058" w:rsidR="00E4213E" w:rsidRDefault="00E4213E" w:rsidP="00624006">
            <w:r>
              <w:t>83 (77)</w:t>
            </w:r>
          </w:p>
        </w:tc>
      </w:tr>
      <w:tr w:rsidR="00E4213E" w14:paraId="5A23036B" w14:textId="77777777" w:rsidTr="00E4213E">
        <w:tc>
          <w:tcPr>
            <w:tcW w:w="1764" w:type="dxa"/>
          </w:tcPr>
          <w:p w14:paraId="258EA94B" w14:textId="5408831C" w:rsidR="00E4213E" w:rsidRDefault="00E4213E" w:rsidP="00624006">
            <w:r>
              <w:t>WHP3-7</w:t>
            </w:r>
          </w:p>
        </w:tc>
        <w:tc>
          <w:tcPr>
            <w:tcW w:w="2631" w:type="dxa"/>
          </w:tcPr>
          <w:p w14:paraId="6D0156EB" w14:textId="62633919" w:rsidR="00E4213E" w:rsidRDefault="00E4213E" w:rsidP="00624006">
            <w:r>
              <w:t>N hind feet</w:t>
            </w:r>
          </w:p>
        </w:tc>
        <w:tc>
          <w:tcPr>
            <w:tcW w:w="1245" w:type="dxa"/>
          </w:tcPr>
          <w:p w14:paraId="677069CF" w14:textId="0F1E069E" w:rsidR="00E4213E" w:rsidRDefault="00E4213E" w:rsidP="00624006">
            <w:r>
              <w:t>100 (100)</w:t>
            </w:r>
          </w:p>
        </w:tc>
        <w:tc>
          <w:tcPr>
            <w:tcW w:w="1276" w:type="dxa"/>
          </w:tcPr>
          <w:p w14:paraId="5E980E87" w14:textId="2BB2227E" w:rsidR="00E4213E" w:rsidRDefault="00E4213E" w:rsidP="00624006">
            <w:r>
              <w:t>107 (100)</w:t>
            </w:r>
          </w:p>
        </w:tc>
      </w:tr>
      <w:tr w:rsidR="00E4213E" w14:paraId="0B01EA7A" w14:textId="77777777" w:rsidTr="00E4213E">
        <w:tc>
          <w:tcPr>
            <w:tcW w:w="1764" w:type="dxa"/>
          </w:tcPr>
          <w:p w14:paraId="10426CDC" w14:textId="77777777" w:rsidR="00E4213E" w:rsidRDefault="00E4213E" w:rsidP="00624006"/>
        </w:tc>
        <w:tc>
          <w:tcPr>
            <w:tcW w:w="2631" w:type="dxa"/>
          </w:tcPr>
          <w:p w14:paraId="5F56F88E" w14:textId="13924ED3" w:rsidR="00E4213E" w:rsidRDefault="00E4213E" w:rsidP="00624006">
            <w:r>
              <w:t>Improved</w:t>
            </w:r>
          </w:p>
        </w:tc>
        <w:tc>
          <w:tcPr>
            <w:tcW w:w="1245" w:type="dxa"/>
          </w:tcPr>
          <w:p w14:paraId="268A481D" w14:textId="423890F6" w:rsidR="00E4213E" w:rsidRDefault="00E4213E" w:rsidP="00624006">
            <w:r>
              <w:t>31 (31)</w:t>
            </w:r>
          </w:p>
        </w:tc>
        <w:tc>
          <w:tcPr>
            <w:tcW w:w="1276" w:type="dxa"/>
          </w:tcPr>
          <w:p w14:paraId="21FD42EC" w14:textId="2C155536" w:rsidR="00E4213E" w:rsidRDefault="00E4213E" w:rsidP="00624006">
            <w:r>
              <w:t>9 (8)</w:t>
            </w:r>
          </w:p>
        </w:tc>
      </w:tr>
      <w:tr w:rsidR="00E4213E" w14:paraId="565C9E24" w14:textId="77777777" w:rsidTr="00E4213E">
        <w:tc>
          <w:tcPr>
            <w:tcW w:w="1764" w:type="dxa"/>
          </w:tcPr>
          <w:p w14:paraId="0D2BA92F" w14:textId="77777777" w:rsidR="00E4213E" w:rsidRDefault="00E4213E" w:rsidP="00624006"/>
        </w:tc>
        <w:tc>
          <w:tcPr>
            <w:tcW w:w="2631" w:type="dxa"/>
          </w:tcPr>
          <w:p w14:paraId="5F0625A5" w14:textId="6EE6A6DA" w:rsidR="00E4213E" w:rsidRDefault="00E4213E" w:rsidP="00624006">
            <w:r>
              <w:t>Equal</w:t>
            </w:r>
          </w:p>
        </w:tc>
        <w:tc>
          <w:tcPr>
            <w:tcW w:w="1245" w:type="dxa"/>
          </w:tcPr>
          <w:p w14:paraId="09DF2647" w14:textId="41F6E1B1" w:rsidR="00E4213E" w:rsidRDefault="00E4213E" w:rsidP="00624006">
            <w:r>
              <w:t>33 (33)</w:t>
            </w:r>
          </w:p>
        </w:tc>
        <w:tc>
          <w:tcPr>
            <w:tcW w:w="1276" w:type="dxa"/>
          </w:tcPr>
          <w:p w14:paraId="50CC2485" w14:textId="6232D7B6" w:rsidR="00E4213E" w:rsidRDefault="00E4213E" w:rsidP="00624006">
            <w:r>
              <w:t>8 (7)</w:t>
            </w:r>
          </w:p>
        </w:tc>
      </w:tr>
      <w:tr w:rsidR="00E4213E" w14:paraId="25B75DDB" w14:textId="77777777" w:rsidTr="00E4213E">
        <w:tc>
          <w:tcPr>
            <w:tcW w:w="1764" w:type="dxa"/>
          </w:tcPr>
          <w:p w14:paraId="698B1331" w14:textId="77777777" w:rsidR="00E4213E" w:rsidRDefault="00E4213E" w:rsidP="00624006"/>
        </w:tc>
        <w:tc>
          <w:tcPr>
            <w:tcW w:w="2631" w:type="dxa"/>
          </w:tcPr>
          <w:p w14:paraId="176C3484" w14:textId="219BEDDC" w:rsidR="00E4213E" w:rsidRDefault="00E4213E" w:rsidP="00624006">
            <w:r>
              <w:t>Worsened</w:t>
            </w:r>
          </w:p>
        </w:tc>
        <w:tc>
          <w:tcPr>
            <w:tcW w:w="1245" w:type="dxa"/>
          </w:tcPr>
          <w:p w14:paraId="2D276D24" w14:textId="12BF2937" w:rsidR="00E4213E" w:rsidRDefault="00E4213E" w:rsidP="00624006">
            <w:r>
              <w:t>2 (2)</w:t>
            </w:r>
          </w:p>
        </w:tc>
        <w:tc>
          <w:tcPr>
            <w:tcW w:w="1276" w:type="dxa"/>
          </w:tcPr>
          <w:p w14:paraId="5C92D8F7" w14:textId="1B4E83D3" w:rsidR="00E4213E" w:rsidRDefault="00E4213E" w:rsidP="00624006">
            <w:r>
              <w:t>1 (1)</w:t>
            </w:r>
          </w:p>
        </w:tc>
      </w:tr>
      <w:tr w:rsidR="00E4213E" w14:paraId="4C80EBE9" w14:textId="77777777" w:rsidTr="00E4213E">
        <w:tc>
          <w:tcPr>
            <w:tcW w:w="1764" w:type="dxa"/>
          </w:tcPr>
          <w:p w14:paraId="5C52FFA1" w14:textId="77777777" w:rsidR="00E4213E" w:rsidRDefault="00E4213E" w:rsidP="00624006"/>
        </w:tc>
        <w:tc>
          <w:tcPr>
            <w:tcW w:w="2631" w:type="dxa"/>
          </w:tcPr>
          <w:p w14:paraId="7725B680" w14:textId="7600E3B7" w:rsidR="00E4213E" w:rsidRDefault="00E4213E" w:rsidP="00624006">
            <w:pPr>
              <w:spacing w:after="120"/>
            </w:pPr>
            <w:r>
              <w:t>Unable to score</w:t>
            </w:r>
          </w:p>
        </w:tc>
        <w:tc>
          <w:tcPr>
            <w:tcW w:w="1245" w:type="dxa"/>
          </w:tcPr>
          <w:p w14:paraId="7CD745BB" w14:textId="48FF8FFF" w:rsidR="00E4213E" w:rsidRDefault="00E4213E" w:rsidP="00624006">
            <w:r>
              <w:t>34 (34)</w:t>
            </w:r>
          </w:p>
        </w:tc>
        <w:tc>
          <w:tcPr>
            <w:tcW w:w="1276" w:type="dxa"/>
          </w:tcPr>
          <w:p w14:paraId="699B133D" w14:textId="51C4C96C" w:rsidR="00E4213E" w:rsidRDefault="00E4213E" w:rsidP="00624006">
            <w:r>
              <w:t>89 (84)</w:t>
            </w:r>
          </w:p>
        </w:tc>
      </w:tr>
      <w:tr w:rsidR="00E4213E" w14:paraId="69573288" w14:textId="77777777" w:rsidTr="00E4213E">
        <w:tc>
          <w:tcPr>
            <w:tcW w:w="1764" w:type="dxa"/>
          </w:tcPr>
          <w:p w14:paraId="701FEC4C" w14:textId="31E27887" w:rsidR="00E4213E" w:rsidRDefault="00E4213E" w:rsidP="00624006">
            <w:r>
              <w:t>WHP7-10</w:t>
            </w:r>
          </w:p>
        </w:tc>
        <w:tc>
          <w:tcPr>
            <w:tcW w:w="2631" w:type="dxa"/>
          </w:tcPr>
          <w:p w14:paraId="13B90F55" w14:textId="79C2CC95" w:rsidR="00E4213E" w:rsidRDefault="00E4213E" w:rsidP="00624006">
            <w:r>
              <w:t>N hind feet</w:t>
            </w:r>
          </w:p>
        </w:tc>
        <w:tc>
          <w:tcPr>
            <w:tcW w:w="1245" w:type="dxa"/>
          </w:tcPr>
          <w:p w14:paraId="3D8DDCC3" w14:textId="71D84D66" w:rsidR="00E4213E" w:rsidRDefault="00E4213E" w:rsidP="00624006">
            <w:r>
              <w:t>100 (100)</w:t>
            </w:r>
          </w:p>
        </w:tc>
        <w:tc>
          <w:tcPr>
            <w:tcW w:w="1276" w:type="dxa"/>
          </w:tcPr>
          <w:p w14:paraId="065AF71D" w14:textId="6459C702" w:rsidR="00E4213E" w:rsidRDefault="00E4213E" w:rsidP="00624006">
            <w:r>
              <w:t>108 (100)</w:t>
            </w:r>
          </w:p>
        </w:tc>
      </w:tr>
      <w:tr w:rsidR="00E4213E" w14:paraId="2D09665D" w14:textId="77777777" w:rsidTr="00E4213E">
        <w:tc>
          <w:tcPr>
            <w:tcW w:w="1764" w:type="dxa"/>
          </w:tcPr>
          <w:p w14:paraId="0C5B99B4" w14:textId="77777777" w:rsidR="00E4213E" w:rsidRDefault="00E4213E" w:rsidP="00624006"/>
        </w:tc>
        <w:tc>
          <w:tcPr>
            <w:tcW w:w="2631" w:type="dxa"/>
          </w:tcPr>
          <w:p w14:paraId="3124491E" w14:textId="412F5775" w:rsidR="00E4213E" w:rsidRDefault="00E4213E" w:rsidP="00624006">
            <w:r>
              <w:t>Improved</w:t>
            </w:r>
          </w:p>
        </w:tc>
        <w:tc>
          <w:tcPr>
            <w:tcW w:w="1245" w:type="dxa"/>
          </w:tcPr>
          <w:p w14:paraId="5815CECF" w14:textId="424A7455" w:rsidR="00E4213E" w:rsidRDefault="00E4213E" w:rsidP="00624006">
            <w:r>
              <w:t>49 (49)</w:t>
            </w:r>
          </w:p>
        </w:tc>
        <w:tc>
          <w:tcPr>
            <w:tcW w:w="1276" w:type="dxa"/>
          </w:tcPr>
          <w:p w14:paraId="57ABAF1E" w14:textId="6D4F70F8" w:rsidR="00E4213E" w:rsidRDefault="00E4213E" w:rsidP="00624006">
            <w:r>
              <w:t>7 (6)</w:t>
            </w:r>
          </w:p>
        </w:tc>
      </w:tr>
      <w:tr w:rsidR="00E4213E" w14:paraId="28260288" w14:textId="77777777" w:rsidTr="00E4213E">
        <w:tc>
          <w:tcPr>
            <w:tcW w:w="1764" w:type="dxa"/>
          </w:tcPr>
          <w:p w14:paraId="0CF90BD5" w14:textId="77777777" w:rsidR="00E4213E" w:rsidRDefault="00E4213E" w:rsidP="00624006"/>
        </w:tc>
        <w:tc>
          <w:tcPr>
            <w:tcW w:w="2631" w:type="dxa"/>
          </w:tcPr>
          <w:p w14:paraId="49479FE1" w14:textId="503AE990" w:rsidR="00E4213E" w:rsidRDefault="00E4213E" w:rsidP="00624006">
            <w:r>
              <w:t>Equal</w:t>
            </w:r>
          </w:p>
        </w:tc>
        <w:tc>
          <w:tcPr>
            <w:tcW w:w="1245" w:type="dxa"/>
          </w:tcPr>
          <w:p w14:paraId="5BCD48BD" w14:textId="3C871CE9" w:rsidR="00E4213E" w:rsidRDefault="00E4213E" w:rsidP="00624006">
            <w:r>
              <w:t>23 (23)</w:t>
            </w:r>
          </w:p>
        </w:tc>
        <w:tc>
          <w:tcPr>
            <w:tcW w:w="1276" w:type="dxa"/>
          </w:tcPr>
          <w:p w14:paraId="6D6C57DE" w14:textId="571045CE" w:rsidR="00E4213E" w:rsidRDefault="00E4213E" w:rsidP="00624006">
            <w:r>
              <w:t>8 (7)</w:t>
            </w:r>
          </w:p>
        </w:tc>
      </w:tr>
      <w:tr w:rsidR="00E4213E" w14:paraId="2C9EF581" w14:textId="77777777" w:rsidTr="00E4213E">
        <w:tc>
          <w:tcPr>
            <w:tcW w:w="1764" w:type="dxa"/>
          </w:tcPr>
          <w:p w14:paraId="212CEA23" w14:textId="77777777" w:rsidR="00E4213E" w:rsidRDefault="00E4213E" w:rsidP="00624006"/>
        </w:tc>
        <w:tc>
          <w:tcPr>
            <w:tcW w:w="2631" w:type="dxa"/>
          </w:tcPr>
          <w:p w14:paraId="531F1130" w14:textId="7F1F0CC7" w:rsidR="00E4213E" w:rsidRDefault="00E4213E" w:rsidP="00624006">
            <w:r>
              <w:t>Worsened</w:t>
            </w:r>
          </w:p>
        </w:tc>
        <w:tc>
          <w:tcPr>
            <w:tcW w:w="1245" w:type="dxa"/>
          </w:tcPr>
          <w:p w14:paraId="69E33B6C" w14:textId="4DC39061" w:rsidR="00E4213E" w:rsidRDefault="00E4213E" w:rsidP="00624006">
            <w:r>
              <w:t>7 (7)</w:t>
            </w:r>
          </w:p>
        </w:tc>
        <w:tc>
          <w:tcPr>
            <w:tcW w:w="1276" w:type="dxa"/>
          </w:tcPr>
          <w:p w14:paraId="4D6B8808" w14:textId="4792B610" w:rsidR="00E4213E" w:rsidRDefault="00E4213E" w:rsidP="00624006">
            <w:r>
              <w:t>3 (3)</w:t>
            </w:r>
          </w:p>
        </w:tc>
      </w:tr>
      <w:tr w:rsidR="00E4213E" w14:paraId="66F2E427" w14:textId="77777777" w:rsidTr="00E4213E">
        <w:tc>
          <w:tcPr>
            <w:tcW w:w="1764" w:type="dxa"/>
            <w:tcBorders>
              <w:bottom w:val="single" w:sz="4" w:space="0" w:color="auto"/>
            </w:tcBorders>
          </w:tcPr>
          <w:p w14:paraId="5B41CD53" w14:textId="77777777" w:rsidR="00E4213E" w:rsidRDefault="00E4213E" w:rsidP="00624006">
            <w:pPr>
              <w:spacing w:after="120"/>
            </w:pPr>
          </w:p>
        </w:tc>
        <w:tc>
          <w:tcPr>
            <w:tcW w:w="2631" w:type="dxa"/>
            <w:tcBorders>
              <w:bottom w:val="single" w:sz="4" w:space="0" w:color="auto"/>
            </w:tcBorders>
          </w:tcPr>
          <w:p w14:paraId="066EDC65" w14:textId="5E347BB3" w:rsidR="00E4213E" w:rsidRDefault="00E4213E" w:rsidP="00624006">
            <w:pPr>
              <w:spacing w:after="120"/>
            </w:pPr>
            <w:r>
              <w:t>Unable to score</w:t>
            </w:r>
          </w:p>
        </w:tc>
        <w:tc>
          <w:tcPr>
            <w:tcW w:w="1245" w:type="dxa"/>
            <w:tcBorders>
              <w:bottom w:val="single" w:sz="4" w:space="0" w:color="auto"/>
            </w:tcBorders>
          </w:tcPr>
          <w:p w14:paraId="6609D01A" w14:textId="7DF60433" w:rsidR="00E4213E" w:rsidRDefault="00E4213E" w:rsidP="00624006">
            <w:pPr>
              <w:spacing w:after="120"/>
            </w:pPr>
            <w:r>
              <w:t>21 (21)</w:t>
            </w:r>
          </w:p>
        </w:tc>
        <w:tc>
          <w:tcPr>
            <w:tcW w:w="1276" w:type="dxa"/>
            <w:tcBorders>
              <w:bottom w:val="single" w:sz="4" w:space="0" w:color="auto"/>
            </w:tcBorders>
          </w:tcPr>
          <w:p w14:paraId="2181653E" w14:textId="11ABB04B" w:rsidR="00E4213E" w:rsidRDefault="00E4213E" w:rsidP="00624006">
            <w:pPr>
              <w:spacing w:after="120"/>
            </w:pPr>
            <w:r>
              <w:t>90 (84)</w:t>
            </w:r>
          </w:p>
        </w:tc>
      </w:tr>
    </w:tbl>
    <w:p w14:paraId="2D5B5CB0" w14:textId="2A4C76F9" w:rsidR="00624006" w:rsidRPr="00624006" w:rsidRDefault="00624006" w:rsidP="00624006">
      <w:pPr>
        <w:spacing w:line="480" w:lineRule="auto"/>
      </w:pPr>
      <w:r w:rsidRPr="00624006">
        <w:t>WHP0-10</w:t>
      </w:r>
      <w:r>
        <w:t>: primary outcome, wound healing progress between day 0 and day 10</w:t>
      </w:r>
    </w:p>
    <w:p w14:paraId="11B3A543" w14:textId="1BE0BE40" w:rsidR="00624006" w:rsidRPr="00624006" w:rsidRDefault="00624006" w:rsidP="00624006">
      <w:pPr>
        <w:spacing w:line="480" w:lineRule="auto"/>
      </w:pPr>
      <w:r w:rsidRPr="00624006">
        <w:t>WHP0-3</w:t>
      </w:r>
      <w:r>
        <w:t>: wound healing progress between day 0 and day 3</w:t>
      </w:r>
    </w:p>
    <w:p w14:paraId="6EB2A7B0" w14:textId="5C45ACE1" w:rsidR="00624006" w:rsidRPr="00624006" w:rsidRDefault="00624006" w:rsidP="00624006">
      <w:pPr>
        <w:spacing w:line="480" w:lineRule="auto"/>
      </w:pPr>
      <w:r w:rsidRPr="00624006">
        <w:t>WHP3-7</w:t>
      </w:r>
      <w:r>
        <w:t>: wound healing progress between day 3 and day 7</w:t>
      </w:r>
    </w:p>
    <w:p w14:paraId="0F91315E" w14:textId="72508700" w:rsidR="00624006" w:rsidRPr="00624006" w:rsidRDefault="00624006" w:rsidP="00624006">
      <w:pPr>
        <w:spacing w:line="480" w:lineRule="auto"/>
      </w:pPr>
      <w:r w:rsidRPr="00624006">
        <w:t>WHP7-10</w:t>
      </w:r>
      <w:r>
        <w:t>: wound healing progress between day 7 and day 10</w:t>
      </w:r>
    </w:p>
    <w:p w14:paraId="3766C098" w14:textId="401B30F9" w:rsidR="00624006" w:rsidRPr="00624006" w:rsidRDefault="00624006" w:rsidP="00624006">
      <w:pPr>
        <w:spacing w:line="480" w:lineRule="auto"/>
      </w:pPr>
      <w:r w:rsidRPr="00624006">
        <w:br w:type="page"/>
      </w:r>
    </w:p>
    <w:p w14:paraId="15507352" w14:textId="1E5FD3E7" w:rsidR="00624006" w:rsidRPr="00903225" w:rsidRDefault="00624006" w:rsidP="00624006">
      <w:pPr>
        <w:spacing w:before="120" w:after="120" w:line="480" w:lineRule="auto"/>
      </w:pPr>
      <w:r w:rsidRPr="00903225">
        <w:rPr>
          <w:b/>
          <w:bCs/>
        </w:rPr>
        <w:lastRenderedPageBreak/>
        <w:t>Table</w:t>
      </w:r>
      <w:r>
        <w:rPr>
          <w:b/>
          <w:bCs/>
        </w:rPr>
        <w:t xml:space="preserve"> </w:t>
      </w:r>
      <w:r w:rsidR="00526FA7">
        <w:rPr>
          <w:b/>
          <w:bCs/>
        </w:rPr>
        <w:t>4</w:t>
      </w:r>
      <w:r w:rsidRPr="00903225">
        <w:rPr>
          <w:b/>
          <w:bCs/>
        </w:rPr>
        <w:t>.</w:t>
      </w:r>
      <w:r>
        <w:t xml:space="preserve"> Overview of reasons for not being able to score wound healing progress </w:t>
      </w:r>
      <w:r w:rsidR="00DE56E7">
        <w:t xml:space="preserve">between day 0 and day </w:t>
      </w:r>
      <w:r>
        <w:t>10 per treatment group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1176"/>
        <w:gridCol w:w="1276"/>
        <w:gridCol w:w="1966"/>
      </w:tblGrid>
      <w:tr w:rsidR="00624006" w14:paraId="2AD398B2" w14:textId="77777777" w:rsidTr="00DE56E7">
        <w:tc>
          <w:tcPr>
            <w:tcW w:w="3686" w:type="dxa"/>
            <w:tcBorders>
              <w:top w:val="single" w:sz="4" w:space="0" w:color="auto"/>
              <w:bottom w:val="single" w:sz="4" w:space="0" w:color="auto"/>
            </w:tcBorders>
          </w:tcPr>
          <w:p w14:paraId="4A64DC3E" w14:textId="77777777" w:rsidR="00624006" w:rsidRDefault="00624006" w:rsidP="00DE56E7"/>
        </w:tc>
        <w:tc>
          <w:tcPr>
            <w:tcW w:w="1134" w:type="dxa"/>
            <w:tcBorders>
              <w:top w:val="single" w:sz="4" w:space="0" w:color="auto"/>
              <w:bottom w:val="single" w:sz="4" w:space="0" w:color="auto"/>
            </w:tcBorders>
          </w:tcPr>
          <w:p w14:paraId="1A620CFE" w14:textId="77777777" w:rsidR="00624006" w:rsidRDefault="00624006" w:rsidP="00DE56E7">
            <w:r>
              <w:t>Alginogel</w:t>
            </w:r>
          </w:p>
          <w:p w14:paraId="3E993747" w14:textId="77777777" w:rsidR="00624006" w:rsidRDefault="00624006" w:rsidP="00DE56E7">
            <w:r>
              <w:t>(N = 101)</w:t>
            </w:r>
          </w:p>
          <w:p w14:paraId="16EA71D1" w14:textId="77777777" w:rsidR="00624006" w:rsidRDefault="00624006" w:rsidP="00DE56E7">
            <w:r>
              <w:t>N (%)</w:t>
            </w:r>
          </w:p>
        </w:tc>
        <w:tc>
          <w:tcPr>
            <w:tcW w:w="1276" w:type="dxa"/>
            <w:tcBorders>
              <w:top w:val="single" w:sz="4" w:space="0" w:color="auto"/>
              <w:bottom w:val="single" w:sz="4" w:space="0" w:color="auto"/>
            </w:tcBorders>
          </w:tcPr>
          <w:p w14:paraId="3B1D1C4B" w14:textId="77777777" w:rsidR="00624006" w:rsidRDefault="00624006" w:rsidP="00DE56E7">
            <w:r>
              <w:t>Coppergel</w:t>
            </w:r>
          </w:p>
          <w:p w14:paraId="66D33A04" w14:textId="77777777" w:rsidR="00624006" w:rsidRDefault="00624006" w:rsidP="00DE56E7">
            <w:r>
              <w:t>(N = 109)</w:t>
            </w:r>
          </w:p>
          <w:p w14:paraId="5065A450" w14:textId="77777777" w:rsidR="00624006" w:rsidRDefault="00624006" w:rsidP="00DE56E7">
            <w:r>
              <w:t>N (%)</w:t>
            </w:r>
          </w:p>
        </w:tc>
        <w:tc>
          <w:tcPr>
            <w:tcW w:w="1276" w:type="dxa"/>
            <w:tcBorders>
              <w:top w:val="single" w:sz="4" w:space="0" w:color="auto"/>
              <w:bottom w:val="single" w:sz="4" w:space="0" w:color="auto"/>
            </w:tcBorders>
          </w:tcPr>
          <w:p w14:paraId="665D6A60" w14:textId="77777777" w:rsidR="00624006" w:rsidRDefault="00624006" w:rsidP="00DE56E7">
            <w:r>
              <w:t>Total</w:t>
            </w:r>
          </w:p>
          <w:p w14:paraId="28C6D27F" w14:textId="77777777" w:rsidR="00624006" w:rsidRDefault="00624006" w:rsidP="00DE56E7">
            <w:r>
              <w:t>(N = 210)</w:t>
            </w:r>
          </w:p>
          <w:p w14:paraId="6E862202" w14:textId="77777777" w:rsidR="00624006" w:rsidRDefault="00624006" w:rsidP="00DE56E7">
            <w:r>
              <w:t>N (%)</w:t>
            </w:r>
          </w:p>
        </w:tc>
      </w:tr>
      <w:tr w:rsidR="00624006" w14:paraId="2063767D" w14:textId="77777777" w:rsidTr="00DE56E7">
        <w:tc>
          <w:tcPr>
            <w:tcW w:w="3686" w:type="dxa"/>
            <w:tcBorders>
              <w:top w:val="single" w:sz="4" w:space="0" w:color="auto"/>
              <w:bottom w:val="single" w:sz="4" w:space="0" w:color="auto"/>
            </w:tcBorders>
          </w:tcPr>
          <w:p w14:paraId="1295A2C8" w14:textId="77777777" w:rsidR="00624006" w:rsidRDefault="00624006" w:rsidP="00DE56E7">
            <w:pPr>
              <w:spacing w:after="120"/>
            </w:pPr>
            <w:r>
              <w:t>N hind feet unable to score</w:t>
            </w:r>
          </w:p>
        </w:tc>
        <w:tc>
          <w:tcPr>
            <w:tcW w:w="1134" w:type="dxa"/>
            <w:tcBorders>
              <w:top w:val="single" w:sz="4" w:space="0" w:color="auto"/>
              <w:bottom w:val="single" w:sz="4" w:space="0" w:color="auto"/>
            </w:tcBorders>
          </w:tcPr>
          <w:p w14:paraId="11929C64" w14:textId="77777777" w:rsidR="00624006" w:rsidRDefault="00624006" w:rsidP="00DE56E7">
            <w:pPr>
              <w:spacing w:after="120"/>
            </w:pPr>
            <w:r>
              <w:t>8 (100)</w:t>
            </w:r>
          </w:p>
        </w:tc>
        <w:tc>
          <w:tcPr>
            <w:tcW w:w="1276" w:type="dxa"/>
            <w:tcBorders>
              <w:top w:val="single" w:sz="4" w:space="0" w:color="auto"/>
              <w:bottom w:val="single" w:sz="4" w:space="0" w:color="auto"/>
            </w:tcBorders>
          </w:tcPr>
          <w:p w14:paraId="4086519D" w14:textId="77777777" w:rsidR="00624006" w:rsidRDefault="00624006" w:rsidP="00DE56E7">
            <w:pPr>
              <w:spacing w:after="120"/>
            </w:pPr>
            <w:r>
              <w:t>75 (100)</w:t>
            </w:r>
          </w:p>
        </w:tc>
        <w:tc>
          <w:tcPr>
            <w:tcW w:w="1276" w:type="dxa"/>
            <w:tcBorders>
              <w:top w:val="single" w:sz="4" w:space="0" w:color="auto"/>
              <w:bottom w:val="single" w:sz="4" w:space="0" w:color="auto"/>
            </w:tcBorders>
          </w:tcPr>
          <w:p w14:paraId="7BF5D118" w14:textId="77777777" w:rsidR="00624006" w:rsidRDefault="00624006" w:rsidP="00DE56E7">
            <w:pPr>
              <w:spacing w:after="120"/>
            </w:pPr>
            <w:r>
              <w:t>83 (100)</w:t>
            </w:r>
          </w:p>
        </w:tc>
      </w:tr>
      <w:tr w:rsidR="00624006" w14:paraId="26974148" w14:textId="77777777" w:rsidTr="00DE56E7">
        <w:tc>
          <w:tcPr>
            <w:tcW w:w="3686" w:type="dxa"/>
            <w:tcBorders>
              <w:top w:val="single" w:sz="4" w:space="0" w:color="auto"/>
            </w:tcBorders>
          </w:tcPr>
          <w:p w14:paraId="22C55B20" w14:textId="77777777" w:rsidR="00624006" w:rsidRDefault="00624006" w:rsidP="00DE56E7">
            <w:r>
              <w:t>Presence of crust materials</w:t>
            </w:r>
          </w:p>
        </w:tc>
        <w:tc>
          <w:tcPr>
            <w:tcW w:w="1134" w:type="dxa"/>
            <w:tcBorders>
              <w:top w:val="single" w:sz="4" w:space="0" w:color="auto"/>
            </w:tcBorders>
          </w:tcPr>
          <w:p w14:paraId="08459992" w14:textId="77777777" w:rsidR="00624006" w:rsidRDefault="00624006" w:rsidP="00DE56E7">
            <w:r>
              <w:t>0</w:t>
            </w:r>
          </w:p>
        </w:tc>
        <w:tc>
          <w:tcPr>
            <w:tcW w:w="1276" w:type="dxa"/>
            <w:tcBorders>
              <w:top w:val="single" w:sz="4" w:space="0" w:color="auto"/>
            </w:tcBorders>
          </w:tcPr>
          <w:p w14:paraId="71211954" w14:textId="77777777" w:rsidR="00624006" w:rsidRDefault="00624006" w:rsidP="00DE56E7">
            <w:r>
              <w:t>52 (69)</w:t>
            </w:r>
          </w:p>
        </w:tc>
        <w:tc>
          <w:tcPr>
            <w:tcW w:w="1276" w:type="dxa"/>
            <w:tcBorders>
              <w:top w:val="single" w:sz="4" w:space="0" w:color="auto"/>
            </w:tcBorders>
          </w:tcPr>
          <w:p w14:paraId="1DD59A90" w14:textId="77777777" w:rsidR="00624006" w:rsidRDefault="00624006" w:rsidP="00DE56E7">
            <w:r>
              <w:t>52 (63)</w:t>
            </w:r>
          </w:p>
        </w:tc>
      </w:tr>
      <w:tr w:rsidR="00624006" w14:paraId="7F0AEFA7" w14:textId="77777777" w:rsidTr="00DE56E7">
        <w:tc>
          <w:tcPr>
            <w:tcW w:w="3686" w:type="dxa"/>
          </w:tcPr>
          <w:p w14:paraId="13B03F20" w14:textId="77777777" w:rsidR="00624006" w:rsidRDefault="00624006" w:rsidP="00DE56E7">
            <w:r>
              <w:t>Presence of fecal contamination</w:t>
            </w:r>
          </w:p>
        </w:tc>
        <w:tc>
          <w:tcPr>
            <w:tcW w:w="1134" w:type="dxa"/>
          </w:tcPr>
          <w:p w14:paraId="6B726B8A" w14:textId="77777777" w:rsidR="00624006" w:rsidRDefault="00624006" w:rsidP="00DE56E7">
            <w:r>
              <w:t>1 (13)</w:t>
            </w:r>
          </w:p>
        </w:tc>
        <w:tc>
          <w:tcPr>
            <w:tcW w:w="1276" w:type="dxa"/>
          </w:tcPr>
          <w:p w14:paraId="1F9480D3" w14:textId="12BD3163" w:rsidR="00624006" w:rsidRDefault="00624006" w:rsidP="00DE56E7">
            <w:r>
              <w:t>17 (23)</w:t>
            </w:r>
            <w:r w:rsidR="00A71391">
              <w:t>*</w:t>
            </w:r>
          </w:p>
        </w:tc>
        <w:tc>
          <w:tcPr>
            <w:tcW w:w="1276" w:type="dxa"/>
          </w:tcPr>
          <w:p w14:paraId="1F1EE384" w14:textId="77777777" w:rsidR="00624006" w:rsidRDefault="00624006" w:rsidP="00DE56E7">
            <w:r>
              <w:t>18 (</w:t>
            </w:r>
            <w:commentRangeStart w:id="20"/>
            <w:commentRangeStart w:id="21"/>
            <w:r>
              <w:t>22</w:t>
            </w:r>
            <w:commentRangeEnd w:id="20"/>
            <w:r w:rsidR="00CC4DAB">
              <w:rPr>
                <w:rStyle w:val="CommentReference"/>
              </w:rPr>
              <w:commentReference w:id="20"/>
            </w:r>
            <w:commentRangeEnd w:id="21"/>
            <w:r w:rsidR="00A71391">
              <w:rPr>
                <w:rStyle w:val="CommentReference"/>
              </w:rPr>
              <w:commentReference w:id="21"/>
            </w:r>
            <w:r>
              <w:t>)</w:t>
            </w:r>
          </w:p>
        </w:tc>
      </w:tr>
      <w:tr w:rsidR="00624006" w14:paraId="45CFD181" w14:textId="77777777" w:rsidTr="00DE56E7">
        <w:tc>
          <w:tcPr>
            <w:tcW w:w="3686" w:type="dxa"/>
          </w:tcPr>
          <w:p w14:paraId="6198DC6B" w14:textId="77777777" w:rsidR="00624006" w:rsidRDefault="00624006" w:rsidP="00DE56E7">
            <w:r>
              <w:t>Poor photograph quality</w:t>
            </w:r>
          </w:p>
        </w:tc>
        <w:tc>
          <w:tcPr>
            <w:tcW w:w="1134" w:type="dxa"/>
          </w:tcPr>
          <w:p w14:paraId="404CCD5D" w14:textId="77777777" w:rsidR="00624006" w:rsidRDefault="00624006" w:rsidP="00DE56E7">
            <w:r>
              <w:t>6 (74)</w:t>
            </w:r>
          </w:p>
        </w:tc>
        <w:tc>
          <w:tcPr>
            <w:tcW w:w="1276" w:type="dxa"/>
          </w:tcPr>
          <w:p w14:paraId="5D6F301E" w14:textId="77777777" w:rsidR="00624006" w:rsidRDefault="00624006" w:rsidP="00DE56E7">
            <w:r>
              <w:t>4 (5)</w:t>
            </w:r>
          </w:p>
        </w:tc>
        <w:tc>
          <w:tcPr>
            <w:tcW w:w="1276" w:type="dxa"/>
          </w:tcPr>
          <w:p w14:paraId="0D95C5BE" w14:textId="77777777" w:rsidR="00624006" w:rsidRDefault="00624006" w:rsidP="00DE56E7">
            <w:r>
              <w:t>10 (12)</w:t>
            </w:r>
          </w:p>
        </w:tc>
      </w:tr>
      <w:tr w:rsidR="00624006" w14:paraId="5D830C65" w14:textId="77777777" w:rsidTr="00DE56E7">
        <w:tc>
          <w:tcPr>
            <w:tcW w:w="3686" w:type="dxa"/>
            <w:tcBorders>
              <w:bottom w:val="single" w:sz="4" w:space="0" w:color="auto"/>
            </w:tcBorders>
          </w:tcPr>
          <w:p w14:paraId="50A526A4" w14:textId="77777777" w:rsidR="00624006" w:rsidRDefault="00624006" w:rsidP="00DE56E7">
            <w:pPr>
              <w:spacing w:after="120"/>
            </w:pPr>
            <w:r>
              <w:t>Other</w:t>
            </w:r>
          </w:p>
        </w:tc>
        <w:tc>
          <w:tcPr>
            <w:tcW w:w="1134" w:type="dxa"/>
            <w:tcBorders>
              <w:bottom w:val="single" w:sz="4" w:space="0" w:color="auto"/>
            </w:tcBorders>
          </w:tcPr>
          <w:p w14:paraId="6AC8472E" w14:textId="77777777" w:rsidR="00624006" w:rsidRDefault="00624006" w:rsidP="00DE56E7">
            <w:pPr>
              <w:spacing w:after="120"/>
            </w:pPr>
            <w:r>
              <w:t>1 (13)</w:t>
            </w:r>
          </w:p>
        </w:tc>
        <w:tc>
          <w:tcPr>
            <w:tcW w:w="1276" w:type="dxa"/>
            <w:tcBorders>
              <w:bottom w:val="single" w:sz="4" w:space="0" w:color="auto"/>
            </w:tcBorders>
          </w:tcPr>
          <w:p w14:paraId="205F953E" w14:textId="77777777" w:rsidR="00624006" w:rsidRDefault="00624006" w:rsidP="00DE56E7">
            <w:pPr>
              <w:spacing w:after="120"/>
            </w:pPr>
            <w:r>
              <w:t>2 (3)</w:t>
            </w:r>
          </w:p>
        </w:tc>
        <w:tc>
          <w:tcPr>
            <w:tcW w:w="1276" w:type="dxa"/>
            <w:tcBorders>
              <w:bottom w:val="single" w:sz="4" w:space="0" w:color="auto"/>
            </w:tcBorders>
          </w:tcPr>
          <w:p w14:paraId="0DED23CC" w14:textId="77777777" w:rsidR="00624006" w:rsidRDefault="00624006" w:rsidP="00DE56E7">
            <w:pPr>
              <w:spacing w:after="120"/>
            </w:pPr>
            <w:r>
              <w:t>3 (3)</w:t>
            </w:r>
          </w:p>
        </w:tc>
      </w:tr>
    </w:tbl>
    <w:p w14:paraId="2056EAEE" w14:textId="33A5E776" w:rsidR="00A71391" w:rsidRPr="007C360B" w:rsidRDefault="00A71391" w:rsidP="00A71391">
      <w:pPr>
        <w:spacing w:line="480" w:lineRule="auto"/>
        <w:rPr>
          <w:bCs/>
          <w:i/>
          <w:iCs/>
        </w:rPr>
      </w:pPr>
      <w:r w:rsidRPr="00A71391">
        <w:rPr>
          <w:bCs/>
        </w:rPr>
        <w:t>*</w:t>
      </w:r>
      <w:r>
        <w:rPr>
          <w:bCs/>
        </w:rPr>
        <w:t xml:space="preserve"> </w:t>
      </w:r>
      <w:r w:rsidRPr="007C360B">
        <w:rPr>
          <w:bCs/>
          <w:i/>
          <w:iCs/>
        </w:rPr>
        <w:t>Of these 17 feet X were not bandaged between D7 and D10 - evt over total 18</w:t>
      </w:r>
    </w:p>
    <w:p w14:paraId="53B2ACD0" w14:textId="77777777" w:rsidR="007C360B" w:rsidRDefault="007C360B">
      <w:pPr>
        <w:rPr>
          <w:bCs/>
        </w:rPr>
        <w:sectPr w:rsidR="007C360B" w:rsidSect="00F2508C">
          <w:headerReference w:type="even" r:id="rId15"/>
          <w:footerReference w:type="even" r:id="rId16"/>
          <w:footerReference w:type="default" r:id="rId17"/>
          <w:pgSz w:w="11900" w:h="16840"/>
          <w:pgMar w:top="1440" w:right="1440" w:bottom="1440" w:left="1440" w:header="709" w:footer="709" w:gutter="0"/>
          <w:lnNumType w:countBy="1" w:restart="continuous"/>
          <w:cols w:space="708"/>
          <w:docGrid w:linePitch="360"/>
        </w:sectPr>
      </w:pPr>
    </w:p>
    <w:p w14:paraId="26647447" w14:textId="194846C6" w:rsidR="007C360B" w:rsidRDefault="007C360B" w:rsidP="007C360B">
      <w:pPr>
        <w:spacing w:after="120"/>
        <w:rPr>
          <w:bCs/>
        </w:rPr>
      </w:pPr>
      <w:commentRangeStart w:id="22"/>
      <w:r w:rsidRPr="007D27C5">
        <w:rPr>
          <w:b/>
          <w:bCs/>
          <w:iCs/>
        </w:rPr>
        <w:lastRenderedPageBreak/>
        <w:t>Table</w:t>
      </w:r>
      <w:commentRangeEnd w:id="22"/>
      <w:r>
        <w:rPr>
          <w:rStyle w:val="CommentReference"/>
        </w:rPr>
        <w:commentReference w:id="22"/>
      </w:r>
      <w:r>
        <w:rPr>
          <w:b/>
          <w:bCs/>
          <w:iCs/>
        </w:rPr>
        <w:t xml:space="preserve"> 5</w:t>
      </w:r>
      <w:r w:rsidRPr="007D27C5">
        <w:rPr>
          <w:b/>
          <w:bCs/>
          <w:iCs/>
        </w:rPr>
        <w:t>.</w:t>
      </w:r>
      <w:r w:rsidRPr="007D27C5">
        <w:rPr>
          <w:iCs/>
        </w:rPr>
        <w:t xml:space="preserve"> </w:t>
      </w:r>
      <w:r>
        <w:rPr>
          <w:iCs/>
        </w:rPr>
        <w:t>Associations between M-score clinical improvement and wound healing progress outcome variables and different explanatory variables using linear mixed effects model</w:t>
      </w:r>
      <w:r w:rsidRPr="0027662D">
        <w:rPr>
          <w:iCs/>
        </w:rPr>
        <w:t xml:space="preserve"> </w:t>
      </w:r>
      <w:r>
        <w:rPr>
          <w:iCs/>
        </w:rPr>
        <w:t xml:space="preserve">with farm as random effect and backward elimination </w:t>
      </w:r>
      <w:r w:rsidR="00344452">
        <w:rPr>
          <w:iCs/>
        </w:rPr>
        <w:t>using</w:t>
      </w:r>
      <w:r>
        <w:rPr>
          <w:iCs/>
        </w:rPr>
        <w:t xml:space="preserve"> lowest A</w:t>
      </w:r>
      <w:r w:rsidR="00344452">
        <w:rPr>
          <w:iCs/>
        </w:rPr>
        <w:t>kaike information criterion</w:t>
      </w:r>
    </w:p>
    <w:tbl>
      <w:tblPr>
        <w:tblStyle w:val="TableGrid"/>
        <w:tblW w:w="11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1632"/>
        <w:gridCol w:w="756"/>
        <w:gridCol w:w="1723"/>
        <w:gridCol w:w="813"/>
        <w:gridCol w:w="1664"/>
        <w:gridCol w:w="925"/>
        <w:gridCol w:w="1559"/>
      </w:tblGrid>
      <w:tr w:rsidR="007C360B" w14:paraId="66CBC5ED" w14:textId="77777777" w:rsidTr="003D112B">
        <w:tc>
          <w:tcPr>
            <w:tcW w:w="2410" w:type="dxa"/>
            <w:tcBorders>
              <w:top w:val="single" w:sz="4" w:space="0" w:color="auto"/>
            </w:tcBorders>
          </w:tcPr>
          <w:p w14:paraId="76CD82FC" w14:textId="77777777" w:rsidR="007C360B" w:rsidRDefault="007C360B" w:rsidP="003D112B">
            <w:pPr>
              <w:rPr>
                <w:b/>
                <w:bCs/>
                <w:iCs/>
              </w:rPr>
            </w:pPr>
          </w:p>
        </w:tc>
        <w:tc>
          <w:tcPr>
            <w:tcW w:w="1632" w:type="dxa"/>
            <w:tcBorders>
              <w:top w:val="single" w:sz="4" w:space="0" w:color="auto"/>
            </w:tcBorders>
          </w:tcPr>
          <w:p w14:paraId="4526EA6B" w14:textId="77777777" w:rsidR="007C360B" w:rsidRDefault="007C360B" w:rsidP="003D112B">
            <w:pPr>
              <w:rPr>
                <w:b/>
                <w:bCs/>
                <w:iCs/>
              </w:rPr>
            </w:pPr>
          </w:p>
        </w:tc>
        <w:tc>
          <w:tcPr>
            <w:tcW w:w="2479" w:type="dxa"/>
            <w:gridSpan w:val="2"/>
            <w:vMerge w:val="restart"/>
            <w:tcBorders>
              <w:top w:val="single" w:sz="4" w:space="0" w:color="auto"/>
            </w:tcBorders>
          </w:tcPr>
          <w:p w14:paraId="00FBE1DE" w14:textId="77777777" w:rsidR="007C360B" w:rsidRDefault="007C360B" w:rsidP="003D112B">
            <w:pPr>
              <w:rPr>
                <w:b/>
                <w:bCs/>
                <w:iCs/>
              </w:rPr>
            </w:pPr>
            <w:r>
              <w:rPr>
                <w:b/>
                <w:bCs/>
                <w:iCs/>
              </w:rPr>
              <w:t>M-score Clinical Improvement</w:t>
            </w:r>
          </w:p>
        </w:tc>
        <w:tc>
          <w:tcPr>
            <w:tcW w:w="4961" w:type="dxa"/>
            <w:gridSpan w:val="4"/>
            <w:tcBorders>
              <w:top w:val="single" w:sz="4" w:space="0" w:color="auto"/>
              <w:bottom w:val="single" w:sz="4" w:space="0" w:color="auto"/>
            </w:tcBorders>
          </w:tcPr>
          <w:p w14:paraId="5A14B0B4" w14:textId="77777777" w:rsidR="007C360B" w:rsidRDefault="007C360B" w:rsidP="003D112B">
            <w:pPr>
              <w:rPr>
                <w:b/>
                <w:bCs/>
                <w:iCs/>
              </w:rPr>
            </w:pPr>
            <w:r>
              <w:rPr>
                <w:b/>
                <w:bCs/>
                <w:iCs/>
              </w:rPr>
              <w:t>Wound Healing Progress</w:t>
            </w:r>
          </w:p>
        </w:tc>
      </w:tr>
      <w:tr w:rsidR="007C360B" w14:paraId="4A090B54" w14:textId="77777777" w:rsidTr="003D112B">
        <w:tc>
          <w:tcPr>
            <w:tcW w:w="2410" w:type="dxa"/>
            <w:tcBorders>
              <w:bottom w:val="single" w:sz="4" w:space="0" w:color="auto"/>
            </w:tcBorders>
          </w:tcPr>
          <w:p w14:paraId="327506EA" w14:textId="77777777" w:rsidR="007C360B" w:rsidRDefault="007C360B" w:rsidP="003D112B">
            <w:pPr>
              <w:rPr>
                <w:b/>
                <w:bCs/>
                <w:iCs/>
              </w:rPr>
            </w:pPr>
          </w:p>
        </w:tc>
        <w:tc>
          <w:tcPr>
            <w:tcW w:w="1632" w:type="dxa"/>
            <w:tcBorders>
              <w:bottom w:val="single" w:sz="4" w:space="0" w:color="auto"/>
            </w:tcBorders>
          </w:tcPr>
          <w:p w14:paraId="4E971579" w14:textId="77777777" w:rsidR="007C360B" w:rsidRDefault="007C360B" w:rsidP="003D112B">
            <w:pPr>
              <w:rPr>
                <w:b/>
                <w:bCs/>
                <w:iCs/>
              </w:rPr>
            </w:pPr>
          </w:p>
        </w:tc>
        <w:tc>
          <w:tcPr>
            <w:tcW w:w="2479" w:type="dxa"/>
            <w:gridSpan w:val="2"/>
            <w:vMerge/>
            <w:tcBorders>
              <w:bottom w:val="single" w:sz="4" w:space="0" w:color="auto"/>
            </w:tcBorders>
          </w:tcPr>
          <w:p w14:paraId="151FB454" w14:textId="77777777" w:rsidR="007C360B" w:rsidRDefault="007C360B" w:rsidP="003D112B">
            <w:pPr>
              <w:rPr>
                <w:b/>
                <w:bCs/>
                <w:iCs/>
              </w:rPr>
            </w:pPr>
          </w:p>
        </w:tc>
        <w:tc>
          <w:tcPr>
            <w:tcW w:w="2477" w:type="dxa"/>
            <w:gridSpan w:val="2"/>
            <w:tcBorders>
              <w:top w:val="single" w:sz="4" w:space="0" w:color="auto"/>
              <w:bottom w:val="single" w:sz="4" w:space="0" w:color="auto"/>
            </w:tcBorders>
          </w:tcPr>
          <w:p w14:paraId="7C55A72B" w14:textId="77777777" w:rsidR="007C360B" w:rsidRPr="00F2508C" w:rsidRDefault="007C360B" w:rsidP="003D112B">
            <w:pPr>
              <w:rPr>
                <w:b/>
                <w:bCs/>
                <w:iCs/>
              </w:rPr>
            </w:pPr>
            <w:r>
              <w:rPr>
                <w:b/>
                <w:bCs/>
                <w:iCs/>
              </w:rPr>
              <w:t>L</w:t>
            </w:r>
            <w:r w:rsidRPr="00F2508C">
              <w:rPr>
                <w:b/>
                <w:bCs/>
                <w:iCs/>
              </w:rPr>
              <w:t>esions unable to score classified as</w:t>
            </w:r>
            <w:r>
              <w:rPr>
                <w:b/>
                <w:bCs/>
                <w:iCs/>
              </w:rPr>
              <w:t xml:space="preserve"> </w:t>
            </w:r>
            <w:r w:rsidRPr="00F2508C">
              <w:rPr>
                <w:b/>
                <w:bCs/>
                <w:iCs/>
              </w:rPr>
              <w:t>‘not improved’</w:t>
            </w:r>
          </w:p>
        </w:tc>
        <w:tc>
          <w:tcPr>
            <w:tcW w:w="2484" w:type="dxa"/>
            <w:gridSpan w:val="2"/>
            <w:tcBorders>
              <w:top w:val="single" w:sz="4" w:space="0" w:color="auto"/>
              <w:bottom w:val="single" w:sz="4" w:space="0" w:color="auto"/>
            </w:tcBorders>
          </w:tcPr>
          <w:p w14:paraId="7CFB26B6" w14:textId="77777777" w:rsidR="007C360B" w:rsidRDefault="007C360B" w:rsidP="003D112B">
            <w:pPr>
              <w:rPr>
                <w:b/>
                <w:bCs/>
                <w:iCs/>
              </w:rPr>
            </w:pPr>
            <w:r>
              <w:rPr>
                <w:b/>
                <w:bCs/>
                <w:iCs/>
              </w:rPr>
              <w:t>L</w:t>
            </w:r>
            <w:r w:rsidRPr="00F2508C">
              <w:rPr>
                <w:b/>
                <w:bCs/>
                <w:iCs/>
              </w:rPr>
              <w:t>esions unable to score classified as ‘improved’</w:t>
            </w:r>
          </w:p>
        </w:tc>
      </w:tr>
      <w:tr w:rsidR="007C360B" w14:paraId="60F8FD76" w14:textId="77777777" w:rsidTr="003D112B">
        <w:tc>
          <w:tcPr>
            <w:tcW w:w="2410" w:type="dxa"/>
            <w:tcBorders>
              <w:bottom w:val="single" w:sz="4" w:space="0" w:color="auto"/>
            </w:tcBorders>
          </w:tcPr>
          <w:p w14:paraId="58046F0E" w14:textId="77777777" w:rsidR="007C360B" w:rsidRDefault="007C360B" w:rsidP="003D112B">
            <w:pPr>
              <w:rPr>
                <w:b/>
                <w:bCs/>
                <w:iCs/>
              </w:rPr>
            </w:pPr>
            <w:r>
              <w:rPr>
                <w:b/>
                <w:bCs/>
                <w:iCs/>
              </w:rPr>
              <w:t>Variable</w:t>
            </w:r>
          </w:p>
        </w:tc>
        <w:tc>
          <w:tcPr>
            <w:tcW w:w="1632" w:type="dxa"/>
            <w:tcBorders>
              <w:bottom w:val="single" w:sz="4" w:space="0" w:color="auto"/>
            </w:tcBorders>
          </w:tcPr>
          <w:p w14:paraId="3D254840" w14:textId="77777777" w:rsidR="007C360B" w:rsidRDefault="007C360B" w:rsidP="003D112B">
            <w:pPr>
              <w:rPr>
                <w:b/>
                <w:bCs/>
                <w:iCs/>
              </w:rPr>
            </w:pPr>
          </w:p>
        </w:tc>
        <w:tc>
          <w:tcPr>
            <w:tcW w:w="756" w:type="dxa"/>
            <w:tcBorders>
              <w:bottom w:val="single" w:sz="4" w:space="0" w:color="auto"/>
            </w:tcBorders>
          </w:tcPr>
          <w:p w14:paraId="5A5182C2" w14:textId="77777777" w:rsidR="007C360B" w:rsidRDefault="007C360B" w:rsidP="003D112B">
            <w:pPr>
              <w:rPr>
                <w:b/>
                <w:bCs/>
                <w:iCs/>
              </w:rPr>
            </w:pPr>
            <w:r>
              <w:rPr>
                <w:b/>
                <w:bCs/>
                <w:iCs/>
              </w:rPr>
              <w:t>AOR</w:t>
            </w:r>
          </w:p>
        </w:tc>
        <w:tc>
          <w:tcPr>
            <w:tcW w:w="1723" w:type="dxa"/>
            <w:tcBorders>
              <w:bottom w:val="single" w:sz="4" w:space="0" w:color="auto"/>
            </w:tcBorders>
          </w:tcPr>
          <w:p w14:paraId="04123F92" w14:textId="77777777" w:rsidR="007C360B" w:rsidRDefault="007C360B" w:rsidP="003D112B">
            <w:pPr>
              <w:rPr>
                <w:b/>
                <w:bCs/>
                <w:iCs/>
              </w:rPr>
            </w:pPr>
            <w:r>
              <w:rPr>
                <w:b/>
                <w:bCs/>
                <w:iCs/>
              </w:rPr>
              <w:t>95% CI</w:t>
            </w:r>
          </w:p>
        </w:tc>
        <w:tc>
          <w:tcPr>
            <w:tcW w:w="813" w:type="dxa"/>
            <w:tcBorders>
              <w:top w:val="single" w:sz="4" w:space="0" w:color="auto"/>
              <w:bottom w:val="single" w:sz="4" w:space="0" w:color="auto"/>
            </w:tcBorders>
          </w:tcPr>
          <w:p w14:paraId="4B1D7784" w14:textId="77777777" w:rsidR="007C360B" w:rsidRDefault="007C360B" w:rsidP="003D112B">
            <w:pPr>
              <w:rPr>
                <w:b/>
                <w:bCs/>
                <w:iCs/>
              </w:rPr>
            </w:pPr>
            <w:r>
              <w:rPr>
                <w:b/>
                <w:bCs/>
                <w:iCs/>
              </w:rPr>
              <w:t>AOR</w:t>
            </w:r>
          </w:p>
        </w:tc>
        <w:tc>
          <w:tcPr>
            <w:tcW w:w="1664" w:type="dxa"/>
            <w:tcBorders>
              <w:top w:val="single" w:sz="4" w:space="0" w:color="auto"/>
              <w:bottom w:val="single" w:sz="4" w:space="0" w:color="auto"/>
            </w:tcBorders>
          </w:tcPr>
          <w:p w14:paraId="447ED4A0" w14:textId="77777777" w:rsidR="007C360B" w:rsidRDefault="007C360B" w:rsidP="003D112B">
            <w:pPr>
              <w:rPr>
                <w:b/>
                <w:bCs/>
                <w:iCs/>
              </w:rPr>
            </w:pPr>
            <w:r>
              <w:rPr>
                <w:b/>
                <w:bCs/>
                <w:iCs/>
              </w:rPr>
              <w:t>95% CI</w:t>
            </w:r>
          </w:p>
        </w:tc>
        <w:tc>
          <w:tcPr>
            <w:tcW w:w="925" w:type="dxa"/>
            <w:tcBorders>
              <w:top w:val="single" w:sz="4" w:space="0" w:color="auto"/>
              <w:bottom w:val="single" w:sz="4" w:space="0" w:color="auto"/>
            </w:tcBorders>
          </w:tcPr>
          <w:p w14:paraId="50AFD784" w14:textId="77777777" w:rsidR="007C360B" w:rsidRDefault="007C360B" w:rsidP="003D112B">
            <w:pPr>
              <w:rPr>
                <w:b/>
                <w:bCs/>
                <w:iCs/>
              </w:rPr>
            </w:pPr>
            <w:r>
              <w:rPr>
                <w:b/>
                <w:bCs/>
                <w:iCs/>
              </w:rPr>
              <w:t>AOR</w:t>
            </w:r>
          </w:p>
        </w:tc>
        <w:tc>
          <w:tcPr>
            <w:tcW w:w="1559" w:type="dxa"/>
            <w:tcBorders>
              <w:top w:val="single" w:sz="4" w:space="0" w:color="auto"/>
              <w:bottom w:val="single" w:sz="4" w:space="0" w:color="auto"/>
            </w:tcBorders>
          </w:tcPr>
          <w:p w14:paraId="04EBB12F" w14:textId="77777777" w:rsidR="007C360B" w:rsidRDefault="007C360B" w:rsidP="003D112B">
            <w:pPr>
              <w:rPr>
                <w:b/>
                <w:bCs/>
                <w:iCs/>
              </w:rPr>
            </w:pPr>
            <w:r>
              <w:rPr>
                <w:b/>
                <w:bCs/>
                <w:iCs/>
              </w:rPr>
              <w:t>95% CI</w:t>
            </w:r>
          </w:p>
        </w:tc>
      </w:tr>
      <w:tr w:rsidR="007C360B" w:rsidRPr="00037D9E" w14:paraId="593D0E34" w14:textId="77777777" w:rsidTr="003D112B">
        <w:tc>
          <w:tcPr>
            <w:tcW w:w="2410" w:type="dxa"/>
            <w:tcBorders>
              <w:top w:val="single" w:sz="4" w:space="0" w:color="auto"/>
            </w:tcBorders>
          </w:tcPr>
          <w:p w14:paraId="4B208A35" w14:textId="77777777" w:rsidR="007C360B" w:rsidRPr="00037D9E" w:rsidRDefault="007C360B" w:rsidP="003D112B">
            <w:pPr>
              <w:rPr>
                <w:iCs/>
              </w:rPr>
            </w:pPr>
            <w:r w:rsidRPr="00037D9E">
              <w:rPr>
                <w:iCs/>
              </w:rPr>
              <w:t>Intercept</w:t>
            </w:r>
          </w:p>
        </w:tc>
        <w:tc>
          <w:tcPr>
            <w:tcW w:w="1632" w:type="dxa"/>
            <w:tcBorders>
              <w:top w:val="single" w:sz="4" w:space="0" w:color="auto"/>
            </w:tcBorders>
          </w:tcPr>
          <w:p w14:paraId="3A62F423" w14:textId="77777777" w:rsidR="007C360B" w:rsidRPr="00037D9E" w:rsidRDefault="007C360B" w:rsidP="003D112B">
            <w:pPr>
              <w:rPr>
                <w:iCs/>
              </w:rPr>
            </w:pPr>
          </w:p>
        </w:tc>
        <w:tc>
          <w:tcPr>
            <w:tcW w:w="756" w:type="dxa"/>
            <w:tcBorders>
              <w:top w:val="single" w:sz="4" w:space="0" w:color="auto"/>
            </w:tcBorders>
          </w:tcPr>
          <w:p w14:paraId="013CB73D" w14:textId="77777777" w:rsidR="007C360B" w:rsidRPr="00037D9E" w:rsidRDefault="007C360B" w:rsidP="003D112B">
            <w:pPr>
              <w:rPr>
                <w:iCs/>
              </w:rPr>
            </w:pPr>
            <w:r>
              <w:rPr>
                <w:iCs/>
              </w:rPr>
              <w:t>4.37</w:t>
            </w:r>
          </w:p>
        </w:tc>
        <w:tc>
          <w:tcPr>
            <w:tcW w:w="1723" w:type="dxa"/>
            <w:tcBorders>
              <w:top w:val="single" w:sz="4" w:space="0" w:color="auto"/>
            </w:tcBorders>
          </w:tcPr>
          <w:p w14:paraId="114E4E71" w14:textId="77777777" w:rsidR="007C360B" w:rsidRPr="00037D9E" w:rsidRDefault="007C360B" w:rsidP="003D112B">
            <w:pPr>
              <w:rPr>
                <w:iCs/>
              </w:rPr>
            </w:pPr>
          </w:p>
        </w:tc>
        <w:tc>
          <w:tcPr>
            <w:tcW w:w="813" w:type="dxa"/>
            <w:tcBorders>
              <w:top w:val="single" w:sz="4" w:space="0" w:color="auto"/>
            </w:tcBorders>
          </w:tcPr>
          <w:p w14:paraId="04241022" w14:textId="77777777" w:rsidR="007C360B" w:rsidRPr="00037D9E" w:rsidRDefault="007C360B" w:rsidP="003D112B">
            <w:pPr>
              <w:rPr>
                <w:iCs/>
              </w:rPr>
            </w:pPr>
            <w:r>
              <w:rPr>
                <w:iCs/>
              </w:rPr>
              <w:t>0.15</w:t>
            </w:r>
          </w:p>
        </w:tc>
        <w:tc>
          <w:tcPr>
            <w:tcW w:w="1664" w:type="dxa"/>
            <w:tcBorders>
              <w:top w:val="single" w:sz="4" w:space="0" w:color="auto"/>
            </w:tcBorders>
          </w:tcPr>
          <w:p w14:paraId="768BA77A" w14:textId="77777777" w:rsidR="007C360B" w:rsidRPr="00037D9E" w:rsidRDefault="007C360B" w:rsidP="003D112B">
            <w:pPr>
              <w:rPr>
                <w:iCs/>
              </w:rPr>
            </w:pPr>
          </w:p>
        </w:tc>
        <w:tc>
          <w:tcPr>
            <w:tcW w:w="925" w:type="dxa"/>
            <w:tcBorders>
              <w:top w:val="single" w:sz="4" w:space="0" w:color="auto"/>
            </w:tcBorders>
          </w:tcPr>
          <w:p w14:paraId="66A4E193" w14:textId="77777777" w:rsidR="007C360B" w:rsidRPr="00037D9E" w:rsidRDefault="007C360B" w:rsidP="003D112B">
            <w:pPr>
              <w:rPr>
                <w:iCs/>
              </w:rPr>
            </w:pPr>
            <w:r>
              <w:rPr>
                <w:iCs/>
              </w:rPr>
              <w:t>0.62</w:t>
            </w:r>
          </w:p>
        </w:tc>
        <w:tc>
          <w:tcPr>
            <w:tcW w:w="1559" w:type="dxa"/>
            <w:tcBorders>
              <w:top w:val="single" w:sz="4" w:space="0" w:color="auto"/>
            </w:tcBorders>
          </w:tcPr>
          <w:p w14:paraId="5E6EBC5C" w14:textId="77777777" w:rsidR="007C360B" w:rsidRPr="00037D9E" w:rsidRDefault="007C360B" w:rsidP="003D112B">
            <w:pPr>
              <w:rPr>
                <w:iCs/>
              </w:rPr>
            </w:pPr>
          </w:p>
        </w:tc>
      </w:tr>
      <w:tr w:rsidR="007C360B" w14:paraId="2C19CD3F" w14:textId="77777777" w:rsidTr="003D112B">
        <w:tc>
          <w:tcPr>
            <w:tcW w:w="2410" w:type="dxa"/>
          </w:tcPr>
          <w:p w14:paraId="1656D99A" w14:textId="77777777" w:rsidR="007C360B" w:rsidRPr="003D74D4" w:rsidRDefault="007C360B" w:rsidP="003D112B">
            <w:pPr>
              <w:rPr>
                <w:iCs/>
              </w:rPr>
            </w:pPr>
            <w:r w:rsidRPr="003D74D4">
              <w:rPr>
                <w:iCs/>
              </w:rPr>
              <w:t xml:space="preserve">Treatment </w:t>
            </w:r>
            <w:r>
              <w:rPr>
                <w:iCs/>
              </w:rPr>
              <w:t>group</w:t>
            </w:r>
          </w:p>
        </w:tc>
        <w:tc>
          <w:tcPr>
            <w:tcW w:w="1632" w:type="dxa"/>
          </w:tcPr>
          <w:p w14:paraId="1CE6B453" w14:textId="77777777" w:rsidR="007C360B" w:rsidRPr="003D74D4" w:rsidRDefault="007C360B" w:rsidP="003D112B">
            <w:pPr>
              <w:rPr>
                <w:iCs/>
              </w:rPr>
            </w:pPr>
            <w:r w:rsidRPr="003D74D4">
              <w:rPr>
                <w:iCs/>
              </w:rPr>
              <w:t>Co</w:t>
            </w:r>
            <w:r>
              <w:rPr>
                <w:iCs/>
              </w:rPr>
              <w:t>ppergel</w:t>
            </w:r>
          </w:p>
        </w:tc>
        <w:tc>
          <w:tcPr>
            <w:tcW w:w="756" w:type="dxa"/>
          </w:tcPr>
          <w:p w14:paraId="59A0A3A6" w14:textId="77777777" w:rsidR="007C360B" w:rsidRDefault="007C360B" w:rsidP="003D112B">
            <w:pPr>
              <w:rPr>
                <w:iCs/>
              </w:rPr>
            </w:pPr>
          </w:p>
        </w:tc>
        <w:tc>
          <w:tcPr>
            <w:tcW w:w="1723" w:type="dxa"/>
          </w:tcPr>
          <w:p w14:paraId="02B30CCC" w14:textId="77777777" w:rsidR="007C360B" w:rsidRDefault="007C360B" w:rsidP="003D112B">
            <w:pPr>
              <w:rPr>
                <w:iCs/>
              </w:rPr>
            </w:pPr>
          </w:p>
        </w:tc>
        <w:tc>
          <w:tcPr>
            <w:tcW w:w="813" w:type="dxa"/>
          </w:tcPr>
          <w:p w14:paraId="29FE9A65" w14:textId="77777777" w:rsidR="007C360B" w:rsidRPr="003D74D4" w:rsidRDefault="007C360B" w:rsidP="003D112B">
            <w:pPr>
              <w:rPr>
                <w:iCs/>
              </w:rPr>
            </w:pPr>
          </w:p>
        </w:tc>
        <w:tc>
          <w:tcPr>
            <w:tcW w:w="1664" w:type="dxa"/>
          </w:tcPr>
          <w:p w14:paraId="2775D595" w14:textId="77777777" w:rsidR="007C360B" w:rsidRPr="003D74D4" w:rsidRDefault="007C360B" w:rsidP="003D112B">
            <w:pPr>
              <w:rPr>
                <w:iCs/>
              </w:rPr>
            </w:pPr>
          </w:p>
        </w:tc>
        <w:tc>
          <w:tcPr>
            <w:tcW w:w="925" w:type="dxa"/>
          </w:tcPr>
          <w:p w14:paraId="6E8F8B25" w14:textId="77777777" w:rsidR="007C360B" w:rsidRPr="003D74D4" w:rsidRDefault="007C360B" w:rsidP="003D112B">
            <w:pPr>
              <w:rPr>
                <w:iCs/>
              </w:rPr>
            </w:pPr>
          </w:p>
        </w:tc>
        <w:tc>
          <w:tcPr>
            <w:tcW w:w="1559" w:type="dxa"/>
          </w:tcPr>
          <w:p w14:paraId="13D9F85D" w14:textId="77777777" w:rsidR="007C360B" w:rsidRPr="003D74D4" w:rsidRDefault="007C360B" w:rsidP="003D112B">
            <w:pPr>
              <w:rPr>
                <w:iCs/>
              </w:rPr>
            </w:pPr>
          </w:p>
        </w:tc>
      </w:tr>
      <w:tr w:rsidR="007C360B" w14:paraId="0026DE85" w14:textId="77777777" w:rsidTr="003D112B">
        <w:tc>
          <w:tcPr>
            <w:tcW w:w="2410" w:type="dxa"/>
          </w:tcPr>
          <w:p w14:paraId="74E3ABF8" w14:textId="77777777" w:rsidR="007C360B" w:rsidRPr="003D74D4" w:rsidRDefault="007C360B" w:rsidP="003D112B">
            <w:pPr>
              <w:rPr>
                <w:iCs/>
              </w:rPr>
            </w:pPr>
          </w:p>
        </w:tc>
        <w:tc>
          <w:tcPr>
            <w:tcW w:w="1632" w:type="dxa"/>
          </w:tcPr>
          <w:p w14:paraId="5D49513D" w14:textId="77777777" w:rsidR="007C360B" w:rsidRPr="003D74D4" w:rsidRDefault="007C360B" w:rsidP="003D112B">
            <w:pPr>
              <w:spacing w:after="120"/>
              <w:rPr>
                <w:iCs/>
              </w:rPr>
            </w:pPr>
            <w:r>
              <w:rPr>
                <w:iCs/>
              </w:rPr>
              <w:t>Alginogel</w:t>
            </w:r>
          </w:p>
        </w:tc>
        <w:tc>
          <w:tcPr>
            <w:tcW w:w="756" w:type="dxa"/>
          </w:tcPr>
          <w:p w14:paraId="60BE6CA5" w14:textId="77777777" w:rsidR="007C360B" w:rsidRDefault="007C360B" w:rsidP="003D112B">
            <w:pPr>
              <w:rPr>
                <w:iCs/>
              </w:rPr>
            </w:pPr>
            <w:r>
              <w:rPr>
                <w:iCs/>
              </w:rPr>
              <w:t>0.06</w:t>
            </w:r>
          </w:p>
        </w:tc>
        <w:tc>
          <w:tcPr>
            <w:tcW w:w="1723" w:type="dxa"/>
          </w:tcPr>
          <w:p w14:paraId="045AEDD5" w14:textId="77777777" w:rsidR="007C360B" w:rsidRDefault="007C360B" w:rsidP="003D112B">
            <w:pPr>
              <w:rPr>
                <w:iCs/>
              </w:rPr>
            </w:pPr>
            <w:r>
              <w:rPr>
                <w:iCs/>
              </w:rPr>
              <w:t>0.02 – 0.14</w:t>
            </w:r>
          </w:p>
        </w:tc>
        <w:tc>
          <w:tcPr>
            <w:tcW w:w="813" w:type="dxa"/>
          </w:tcPr>
          <w:p w14:paraId="2F62A978" w14:textId="77777777" w:rsidR="007C360B" w:rsidRPr="003D74D4" w:rsidRDefault="007C360B" w:rsidP="003D112B">
            <w:pPr>
              <w:rPr>
                <w:iCs/>
              </w:rPr>
            </w:pPr>
            <w:r>
              <w:rPr>
                <w:iCs/>
              </w:rPr>
              <w:t>2.41</w:t>
            </w:r>
          </w:p>
        </w:tc>
        <w:tc>
          <w:tcPr>
            <w:tcW w:w="1664" w:type="dxa"/>
          </w:tcPr>
          <w:p w14:paraId="770C370F" w14:textId="77777777" w:rsidR="007C360B" w:rsidRPr="003D74D4" w:rsidRDefault="007C360B" w:rsidP="003D112B">
            <w:pPr>
              <w:rPr>
                <w:iCs/>
              </w:rPr>
            </w:pPr>
            <w:r>
              <w:rPr>
                <w:iCs/>
              </w:rPr>
              <w:t>1.09 – 5.30</w:t>
            </w:r>
          </w:p>
        </w:tc>
        <w:tc>
          <w:tcPr>
            <w:tcW w:w="925" w:type="dxa"/>
          </w:tcPr>
          <w:p w14:paraId="2AA92BD1" w14:textId="77777777" w:rsidR="007C360B" w:rsidRDefault="007C360B" w:rsidP="003D112B">
            <w:pPr>
              <w:rPr>
                <w:iCs/>
              </w:rPr>
            </w:pPr>
            <w:r>
              <w:rPr>
                <w:iCs/>
              </w:rPr>
              <w:t>0.36</w:t>
            </w:r>
          </w:p>
        </w:tc>
        <w:tc>
          <w:tcPr>
            <w:tcW w:w="1559" w:type="dxa"/>
          </w:tcPr>
          <w:p w14:paraId="3702C406" w14:textId="77777777" w:rsidR="007C360B" w:rsidRDefault="007C360B" w:rsidP="003D112B">
            <w:pPr>
              <w:rPr>
                <w:iCs/>
              </w:rPr>
            </w:pPr>
            <w:r>
              <w:rPr>
                <w:iCs/>
              </w:rPr>
              <w:t>0.10 – 1.21</w:t>
            </w:r>
          </w:p>
        </w:tc>
      </w:tr>
      <w:tr w:rsidR="007C360B" w14:paraId="1E6FA489" w14:textId="77777777" w:rsidTr="003D112B">
        <w:tc>
          <w:tcPr>
            <w:tcW w:w="2410" w:type="dxa"/>
          </w:tcPr>
          <w:p w14:paraId="6E333A9A" w14:textId="77777777" w:rsidR="007C360B" w:rsidRPr="003D74D4" w:rsidRDefault="007C360B" w:rsidP="003D112B">
            <w:pPr>
              <w:rPr>
                <w:iCs/>
              </w:rPr>
            </w:pPr>
            <w:r>
              <w:rPr>
                <w:iCs/>
              </w:rPr>
              <w:t xml:space="preserve">M-score on day 0 </w:t>
            </w:r>
          </w:p>
        </w:tc>
        <w:tc>
          <w:tcPr>
            <w:tcW w:w="1632" w:type="dxa"/>
          </w:tcPr>
          <w:p w14:paraId="3E5C1F2E" w14:textId="77777777" w:rsidR="007C360B" w:rsidRPr="003D74D4" w:rsidRDefault="007C360B" w:rsidP="003D112B">
            <w:pPr>
              <w:rPr>
                <w:iCs/>
              </w:rPr>
            </w:pPr>
            <w:r>
              <w:rPr>
                <w:iCs/>
              </w:rPr>
              <w:t>M1</w:t>
            </w:r>
          </w:p>
        </w:tc>
        <w:tc>
          <w:tcPr>
            <w:tcW w:w="756" w:type="dxa"/>
          </w:tcPr>
          <w:p w14:paraId="6F250BE3" w14:textId="77777777" w:rsidR="007C360B" w:rsidRDefault="007C360B" w:rsidP="003D112B">
            <w:pPr>
              <w:rPr>
                <w:iCs/>
              </w:rPr>
            </w:pPr>
          </w:p>
        </w:tc>
        <w:tc>
          <w:tcPr>
            <w:tcW w:w="1723" w:type="dxa"/>
          </w:tcPr>
          <w:p w14:paraId="7B45FE0B" w14:textId="77777777" w:rsidR="007C360B" w:rsidRDefault="007C360B" w:rsidP="003D112B">
            <w:pPr>
              <w:rPr>
                <w:iCs/>
              </w:rPr>
            </w:pPr>
          </w:p>
        </w:tc>
        <w:tc>
          <w:tcPr>
            <w:tcW w:w="813" w:type="dxa"/>
          </w:tcPr>
          <w:p w14:paraId="472FF27E" w14:textId="77777777" w:rsidR="007C360B" w:rsidRPr="003D74D4" w:rsidRDefault="007C360B" w:rsidP="003D112B">
            <w:pPr>
              <w:rPr>
                <w:iCs/>
              </w:rPr>
            </w:pPr>
          </w:p>
        </w:tc>
        <w:tc>
          <w:tcPr>
            <w:tcW w:w="1664" w:type="dxa"/>
          </w:tcPr>
          <w:p w14:paraId="1576A76A" w14:textId="77777777" w:rsidR="007C360B" w:rsidRPr="003D74D4" w:rsidRDefault="007C360B" w:rsidP="003D112B">
            <w:pPr>
              <w:rPr>
                <w:iCs/>
              </w:rPr>
            </w:pPr>
          </w:p>
        </w:tc>
        <w:tc>
          <w:tcPr>
            <w:tcW w:w="925" w:type="dxa"/>
          </w:tcPr>
          <w:p w14:paraId="0401469B" w14:textId="77777777" w:rsidR="007C360B" w:rsidRPr="003D74D4" w:rsidRDefault="007C360B" w:rsidP="003D112B">
            <w:pPr>
              <w:rPr>
                <w:iCs/>
              </w:rPr>
            </w:pPr>
          </w:p>
        </w:tc>
        <w:tc>
          <w:tcPr>
            <w:tcW w:w="1559" w:type="dxa"/>
          </w:tcPr>
          <w:p w14:paraId="3FFE6B85" w14:textId="77777777" w:rsidR="007C360B" w:rsidRPr="003D74D4" w:rsidRDefault="007C360B" w:rsidP="003D112B">
            <w:pPr>
              <w:rPr>
                <w:iCs/>
              </w:rPr>
            </w:pPr>
          </w:p>
        </w:tc>
      </w:tr>
      <w:tr w:rsidR="007C360B" w14:paraId="638DBE91" w14:textId="77777777" w:rsidTr="003D112B">
        <w:tc>
          <w:tcPr>
            <w:tcW w:w="2410" w:type="dxa"/>
          </w:tcPr>
          <w:p w14:paraId="3C07DFBB" w14:textId="77777777" w:rsidR="007C360B" w:rsidRPr="003D74D4" w:rsidRDefault="007C360B" w:rsidP="003D112B">
            <w:pPr>
              <w:rPr>
                <w:iCs/>
              </w:rPr>
            </w:pPr>
          </w:p>
        </w:tc>
        <w:tc>
          <w:tcPr>
            <w:tcW w:w="1632" w:type="dxa"/>
          </w:tcPr>
          <w:p w14:paraId="151ED91C" w14:textId="77777777" w:rsidR="007C360B" w:rsidRPr="003D74D4" w:rsidRDefault="007C360B" w:rsidP="003D112B">
            <w:pPr>
              <w:rPr>
                <w:iCs/>
              </w:rPr>
            </w:pPr>
            <w:r>
              <w:rPr>
                <w:iCs/>
              </w:rPr>
              <w:t>M2</w:t>
            </w:r>
          </w:p>
        </w:tc>
        <w:tc>
          <w:tcPr>
            <w:tcW w:w="756" w:type="dxa"/>
          </w:tcPr>
          <w:p w14:paraId="5B7BC849" w14:textId="77777777" w:rsidR="007C360B" w:rsidRDefault="007C360B" w:rsidP="003D112B">
            <w:pPr>
              <w:rPr>
                <w:iCs/>
              </w:rPr>
            </w:pPr>
          </w:p>
        </w:tc>
        <w:tc>
          <w:tcPr>
            <w:tcW w:w="1723" w:type="dxa"/>
          </w:tcPr>
          <w:p w14:paraId="36BF6C71" w14:textId="77777777" w:rsidR="007C360B" w:rsidRDefault="007C360B" w:rsidP="003D112B">
            <w:pPr>
              <w:rPr>
                <w:iCs/>
              </w:rPr>
            </w:pPr>
          </w:p>
        </w:tc>
        <w:tc>
          <w:tcPr>
            <w:tcW w:w="813" w:type="dxa"/>
          </w:tcPr>
          <w:p w14:paraId="68AFEF4F" w14:textId="77777777" w:rsidR="007C360B" w:rsidRPr="003D74D4" w:rsidRDefault="007C360B" w:rsidP="003D112B">
            <w:pPr>
              <w:rPr>
                <w:iCs/>
              </w:rPr>
            </w:pPr>
          </w:p>
        </w:tc>
        <w:tc>
          <w:tcPr>
            <w:tcW w:w="1664" w:type="dxa"/>
          </w:tcPr>
          <w:p w14:paraId="407C95BF" w14:textId="77777777" w:rsidR="007C360B" w:rsidRPr="003D74D4" w:rsidRDefault="007C360B" w:rsidP="003D112B">
            <w:pPr>
              <w:rPr>
                <w:iCs/>
              </w:rPr>
            </w:pPr>
          </w:p>
        </w:tc>
        <w:tc>
          <w:tcPr>
            <w:tcW w:w="925" w:type="dxa"/>
          </w:tcPr>
          <w:p w14:paraId="06899762" w14:textId="77777777" w:rsidR="007C360B" w:rsidRPr="003D74D4" w:rsidRDefault="007C360B" w:rsidP="003D112B">
            <w:pPr>
              <w:rPr>
                <w:iCs/>
              </w:rPr>
            </w:pPr>
          </w:p>
        </w:tc>
        <w:tc>
          <w:tcPr>
            <w:tcW w:w="1559" w:type="dxa"/>
          </w:tcPr>
          <w:p w14:paraId="678139A8" w14:textId="77777777" w:rsidR="007C360B" w:rsidRPr="003D74D4" w:rsidRDefault="007C360B" w:rsidP="003D112B">
            <w:pPr>
              <w:rPr>
                <w:iCs/>
              </w:rPr>
            </w:pPr>
          </w:p>
        </w:tc>
      </w:tr>
      <w:tr w:rsidR="007C360B" w14:paraId="1D9D39C1" w14:textId="77777777" w:rsidTr="003D112B">
        <w:tc>
          <w:tcPr>
            <w:tcW w:w="2410" w:type="dxa"/>
          </w:tcPr>
          <w:p w14:paraId="4FD4A707" w14:textId="77777777" w:rsidR="007C360B" w:rsidRPr="003D74D4" w:rsidRDefault="007C360B" w:rsidP="003D112B">
            <w:pPr>
              <w:rPr>
                <w:iCs/>
              </w:rPr>
            </w:pPr>
          </w:p>
        </w:tc>
        <w:tc>
          <w:tcPr>
            <w:tcW w:w="1632" w:type="dxa"/>
          </w:tcPr>
          <w:p w14:paraId="2C189607" w14:textId="77777777" w:rsidR="007C360B" w:rsidRPr="003D74D4" w:rsidRDefault="007C360B" w:rsidP="003D112B">
            <w:pPr>
              <w:spacing w:after="120"/>
              <w:rPr>
                <w:iCs/>
              </w:rPr>
            </w:pPr>
            <w:r>
              <w:rPr>
                <w:iCs/>
              </w:rPr>
              <w:t>M4.1</w:t>
            </w:r>
          </w:p>
        </w:tc>
        <w:tc>
          <w:tcPr>
            <w:tcW w:w="756" w:type="dxa"/>
          </w:tcPr>
          <w:p w14:paraId="46406641" w14:textId="77777777" w:rsidR="007C360B" w:rsidRDefault="007C360B" w:rsidP="003D112B">
            <w:pPr>
              <w:rPr>
                <w:iCs/>
              </w:rPr>
            </w:pPr>
          </w:p>
        </w:tc>
        <w:tc>
          <w:tcPr>
            <w:tcW w:w="1723" w:type="dxa"/>
          </w:tcPr>
          <w:p w14:paraId="2F9FB20B" w14:textId="77777777" w:rsidR="007C360B" w:rsidRDefault="007C360B" w:rsidP="003D112B">
            <w:pPr>
              <w:rPr>
                <w:iCs/>
              </w:rPr>
            </w:pPr>
          </w:p>
        </w:tc>
        <w:tc>
          <w:tcPr>
            <w:tcW w:w="813" w:type="dxa"/>
          </w:tcPr>
          <w:p w14:paraId="1C7E0F17" w14:textId="77777777" w:rsidR="007C360B" w:rsidRPr="003D74D4" w:rsidRDefault="007C360B" w:rsidP="003D112B">
            <w:pPr>
              <w:rPr>
                <w:iCs/>
              </w:rPr>
            </w:pPr>
          </w:p>
        </w:tc>
        <w:tc>
          <w:tcPr>
            <w:tcW w:w="1664" w:type="dxa"/>
          </w:tcPr>
          <w:p w14:paraId="2B159696" w14:textId="77777777" w:rsidR="007C360B" w:rsidRPr="003D74D4" w:rsidRDefault="007C360B" w:rsidP="003D112B">
            <w:pPr>
              <w:rPr>
                <w:iCs/>
              </w:rPr>
            </w:pPr>
          </w:p>
        </w:tc>
        <w:tc>
          <w:tcPr>
            <w:tcW w:w="925" w:type="dxa"/>
          </w:tcPr>
          <w:p w14:paraId="763EB8ED" w14:textId="77777777" w:rsidR="007C360B" w:rsidRPr="003D74D4" w:rsidRDefault="007C360B" w:rsidP="003D112B">
            <w:pPr>
              <w:rPr>
                <w:iCs/>
              </w:rPr>
            </w:pPr>
          </w:p>
        </w:tc>
        <w:tc>
          <w:tcPr>
            <w:tcW w:w="1559" w:type="dxa"/>
          </w:tcPr>
          <w:p w14:paraId="5F496464" w14:textId="77777777" w:rsidR="007C360B" w:rsidRPr="003D74D4" w:rsidRDefault="007C360B" w:rsidP="003D112B">
            <w:pPr>
              <w:rPr>
                <w:iCs/>
              </w:rPr>
            </w:pPr>
          </w:p>
        </w:tc>
      </w:tr>
      <w:tr w:rsidR="007C360B" w14:paraId="1A94968F" w14:textId="77777777" w:rsidTr="003D112B">
        <w:tc>
          <w:tcPr>
            <w:tcW w:w="2410" w:type="dxa"/>
          </w:tcPr>
          <w:p w14:paraId="33BD6A65" w14:textId="77777777" w:rsidR="007C360B" w:rsidRPr="003D74D4" w:rsidRDefault="007C360B" w:rsidP="003D112B">
            <w:pPr>
              <w:rPr>
                <w:iCs/>
              </w:rPr>
            </w:pPr>
            <w:r>
              <w:rPr>
                <w:iCs/>
              </w:rPr>
              <w:t>Period under bandage</w:t>
            </w:r>
          </w:p>
        </w:tc>
        <w:tc>
          <w:tcPr>
            <w:tcW w:w="1632" w:type="dxa"/>
          </w:tcPr>
          <w:p w14:paraId="04A770E6" w14:textId="77777777" w:rsidR="007C360B" w:rsidRPr="003D74D4" w:rsidRDefault="007C360B" w:rsidP="003D112B">
            <w:pPr>
              <w:rPr>
                <w:iCs/>
              </w:rPr>
            </w:pPr>
            <w:r>
              <w:rPr>
                <w:iCs/>
              </w:rPr>
              <w:t>10 days</w:t>
            </w:r>
          </w:p>
        </w:tc>
        <w:tc>
          <w:tcPr>
            <w:tcW w:w="756" w:type="dxa"/>
          </w:tcPr>
          <w:p w14:paraId="26A2D09E" w14:textId="77777777" w:rsidR="007C360B" w:rsidRDefault="007C360B" w:rsidP="003D112B">
            <w:pPr>
              <w:rPr>
                <w:iCs/>
              </w:rPr>
            </w:pPr>
          </w:p>
        </w:tc>
        <w:tc>
          <w:tcPr>
            <w:tcW w:w="1723" w:type="dxa"/>
          </w:tcPr>
          <w:p w14:paraId="4F2A058E" w14:textId="77777777" w:rsidR="007C360B" w:rsidRDefault="007C360B" w:rsidP="003D112B">
            <w:pPr>
              <w:rPr>
                <w:iCs/>
              </w:rPr>
            </w:pPr>
          </w:p>
        </w:tc>
        <w:tc>
          <w:tcPr>
            <w:tcW w:w="813" w:type="dxa"/>
          </w:tcPr>
          <w:p w14:paraId="1A23EF5B" w14:textId="77777777" w:rsidR="007C360B" w:rsidRDefault="007C360B" w:rsidP="003D112B">
            <w:pPr>
              <w:rPr>
                <w:iCs/>
              </w:rPr>
            </w:pPr>
          </w:p>
        </w:tc>
        <w:tc>
          <w:tcPr>
            <w:tcW w:w="1664" w:type="dxa"/>
          </w:tcPr>
          <w:p w14:paraId="6FA23692" w14:textId="77777777" w:rsidR="007C360B" w:rsidRDefault="007C360B" w:rsidP="003D112B">
            <w:pPr>
              <w:rPr>
                <w:iCs/>
              </w:rPr>
            </w:pPr>
          </w:p>
        </w:tc>
        <w:tc>
          <w:tcPr>
            <w:tcW w:w="925" w:type="dxa"/>
          </w:tcPr>
          <w:p w14:paraId="3D1467F0" w14:textId="77777777" w:rsidR="007C360B" w:rsidRPr="003D74D4" w:rsidRDefault="007C360B" w:rsidP="003D112B">
            <w:pPr>
              <w:rPr>
                <w:iCs/>
              </w:rPr>
            </w:pPr>
          </w:p>
        </w:tc>
        <w:tc>
          <w:tcPr>
            <w:tcW w:w="1559" w:type="dxa"/>
          </w:tcPr>
          <w:p w14:paraId="52E4476A" w14:textId="77777777" w:rsidR="007C360B" w:rsidRPr="003D74D4" w:rsidRDefault="007C360B" w:rsidP="003D112B">
            <w:pPr>
              <w:rPr>
                <w:iCs/>
              </w:rPr>
            </w:pPr>
          </w:p>
        </w:tc>
      </w:tr>
      <w:tr w:rsidR="007C360B" w14:paraId="6CDF67A4" w14:textId="77777777" w:rsidTr="003D112B">
        <w:tc>
          <w:tcPr>
            <w:tcW w:w="2410" w:type="dxa"/>
          </w:tcPr>
          <w:p w14:paraId="5160B8C0" w14:textId="77777777" w:rsidR="007C360B" w:rsidRPr="003D74D4" w:rsidRDefault="007C360B" w:rsidP="003D112B">
            <w:pPr>
              <w:rPr>
                <w:iCs/>
              </w:rPr>
            </w:pPr>
          </w:p>
        </w:tc>
        <w:tc>
          <w:tcPr>
            <w:tcW w:w="1632" w:type="dxa"/>
          </w:tcPr>
          <w:p w14:paraId="069C7E90" w14:textId="77777777" w:rsidR="007C360B" w:rsidRPr="003D74D4" w:rsidRDefault="007C360B" w:rsidP="003D112B">
            <w:pPr>
              <w:spacing w:after="120"/>
              <w:rPr>
                <w:iCs/>
              </w:rPr>
            </w:pPr>
            <w:r>
              <w:rPr>
                <w:iCs/>
              </w:rPr>
              <w:t>7 days</w:t>
            </w:r>
          </w:p>
        </w:tc>
        <w:tc>
          <w:tcPr>
            <w:tcW w:w="756" w:type="dxa"/>
          </w:tcPr>
          <w:p w14:paraId="3CB00180" w14:textId="77777777" w:rsidR="007C360B" w:rsidRDefault="007C360B" w:rsidP="003D112B">
            <w:pPr>
              <w:rPr>
                <w:iCs/>
              </w:rPr>
            </w:pPr>
            <w:r>
              <w:rPr>
                <w:iCs/>
              </w:rPr>
              <w:t>14.81</w:t>
            </w:r>
          </w:p>
        </w:tc>
        <w:tc>
          <w:tcPr>
            <w:tcW w:w="1723" w:type="dxa"/>
          </w:tcPr>
          <w:p w14:paraId="47366544" w14:textId="77777777" w:rsidR="007C360B" w:rsidRDefault="007C360B" w:rsidP="003D112B">
            <w:pPr>
              <w:rPr>
                <w:iCs/>
              </w:rPr>
            </w:pPr>
            <w:r>
              <w:rPr>
                <w:iCs/>
              </w:rPr>
              <w:t>5.06 – 54.47</w:t>
            </w:r>
          </w:p>
        </w:tc>
        <w:tc>
          <w:tcPr>
            <w:tcW w:w="813" w:type="dxa"/>
          </w:tcPr>
          <w:p w14:paraId="0CD7AC69" w14:textId="77777777" w:rsidR="007C360B" w:rsidRDefault="007C360B" w:rsidP="003D112B">
            <w:pPr>
              <w:rPr>
                <w:iCs/>
              </w:rPr>
            </w:pPr>
          </w:p>
        </w:tc>
        <w:tc>
          <w:tcPr>
            <w:tcW w:w="1664" w:type="dxa"/>
          </w:tcPr>
          <w:p w14:paraId="48FDEF4B" w14:textId="77777777" w:rsidR="007C360B" w:rsidRDefault="007C360B" w:rsidP="003D112B">
            <w:pPr>
              <w:rPr>
                <w:iCs/>
              </w:rPr>
            </w:pPr>
          </w:p>
        </w:tc>
        <w:tc>
          <w:tcPr>
            <w:tcW w:w="925" w:type="dxa"/>
          </w:tcPr>
          <w:p w14:paraId="50D1DE19" w14:textId="77777777" w:rsidR="007C360B" w:rsidRDefault="007C360B" w:rsidP="003D112B">
            <w:pPr>
              <w:rPr>
                <w:iCs/>
              </w:rPr>
            </w:pPr>
            <w:r>
              <w:rPr>
                <w:iCs/>
              </w:rPr>
              <w:t>0.25</w:t>
            </w:r>
          </w:p>
        </w:tc>
        <w:tc>
          <w:tcPr>
            <w:tcW w:w="1559" w:type="dxa"/>
          </w:tcPr>
          <w:p w14:paraId="1E42345C" w14:textId="77777777" w:rsidR="007C360B" w:rsidRDefault="007C360B" w:rsidP="003D112B">
            <w:pPr>
              <w:rPr>
                <w:iCs/>
              </w:rPr>
            </w:pPr>
            <w:r>
              <w:rPr>
                <w:iCs/>
              </w:rPr>
              <w:t>0.06 – 0.94</w:t>
            </w:r>
          </w:p>
        </w:tc>
      </w:tr>
      <w:tr w:rsidR="007C360B" w14:paraId="206117C5" w14:textId="77777777" w:rsidTr="003D112B">
        <w:tc>
          <w:tcPr>
            <w:tcW w:w="2410" w:type="dxa"/>
          </w:tcPr>
          <w:p w14:paraId="5197DD96" w14:textId="77777777" w:rsidR="007C360B" w:rsidRDefault="007C360B" w:rsidP="003D112B">
            <w:pPr>
              <w:rPr>
                <w:iCs/>
              </w:rPr>
            </w:pPr>
            <w:r>
              <w:rPr>
                <w:iCs/>
              </w:rPr>
              <w:t>WHP0-3*</w:t>
            </w:r>
          </w:p>
        </w:tc>
        <w:tc>
          <w:tcPr>
            <w:tcW w:w="1632" w:type="dxa"/>
          </w:tcPr>
          <w:p w14:paraId="4A1CA99F" w14:textId="77777777" w:rsidR="007C360B" w:rsidRDefault="007C360B" w:rsidP="003D112B">
            <w:pPr>
              <w:rPr>
                <w:iCs/>
              </w:rPr>
            </w:pPr>
            <w:r>
              <w:rPr>
                <w:iCs/>
              </w:rPr>
              <w:t>Not improved</w:t>
            </w:r>
          </w:p>
        </w:tc>
        <w:tc>
          <w:tcPr>
            <w:tcW w:w="756" w:type="dxa"/>
          </w:tcPr>
          <w:p w14:paraId="48A40257" w14:textId="77777777" w:rsidR="007C360B" w:rsidRDefault="007C360B" w:rsidP="003D112B">
            <w:pPr>
              <w:rPr>
                <w:iCs/>
              </w:rPr>
            </w:pPr>
          </w:p>
        </w:tc>
        <w:tc>
          <w:tcPr>
            <w:tcW w:w="1723" w:type="dxa"/>
          </w:tcPr>
          <w:p w14:paraId="56FAABAE" w14:textId="77777777" w:rsidR="007C360B" w:rsidRDefault="007C360B" w:rsidP="003D112B">
            <w:pPr>
              <w:rPr>
                <w:iCs/>
              </w:rPr>
            </w:pPr>
          </w:p>
        </w:tc>
        <w:tc>
          <w:tcPr>
            <w:tcW w:w="813" w:type="dxa"/>
          </w:tcPr>
          <w:p w14:paraId="69991783" w14:textId="77777777" w:rsidR="007C360B" w:rsidRDefault="007C360B" w:rsidP="003D112B">
            <w:pPr>
              <w:rPr>
                <w:iCs/>
              </w:rPr>
            </w:pPr>
          </w:p>
        </w:tc>
        <w:tc>
          <w:tcPr>
            <w:tcW w:w="1664" w:type="dxa"/>
          </w:tcPr>
          <w:p w14:paraId="3127EC9C" w14:textId="77777777" w:rsidR="007C360B" w:rsidRDefault="007C360B" w:rsidP="003D112B">
            <w:pPr>
              <w:rPr>
                <w:iCs/>
              </w:rPr>
            </w:pPr>
          </w:p>
        </w:tc>
        <w:tc>
          <w:tcPr>
            <w:tcW w:w="925" w:type="dxa"/>
          </w:tcPr>
          <w:p w14:paraId="63ACE55A" w14:textId="77777777" w:rsidR="007C360B" w:rsidRDefault="007C360B" w:rsidP="003D112B">
            <w:pPr>
              <w:rPr>
                <w:iCs/>
              </w:rPr>
            </w:pPr>
          </w:p>
        </w:tc>
        <w:tc>
          <w:tcPr>
            <w:tcW w:w="1559" w:type="dxa"/>
          </w:tcPr>
          <w:p w14:paraId="7AE78EE0" w14:textId="77777777" w:rsidR="007C360B" w:rsidRDefault="007C360B" w:rsidP="003D112B">
            <w:pPr>
              <w:rPr>
                <w:iCs/>
              </w:rPr>
            </w:pPr>
          </w:p>
        </w:tc>
      </w:tr>
      <w:tr w:rsidR="007C360B" w14:paraId="51CDD369" w14:textId="77777777" w:rsidTr="003D112B">
        <w:tc>
          <w:tcPr>
            <w:tcW w:w="2410" w:type="dxa"/>
          </w:tcPr>
          <w:p w14:paraId="47D9A5BA" w14:textId="77777777" w:rsidR="007C360B" w:rsidRDefault="007C360B" w:rsidP="003D112B">
            <w:pPr>
              <w:rPr>
                <w:iCs/>
              </w:rPr>
            </w:pPr>
          </w:p>
        </w:tc>
        <w:tc>
          <w:tcPr>
            <w:tcW w:w="1632" w:type="dxa"/>
          </w:tcPr>
          <w:p w14:paraId="03B79D27" w14:textId="77777777" w:rsidR="007C360B" w:rsidRDefault="007C360B" w:rsidP="003D112B">
            <w:pPr>
              <w:spacing w:after="120"/>
              <w:rPr>
                <w:iCs/>
              </w:rPr>
            </w:pPr>
            <w:r>
              <w:rPr>
                <w:iCs/>
              </w:rPr>
              <w:t>Improved</w:t>
            </w:r>
          </w:p>
        </w:tc>
        <w:tc>
          <w:tcPr>
            <w:tcW w:w="756" w:type="dxa"/>
          </w:tcPr>
          <w:p w14:paraId="361486B5" w14:textId="77777777" w:rsidR="007C360B" w:rsidRDefault="007C360B" w:rsidP="003D112B">
            <w:pPr>
              <w:rPr>
                <w:iCs/>
              </w:rPr>
            </w:pPr>
          </w:p>
        </w:tc>
        <w:tc>
          <w:tcPr>
            <w:tcW w:w="1723" w:type="dxa"/>
          </w:tcPr>
          <w:p w14:paraId="4C80A7AB" w14:textId="77777777" w:rsidR="007C360B" w:rsidRDefault="007C360B" w:rsidP="003D112B">
            <w:pPr>
              <w:rPr>
                <w:iCs/>
              </w:rPr>
            </w:pPr>
          </w:p>
        </w:tc>
        <w:tc>
          <w:tcPr>
            <w:tcW w:w="813" w:type="dxa"/>
          </w:tcPr>
          <w:p w14:paraId="7EAD23C2" w14:textId="77777777" w:rsidR="007C360B" w:rsidRDefault="007C360B" w:rsidP="003D112B">
            <w:pPr>
              <w:rPr>
                <w:iCs/>
              </w:rPr>
            </w:pPr>
          </w:p>
        </w:tc>
        <w:tc>
          <w:tcPr>
            <w:tcW w:w="1664" w:type="dxa"/>
          </w:tcPr>
          <w:p w14:paraId="5341C51B" w14:textId="77777777" w:rsidR="007C360B" w:rsidRDefault="007C360B" w:rsidP="003D112B">
            <w:pPr>
              <w:rPr>
                <w:iCs/>
              </w:rPr>
            </w:pPr>
          </w:p>
        </w:tc>
        <w:tc>
          <w:tcPr>
            <w:tcW w:w="925" w:type="dxa"/>
          </w:tcPr>
          <w:p w14:paraId="1D3391ED" w14:textId="77777777" w:rsidR="007C360B" w:rsidRDefault="007C360B" w:rsidP="003D112B">
            <w:pPr>
              <w:rPr>
                <w:iCs/>
              </w:rPr>
            </w:pPr>
            <w:r>
              <w:rPr>
                <w:iCs/>
              </w:rPr>
              <w:t>3.28</w:t>
            </w:r>
          </w:p>
        </w:tc>
        <w:tc>
          <w:tcPr>
            <w:tcW w:w="1559" w:type="dxa"/>
          </w:tcPr>
          <w:p w14:paraId="5E71E0E6" w14:textId="77777777" w:rsidR="007C360B" w:rsidRDefault="007C360B" w:rsidP="003D112B">
            <w:pPr>
              <w:rPr>
                <w:iCs/>
              </w:rPr>
            </w:pPr>
            <w:r>
              <w:rPr>
                <w:iCs/>
              </w:rPr>
              <w:t>1.10 – 10.14</w:t>
            </w:r>
          </w:p>
        </w:tc>
      </w:tr>
      <w:tr w:rsidR="007C360B" w14:paraId="0766625A" w14:textId="77777777" w:rsidTr="003D112B">
        <w:tc>
          <w:tcPr>
            <w:tcW w:w="2410" w:type="dxa"/>
          </w:tcPr>
          <w:p w14:paraId="603446A6" w14:textId="77777777" w:rsidR="007C360B" w:rsidRDefault="007C360B" w:rsidP="003D112B">
            <w:pPr>
              <w:rPr>
                <w:iCs/>
              </w:rPr>
            </w:pPr>
            <w:r>
              <w:rPr>
                <w:iCs/>
              </w:rPr>
              <w:t>WHP3-7*</w:t>
            </w:r>
          </w:p>
        </w:tc>
        <w:tc>
          <w:tcPr>
            <w:tcW w:w="1632" w:type="dxa"/>
          </w:tcPr>
          <w:p w14:paraId="50873089" w14:textId="77777777" w:rsidR="007C360B" w:rsidRDefault="007C360B" w:rsidP="003D112B">
            <w:pPr>
              <w:rPr>
                <w:iCs/>
              </w:rPr>
            </w:pPr>
            <w:r>
              <w:rPr>
                <w:iCs/>
              </w:rPr>
              <w:t>Not improved</w:t>
            </w:r>
          </w:p>
        </w:tc>
        <w:tc>
          <w:tcPr>
            <w:tcW w:w="756" w:type="dxa"/>
          </w:tcPr>
          <w:p w14:paraId="6D5DD6A0" w14:textId="77777777" w:rsidR="007C360B" w:rsidRDefault="007C360B" w:rsidP="003D112B">
            <w:pPr>
              <w:rPr>
                <w:iCs/>
              </w:rPr>
            </w:pPr>
          </w:p>
        </w:tc>
        <w:tc>
          <w:tcPr>
            <w:tcW w:w="1723" w:type="dxa"/>
          </w:tcPr>
          <w:p w14:paraId="43FFB6AE" w14:textId="77777777" w:rsidR="007C360B" w:rsidRDefault="007C360B" w:rsidP="003D112B">
            <w:pPr>
              <w:rPr>
                <w:iCs/>
              </w:rPr>
            </w:pPr>
          </w:p>
        </w:tc>
        <w:tc>
          <w:tcPr>
            <w:tcW w:w="813" w:type="dxa"/>
          </w:tcPr>
          <w:p w14:paraId="4410031C" w14:textId="77777777" w:rsidR="007C360B" w:rsidRDefault="007C360B" w:rsidP="003D112B">
            <w:pPr>
              <w:rPr>
                <w:iCs/>
              </w:rPr>
            </w:pPr>
          </w:p>
        </w:tc>
        <w:tc>
          <w:tcPr>
            <w:tcW w:w="1664" w:type="dxa"/>
          </w:tcPr>
          <w:p w14:paraId="3554111B" w14:textId="77777777" w:rsidR="007C360B" w:rsidRDefault="007C360B" w:rsidP="003D112B">
            <w:pPr>
              <w:rPr>
                <w:iCs/>
              </w:rPr>
            </w:pPr>
          </w:p>
        </w:tc>
        <w:tc>
          <w:tcPr>
            <w:tcW w:w="925" w:type="dxa"/>
          </w:tcPr>
          <w:p w14:paraId="7520FAAB" w14:textId="77777777" w:rsidR="007C360B" w:rsidRDefault="007C360B" w:rsidP="003D112B">
            <w:pPr>
              <w:rPr>
                <w:iCs/>
              </w:rPr>
            </w:pPr>
          </w:p>
        </w:tc>
        <w:tc>
          <w:tcPr>
            <w:tcW w:w="1559" w:type="dxa"/>
          </w:tcPr>
          <w:p w14:paraId="0D3D655D" w14:textId="77777777" w:rsidR="007C360B" w:rsidRDefault="007C360B" w:rsidP="003D112B">
            <w:pPr>
              <w:rPr>
                <w:iCs/>
              </w:rPr>
            </w:pPr>
          </w:p>
        </w:tc>
      </w:tr>
      <w:tr w:rsidR="007C360B" w14:paraId="19BD2AED" w14:textId="77777777" w:rsidTr="003D112B">
        <w:tc>
          <w:tcPr>
            <w:tcW w:w="2410" w:type="dxa"/>
          </w:tcPr>
          <w:p w14:paraId="7DD7C7B2" w14:textId="77777777" w:rsidR="007C360B" w:rsidRDefault="007C360B" w:rsidP="003D112B">
            <w:pPr>
              <w:rPr>
                <w:iCs/>
              </w:rPr>
            </w:pPr>
          </w:p>
        </w:tc>
        <w:tc>
          <w:tcPr>
            <w:tcW w:w="1632" w:type="dxa"/>
          </w:tcPr>
          <w:p w14:paraId="5A14EFEC" w14:textId="77777777" w:rsidR="007C360B" w:rsidRDefault="007C360B" w:rsidP="003D112B">
            <w:pPr>
              <w:spacing w:after="120"/>
              <w:rPr>
                <w:iCs/>
              </w:rPr>
            </w:pPr>
            <w:r>
              <w:rPr>
                <w:iCs/>
              </w:rPr>
              <w:t>Improved</w:t>
            </w:r>
          </w:p>
        </w:tc>
        <w:tc>
          <w:tcPr>
            <w:tcW w:w="756" w:type="dxa"/>
          </w:tcPr>
          <w:p w14:paraId="70451F1A" w14:textId="77777777" w:rsidR="007C360B" w:rsidRDefault="007C360B" w:rsidP="003D112B">
            <w:pPr>
              <w:rPr>
                <w:iCs/>
              </w:rPr>
            </w:pPr>
          </w:p>
        </w:tc>
        <w:tc>
          <w:tcPr>
            <w:tcW w:w="1723" w:type="dxa"/>
          </w:tcPr>
          <w:p w14:paraId="26C717A4" w14:textId="77777777" w:rsidR="007C360B" w:rsidRDefault="007C360B" w:rsidP="003D112B">
            <w:pPr>
              <w:rPr>
                <w:iCs/>
              </w:rPr>
            </w:pPr>
          </w:p>
        </w:tc>
        <w:tc>
          <w:tcPr>
            <w:tcW w:w="813" w:type="dxa"/>
          </w:tcPr>
          <w:p w14:paraId="3EE2B755" w14:textId="77777777" w:rsidR="007C360B" w:rsidRDefault="007C360B" w:rsidP="003D112B">
            <w:pPr>
              <w:rPr>
                <w:iCs/>
              </w:rPr>
            </w:pPr>
            <w:r>
              <w:rPr>
                <w:iCs/>
              </w:rPr>
              <w:t>7.56</w:t>
            </w:r>
          </w:p>
        </w:tc>
        <w:tc>
          <w:tcPr>
            <w:tcW w:w="1664" w:type="dxa"/>
          </w:tcPr>
          <w:p w14:paraId="1AA02008" w14:textId="77777777" w:rsidR="007C360B" w:rsidRDefault="007C360B" w:rsidP="003D112B">
            <w:pPr>
              <w:rPr>
                <w:iCs/>
              </w:rPr>
            </w:pPr>
            <w:r>
              <w:rPr>
                <w:iCs/>
              </w:rPr>
              <w:t>2.65 – 24.09</w:t>
            </w:r>
          </w:p>
        </w:tc>
        <w:tc>
          <w:tcPr>
            <w:tcW w:w="925" w:type="dxa"/>
          </w:tcPr>
          <w:p w14:paraId="0BF998D1" w14:textId="77777777" w:rsidR="007C360B" w:rsidRDefault="007C360B" w:rsidP="003D112B">
            <w:pPr>
              <w:rPr>
                <w:iCs/>
              </w:rPr>
            </w:pPr>
          </w:p>
        </w:tc>
        <w:tc>
          <w:tcPr>
            <w:tcW w:w="1559" w:type="dxa"/>
          </w:tcPr>
          <w:p w14:paraId="01684F77" w14:textId="77777777" w:rsidR="007C360B" w:rsidRDefault="007C360B" w:rsidP="003D112B">
            <w:pPr>
              <w:rPr>
                <w:iCs/>
              </w:rPr>
            </w:pPr>
          </w:p>
        </w:tc>
      </w:tr>
      <w:tr w:rsidR="007C360B" w14:paraId="7DDF17CD" w14:textId="77777777" w:rsidTr="003D112B">
        <w:tc>
          <w:tcPr>
            <w:tcW w:w="2410" w:type="dxa"/>
          </w:tcPr>
          <w:p w14:paraId="09247D66" w14:textId="77777777" w:rsidR="007C360B" w:rsidRDefault="007C360B" w:rsidP="003D112B">
            <w:pPr>
              <w:rPr>
                <w:iCs/>
              </w:rPr>
            </w:pPr>
            <w:r>
              <w:rPr>
                <w:iCs/>
              </w:rPr>
              <w:t>WHP7-10*</w:t>
            </w:r>
          </w:p>
        </w:tc>
        <w:tc>
          <w:tcPr>
            <w:tcW w:w="1632" w:type="dxa"/>
          </w:tcPr>
          <w:p w14:paraId="57EB72FB" w14:textId="77777777" w:rsidR="007C360B" w:rsidRDefault="007C360B" w:rsidP="003D112B">
            <w:pPr>
              <w:rPr>
                <w:iCs/>
              </w:rPr>
            </w:pPr>
            <w:r>
              <w:rPr>
                <w:iCs/>
              </w:rPr>
              <w:t>Not improved</w:t>
            </w:r>
          </w:p>
        </w:tc>
        <w:tc>
          <w:tcPr>
            <w:tcW w:w="756" w:type="dxa"/>
          </w:tcPr>
          <w:p w14:paraId="7EA6DCDC" w14:textId="77777777" w:rsidR="007C360B" w:rsidRDefault="007C360B" w:rsidP="003D112B">
            <w:pPr>
              <w:rPr>
                <w:iCs/>
              </w:rPr>
            </w:pPr>
          </w:p>
        </w:tc>
        <w:tc>
          <w:tcPr>
            <w:tcW w:w="1723" w:type="dxa"/>
          </w:tcPr>
          <w:p w14:paraId="6273EBFD" w14:textId="77777777" w:rsidR="007C360B" w:rsidRDefault="007C360B" w:rsidP="003D112B">
            <w:pPr>
              <w:rPr>
                <w:iCs/>
              </w:rPr>
            </w:pPr>
          </w:p>
        </w:tc>
        <w:tc>
          <w:tcPr>
            <w:tcW w:w="813" w:type="dxa"/>
          </w:tcPr>
          <w:p w14:paraId="143143B8" w14:textId="77777777" w:rsidR="007C360B" w:rsidRDefault="007C360B" w:rsidP="003D112B">
            <w:pPr>
              <w:rPr>
                <w:iCs/>
              </w:rPr>
            </w:pPr>
          </w:p>
        </w:tc>
        <w:tc>
          <w:tcPr>
            <w:tcW w:w="1664" w:type="dxa"/>
          </w:tcPr>
          <w:p w14:paraId="40FFB885" w14:textId="77777777" w:rsidR="007C360B" w:rsidRDefault="007C360B" w:rsidP="003D112B">
            <w:pPr>
              <w:rPr>
                <w:iCs/>
              </w:rPr>
            </w:pPr>
          </w:p>
        </w:tc>
        <w:tc>
          <w:tcPr>
            <w:tcW w:w="925" w:type="dxa"/>
          </w:tcPr>
          <w:p w14:paraId="2D569584" w14:textId="77777777" w:rsidR="007C360B" w:rsidRDefault="007C360B" w:rsidP="003D112B">
            <w:pPr>
              <w:rPr>
                <w:iCs/>
              </w:rPr>
            </w:pPr>
          </w:p>
        </w:tc>
        <w:tc>
          <w:tcPr>
            <w:tcW w:w="1559" w:type="dxa"/>
          </w:tcPr>
          <w:p w14:paraId="6DB2C291" w14:textId="77777777" w:rsidR="007C360B" w:rsidRDefault="007C360B" w:rsidP="003D112B">
            <w:pPr>
              <w:rPr>
                <w:iCs/>
              </w:rPr>
            </w:pPr>
          </w:p>
        </w:tc>
      </w:tr>
      <w:tr w:rsidR="007C360B" w14:paraId="384B28F5" w14:textId="77777777" w:rsidTr="003D112B">
        <w:tc>
          <w:tcPr>
            <w:tcW w:w="2410" w:type="dxa"/>
            <w:tcBorders>
              <w:bottom w:val="single" w:sz="4" w:space="0" w:color="auto"/>
            </w:tcBorders>
          </w:tcPr>
          <w:p w14:paraId="72A11FA9" w14:textId="77777777" w:rsidR="007C360B" w:rsidRDefault="007C360B" w:rsidP="003D112B">
            <w:pPr>
              <w:rPr>
                <w:iCs/>
              </w:rPr>
            </w:pPr>
          </w:p>
        </w:tc>
        <w:tc>
          <w:tcPr>
            <w:tcW w:w="1632" w:type="dxa"/>
            <w:tcBorders>
              <w:bottom w:val="single" w:sz="4" w:space="0" w:color="auto"/>
            </w:tcBorders>
          </w:tcPr>
          <w:p w14:paraId="2A4890E7" w14:textId="77777777" w:rsidR="007C360B" w:rsidRDefault="007C360B" w:rsidP="003D112B">
            <w:pPr>
              <w:spacing w:after="120"/>
              <w:rPr>
                <w:iCs/>
              </w:rPr>
            </w:pPr>
            <w:r>
              <w:rPr>
                <w:iCs/>
              </w:rPr>
              <w:t>Improved</w:t>
            </w:r>
          </w:p>
        </w:tc>
        <w:tc>
          <w:tcPr>
            <w:tcW w:w="756" w:type="dxa"/>
            <w:tcBorders>
              <w:bottom w:val="single" w:sz="4" w:space="0" w:color="auto"/>
            </w:tcBorders>
          </w:tcPr>
          <w:p w14:paraId="3CEBC728" w14:textId="77777777" w:rsidR="007C360B" w:rsidRDefault="007C360B" w:rsidP="003D112B">
            <w:pPr>
              <w:rPr>
                <w:iCs/>
              </w:rPr>
            </w:pPr>
          </w:p>
        </w:tc>
        <w:tc>
          <w:tcPr>
            <w:tcW w:w="1723" w:type="dxa"/>
            <w:tcBorders>
              <w:bottom w:val="single" w:sz="4" w:space="0" w:color="auto"/>
            </w:tcBorders>
          </w:tcPr>
          <w:p w14:paraId="3C44302F" w14:textId="77777777" w:rsidR="007C360B" w:rsidRDefault="007C360B" w:rsidP="003D112B">
            <w:pPr>
              <w:rPr>
                <w:iCs/>
              </w:rPr>
            </w:pPr>
          </w:p>
        </w:tc>
        <w:tc>
          <w:tcPr>
            <w:tcW w:w="813" w:type="dxa"/>
            <w:tcBorders>
              <w:bottom w:val="single" w:sz="4" w:space="0" w:color="auto"/>
            </w:tcBorders>
          </w:tcPr>
          <w:p w14:paraId="1EF94F12" w14:textId="77777777" w:rsidR="007C360B" w:rsidRDefault="007C360B" w:rsidP="003D112B">
            <w:pPr>
              <w:rPr>
                <w:iCs/>
              </w:rPr>
            </w:pPr>
            <w:r>
              <w:rPr>
                <w:iCs/>
              </w:rPr>
              <w:t>25.46</w:t>
            </w:r>
          </w:p>
        </w:tc>
        <w:tc>
          <w:tcPr>
            <w:tcW w:w="1664" w:type="dxa"/>
            <w:tcBorders>
              <w:bottom w:val="single" w:sz="4" w:space="0" w:color="auto"/>
            </w:tcBorders>
          </w:tcPr>
          <w:p w14:paraId="5D5B30C4" w14:textId="77777777" w:rsidR="007C360B" w:rsidRDefault="007C360B" w:rsidP="003D112B">
            <w:pPr>
              <w:rPr>
                <w:iCs/>
              </w:rPr>
            </w:pPr>
            <w:r>
              <w:rPr>
                <w:iCs/>
              </w:rPr>
              <w:t>8.88 – 93.11</w:t>
            </w:r>
          </w:p>
        </w:tc>
        <w:tc>
          <w:tcPr>
            <w:tcW w:w="925" w:type="dxa"/>
            <w:tcBorders>
              <w:bottom w:val="single" w:sz="4" w:space="0" w:color="auto"/>
            </w:tcBorders>
          </w:tcPr>
          <w:p w14:paraId="0E6AB722" w14:textId="77777777" w:rsidR="007C360B" w:rsidRDefault="007C360B" w:rsidP="003D112B">
            <w:pPr>
              <w:rPr>
                <w:iCs/>
              </w:rPr>
            </w:pPr>
            <w:r>
              <w:rPr>
                <w:iCs/>
              </w:rPr>
              <w:t>30.51</w:t>
            </w:r>
          </w:p>
        </w:tc>
        <w:tc>
          <w:tcPr>
            <w:tcW w:w="1559" w:type="dxa"/>
            <w:tcBorders>
              <w:bottom w:val="single" w:sz="4" w:space="0" w:color="auto"/>
            </w:tcBorders>
          </w:tcPr>
          <w:p w14:paraId="2F00445B" w14:textId="77777777" w:rsidR="007C360B" w:rsidRDefault="007C360B" w:rsidP="003D112B">
            <w:pPr>
              <w:rPr>
                <w:iCs/>
              </w:rPr>
            </w:pPr>
            <w:r>
              <w:rPr>
                <w:iCs/>
              </w:rPr>
              <w:t>11.66 – 89.93</w:t>
            </w:r>
          </w:p>
        </w:tc>
      </w:tr>
    </w:tbl>
    <w:p w14:paraId="366F06F0" w14:textId="77777777" w:rsidR="007C360B" w:rsidRDefault="007C360B" w:rsidP="007C360B">
      <w:pPr>
        <w:spacing w:line="480" w:lineRule="auto"/>
        <w:rPr>
          <w:iCs/>
        </w:rPr>
      </w:pPr>
      <w:r>
        <w:rPr>
          <w:iCs/>
        </w:rPr>
        <w:t>* Variables WHP0-3, WHP3-7, and WHP7-10 were not included in the M-score clinical improvement linear mixed effects model</w:t>
      </w:r>
    </w:p>
    <w:p w14:paraId="5DD8DB17" w14:textId="77777777" w:rsidR="007C360B" w:rsidRDefault="007C360B" w:rsidP="007C360B">
      <w:pPr>
        <w:spacing w:after="120"/>
        <w:rPr>
          <w:b/>
          <w:bCs/>
          <w:iCs/>
        </w:rPr>
        <w:sectPr w:rsidR="007C360B" w:rsidSect="007C360B">
          <w:pgSz w:w="16840" w:h="11900" w:orient="landscape"/>
          <w:pgMar w:top="1440" w:right="1440" w:bottom="1440" w:left="1440" w:header="709" w:footer="709" w:gutter="0"/>
          <w:lnNumType w:countBy="1" w:restart="continuous"/>
          <w:cols w:space="708"/>
          <w:docGrid w:linePitch="360"/>
        </w:sectPr>
      </w:pPr>
    </w:p>
    <w:p w14:paraId="021D6E2B" w14:textId="656CD572" w:rsidR="00C95EB1" w:rsidRPr="00C95EB1" w:rsidRDefault="00C95EB1" w:rsidP="0060594E">
      <w:pPr>
        <w:spacing w:line="480" w:lineRule="auto"/>
        <w:jc w:val="center"/>
        <w:rPr>
          <w:b/>
          <w:bCs/>
          <w:iCs/>
          <w:color w:val="000000"/>
        </w:rPr>
      </w:pPr>
      <w:r w:rsidRPr="00C95EB1">
        <w:rPr>
          <w:b/>
          <w:bCs/>
          <w:iCs/>
          <w:color w:val="000000"/>
        </w:rPr>
        <w:lastRenderedPageBreak/>
        <w:t>F</w:t>
      </w:r>
      <w:r w:rsidR="0060594E">
        <w:rPr>
          <w:b/>
          <w:bCs/>
          <w:iCs/>
          <w:color w:val="000000"/>
        </w:rPr>
        <w:t>IGURE LEGENDS</w:t>
      </w:r>
    </w:p>
    <w:p w14:paraId="0C39EE8D" w14:textId="3CE931F5" w:rsidR="00C95EB1" w:rsidRDefault="00C95EB1" w:rsidP="00C95EB1">
      <w:pPr>
        <w:spacing w:line="480" w:lineRule="auto"/>
        <w:rPr>
          <w:color w:val="000000"/>
        </w:rPr>
      </w:pPr>
      <w:r w:rsidRPr="00C95EB1">
        <w:rPr>
          <w:b/>
          <w:bCs/>
          <w:iCs/>
          <w:color w:val="000000"/>
        </w:rPr>
        <w:t>Vanhoudt Figure 1.</w:t>
      </w:r>
      <w:r w:rsidRPr="00F6250F">
        <w:rPr>
          <w:color w:val="000000"/>
        </w:rPr>
        <w:t xml:space="preserve"> a) The DD-lesion was fully covered with the treatment product (on this picture </w:t>
      </w:r>
      <w:r>
        <w:rPr>
          <w:color w:val="000000"/>
        </w:rPr>
        <w:t>enzyme alginogel</w:t>
      </w:r>
      <w:r w:rsidRPr="00F6250F">
        <w:rPr>
          <w:color w:val="000000"/>
        </w:rPr>
        <w:t>) and covered with a gauze. The foot was then bandaged with a b) soft padding and with c) vetwrap and tape.</w:t>
      </w:r>
    </w:p>
    <w:p w14:paraId="349B43DD" w14:textId="77777777" w:rsidR="0060594E" w:rsidRPr="0060594E" w:rsidRDefault="0060594E" w:rsidP="0060594E">
      <w:pPr>
        <w:widowControl w:val="0"/>
        <w:autoSpaceDE w:val="0"/>
        <w:autoSpaceDN w:val="0"/>
        <w:adjustRightInd w:val="0"/>
        <w:spacing w:line="480" w:lineRule="auto"/>
        <w:jc w:val="both"/>
        <w:rPr>
          <w:iCs/>
          <w:color w:val="000000"/>
        </w:rPr>
      </w:pPr>
    </w:p>
    <w:p w14:paraId="629DE94B" w14:textId="634DA40C" w:rsidR="0060594E" w:rsidRDefault="0060594E" w:rsidP="0060594E">
      <w:pPr>
        <w:widowControl w:val="0"/>
        <w:autoSpaceDE w:val="0"/>
        <w:autoSpaceDN w:val="0"/>
        <w:adjustRightInd w:val="0"/>
        <w:spacing w:line="480" w:lineRule="auto"/>
        <w:jc w:val="both"/>
        <w:rPr>
          <w:b/>
        </w:rPr>
      </w:pPr>
      <w:r w:rsidRPr="0060594E">
        <w:rPr>
          <w:b/>
          <w:bCs/>
          <w:iCs/>
          <w:color w:val="000000"/>
        </w:rPr>
        <w:t>Vanhoudt Figure 2.</w:t>
      </w:r>
      <w:r w:rsidRPr="00F6250F">
        <w:rPr>
          <w:i/>
          <w:color w:val="000000"/>
        </w:rPr>
        <w:t xml:space="preserve"> </w:t>
      </w:r>
      <w:r w:rsidRPr="00F6250F">
        <w:rPr>
          <w:color w:val="000000"/>
        </w:rPr>
        <w:t>Examination of a hind foot in the milking parlor, using a mirror glued on a spatula.</w:t>
      </w:r>
    </w:p>
    <w:p w14:paraId="18943EA2" w14:textId="0505D6BC" w:rsidR="0060594E" w:rsidRPr="0060594E" w:rsidRDefault="0060594E" w:rsidP="0060594E">
      <w:pPr>
        <w:spacing w:line="480" w:lineRule="auto"/>
        <w:rPr>
          <w:iCs/>
          <w:color w:val="000000"/>
        </w:rPr>
      </w:pPr>
    </w:p>
    <w:p w14:paraId="4C0BA677" w14:textId="4E510D2D" w:rsidR="0060594E" w:rsidRDefault="0060594E" w:rsidP="0060594E">
      <w:pPr>
        <w:spacing w:line="480" w:lineRule="auto"/>
        <w:rPr>
          <w:iCs/>
          <w:color w:val="000000"/>
        </w:rPr>
      </w:pPr>
      <w:r w:rsidRPr="003D112B">
        <w:rPr>
          <w:b/>
          <w:bCs/>
          <w:iCs/>
          <w:color w:val="000000"/>
        </w:rPr>
        <w:t>Vanhoudt Figure 3.</w:t>
      </w:r>
      <w:r w:rsidRPr="003D112B">
        <w:rPr>
          <w:iCs/>
          <w:color w:val="000000"/>
        </w:rPr>
        <w:t xml:space="preserve"> </w:t>
      </w:r>
      <w:r w:rsidR="00C32FD0">
        <w:rPr>
          <w:iCs/>
          <w:color w:val="000000"/>
        </w:rPr>
        <w:t>REFLECT</w:t>
      </w:r>
      <w:r w:rsidRPr="0060594E">
        <w:rPr>
          <w:iCs/>
          <w:color w:val="000000"/>
        </w:rPr>
        <w:t xml:space="preserve"> flow chart</w:t>
      </w:r>
    </w:p>
    <w:p w14:paraId="7D4F1312" w14:textId="77777777" w:rsidR="0060594E" w:rsidRPr="0060594E" w:rsidRDefault="0060594E" w:rsidP="0060594E">
      <w:pPr>
        <w:spacing w:line="480" w:lineRule="auto"/>
        <w:rPr>
          <w:iCs/>
          <w:color w:val="000000"/>
        </w:rPr>
      </w:pPr>
    </w:p>
    <w:p w14:paraId="6B36F9C1" w14:textId="58CFC239" w:rsidR="0060594E" w:rsidRPr="0060594E" w:rsidRDefault="0060594E" w:rsidP="0060594E">
      <w:pPr>
        <w:spacing w:line="480" w:lineRule="auto"/>
        <w:rPr>
          <w:iCs/>
          <w:color w:val="000000"/>
        </w:rPr>
      </w:pPr>
      <w:r w:rsidRPr="003D112B">
        <w:rPr>
          <w:b/>
          <w:bCs/>
          <w:iCs/>
          <w:color w:val="000000"/>
        </w:rPr>
        <w:t>Vanhoudt Figure 4.</w:t>
      </w:r>
      <w:r w:rsidRPr="003D112B">
        <w:rPr>
          <w:iCs/>
          <w:color w:val="000000"/>
        </w:rPr>
        <w:t xml:space="preserve"> </w:t>
      </w:r>
      <w:r w:rsidRPr="0060594E">
        <w:rPr>
          <w:iCs/>
          <w:color w:val="000000"/>
        </w:rPr>
        <w:t xml:space="preserve">Lactating herd </w:t>
      </w:r>
      <w:r>
        <w:rPr>
          <w:iCs/>
          <w:color w:val="000000"/>
        </w:rPr>
        <w:t xml:space="preserve">feet level </w:t>
      </w:r>
      <w:r w:rsidRPr="0060594E">
        <w:rPr>
          <w:iCs/>
          <w:color w:val="000000"/>
        </w:rPr>
        <w:t>DD prevalence a</w:t>
      </w:r>
      <w:r>
        <w:rPr>
          <w:iCs/>
          <w:color w:val="000000"/>
        </w:rPr>
        <w:t>t recruitment</w:t>
      </w:r>
    </w:p>
    <w:p w14:paraId="4D75B283" w14:textId="233CB6A1" w:rsidR="00C95EB1" w:rsidRPr="0060594E" w:rsidRDefault="00C95EB1">
      <w:pPr>
        <w:rPr>
          <w:b/>
          <w:bCs/>
          <w:iCs/>
          <w:color w:val="000000"/>
        </w:rPr>
      </w:pPr>
      <w:r w:rsidRPr="0060594E">
        <w:rPr>
          <w:b/>
          <w:bCs/>
          <w:iCs/>
          <w:color w:val="000000"/>
        </w:rPr>
        <w:br w:type="page"/>
      </w:r>
    </w:p>
    <w:p w14:paraId="4AF49E12" w14:textId="6285A826" w:rsidR="0060594E" w:rsidRDefault="0060594E" w:rsidP="0060594E">
      <w:pPr>
        <w:spacing w:line="480" w:lineRule="auto"/>
        <w:jc w:val="center"/>
        <w:rPr>
          <w:b/>
          <w:bCs/>
          <w:iCs/>
          <w:color w:val="000000"/>
          <w:lang w:val="nl-NL"/>
        </w:rPr>
      </w:pPr>
      <w:r>
        <w:rPr>
          <w:b/>
          <w:bCs/>
          <w:iCs/>
          <w:color w:val="000000"/>
          <w:lang w:val="nl-NL"/>
        </w:rPr>
        <w:lastRenderedPageBreak/>
        <w:t>FIGURES</w:t>
      </w:r>
    </w:p>
    <w:p w14:paraId="22237108" w14:textId="4C649D55" w:rsidR="0077283C" w:rsidRPr="00454C74" w:rsidRDefault="00302FF2" w:rsidP="00302FF2">
      <w:pPr>
        <w:spacing w:line="480" w:lineRule="auto"/>
        <w:rPr>
          <w:b/>
          <w:bCs/>
          <w:lang w:val="nl-NL"/>
        </w:rPr>
      </w:pPr>
      <w:r w:rsidRPr="00454C74">
        <w:rPr>
          <w:b/>
          <w:bCs/>
          <w:iCs/>
          <w:color w:val="000000"/>
          <w:lang w:val="nl-NL"/>
        </w:rPr>
        <w:t>Vanhoudt F</w:t>
      </w:r>
      <w:commentRangeStart w:id="23"/>
      <w:r w:rsidRPr="00454C74">
        <w:rPr>
          <w:b/>
          <w:bCs/>
          <w:iCs/>
          <w:color w:val="000000"/>
          <w:lang w:val="nl-NL"/>
        </w:rPr>
        <w:t>igure 1.</w:t>
      </w:r>
      <w:commentRangeEnd w:id="23"/>
      <w:r w:rsidRPr="00302FF2">
        <w:rPr>
          <w:rStyle w:val="CommentReference"/>
          <w:b/>
          <w:bCs/>
        </w:rPr>
        <w:commentReference w:id="23"/>
      </w:r>
    </w:p>
    <w:p w14:paraId="20A1A365" w14:textId="77777777" w:rsidR="0060594E" w:rsidRPr="0060594E" w:rsidRDefault="001821C1" w:rsidP="00C95EB1">
      <w:pPr>
        <w:spacing w:line="480" w:lineRule="auto"/>
        <w:rPr>
          <w:b/>
          <w:bCs/>
          <w:iCs/>
          <w:color w:val="000000"/>
          <w:lang w:val="nl-NL"/>
        </w:rPr>
      </w:pPr>
      <w:r>
        <w:rPr>
          <w:i/>
          <w:noProof/>
          <w:color w:val="000000"/>
        </w:rPr>
        <w:drawing>
          <wp:inline distT="0" distB="0" distL="0" distR="0" wp14:anchorId="5D95329E" wp14:editId="54F6FA5A">
            <wp:extent cx="5029200" cy="1587500"/>
            <wp:effectExtent l="0" t="0" r="0" b="0"/>
            <wp:docPr id="3" name="Picture 3" descr="A group of different types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1 - Applying of treatment and bandage.jpg"/>
                    <pic:cNvPicPr/>
                  </pic:nvPicPr>
                  <pic:blipFill>
                    <a:blip r:embed="rId18"/>
                    <a:stretch>
                      <a:fillRect/>
                    </a:stretch>
                  </pic:blipFill>
                  <pic:spPr>
                    <a:xfrm>
                      <a:off x="0" y="0"/>
                      <a:ext cx="5029200" cy="1587500"/>
                    </a:xfrm>
                    <a:prstGeom prst="rect">
                      <a:avLst/>
                    </a:prstGeom>
                  </pic:spPr>
                </pic:pic>
              </a:graphicData>
            </a:graphic>
          </wp:inline>
        </w:drawing>
      </w:r>
      <w:r w:rsidR="001549C7" w:rsidRPr="0060594E">
        <w:rPr>
          <w:i/>
          <w:color w:val="000000"/>
          <w:lang w:val="nl-NL"/>
        </w:rPr>
        <w:br/>
      </w:r>
    </w:p>
    <w:p w14:paraId="2B614C2F" w14:textId="77777777" w:rsidR="0060594E" w:rsidRPr="0060594E" w:rsidRDefault="0060594E">
      <w:pPr>
        <w:rPr>
          <w:b/>
          <w:bCs/>
          <w:iCs/>
          <w:color w:val="000000"/>
          <w:lang w:val="nl-NL"/>
        </w:rPr>
      </w:pPr>
      <w:r w:rsidRPr="0060594E">
        <w:rPr>
          <w:b/>
          <w:bCs/>
          <w:iCs/>
          <w:color w:val="000000"/>
          <w:lang w:val="nl-NL"/>
        </w:rPr>
        <w:br w:type="page"/>
      </w:r>
    </w:p>
    <w:p w14:paraId="56BEF94F" w14:textId="7406290A" w:rsidR="00C95EB1" w:rsidRPr="0060594E" w:rsidRDefault="00C95EB1" w:rsidP="00C95EB1">
      <w:pPr>
        <w:spacing w:line="480" w:lineRule="auto"/>
        <w:rPr>
          <w:b/>
          <w:bCs/>
          <w:iCs/>
          <w:color w:val="000000"/>
          <w:lang w:val="nl-NL"/>
        </w:rPr>
      </w:pPr>
      <w:r w:rsidRPr="0060594E">
        <w:rPr>
          <w:b/>
          <w:bCs/>
          <w:iCs/>
          <w:color w:val="000000"/>
          <w:lang w:val="nl-NL"/>
        </w:rPr>
        <w:lastRenderedPageBreak/>
        <w:t>Vanhoudt F</w:t>
      </w:r>
      <w:commentRangeStart w:id="24"/>
      <w:r w:rsidRPr="0060594E">
        <w:rPr>
          <w:b/>
          <w:bCs/>
          <w:iCs/>
          <w:color w:val="000000"/>
          <w:lang w:val="nl-NL"/>
        </w:rPr>
        <w:t>igure 2.</w:t>
      </w:r>
      <w:commentRangeEnd w:id="24"/>
      <w:r w:rsidRPr="00C95EB1">
        <w:rPr>
          <w:rStyle w:val="CommentReference"/>
          <w:b/>
          <w:bCs/>
        </w:rPr>
        <w:commentReference w:id="24"/>
      </w:r>
    </w:p>
    <w:p w14:paraId="299B2F25" w14:textId="0DD0BF56" w:rsidR="009A10B6" w:rsidRPr="0060594E" w:rsidRDefault="001821C1" w:rsidP="00244E5D">
      <w:pPr>
        <w:spacing w:line="480" w:lineRule="auto"/>
        <w:rPr>
          <w:i/>
          <w:color w:val="000000"/>
          <w:lang w:val="nl-NL"/>
        </w:rPr>
      </w:pPr>
      <w:r>
        <w:rPr>
          <w:i/>
          <w:noProof/>
          <w:color w:val="000000"/>
        </w:rPr>
        <w:drawing>
          <wp:inline distT="0" distB="0" distL="0" distR="0" wp14:anchorId="1C48EC62" wp14:editId="71DDB856">
            <wp:extent cx="3200400" cy="3454400"/>
            <wp:effectExtent l="0" t="0" r="0" b="0"/>
            <wp:docPr id="4" name="Picture 4" descr="A picture containing ground,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2 - Inspecting a foot in the milking parlor.jpg"/>
                    <pic:cNvPicPr/>
                  </pic:nvPicPr>
                  <pic:blipFill>
                    <a:blip r:embed="rId19"/>
                    <a:stretch>
                      <a:fillRect/>
                    </a:stretch>
                  </pic:blipFill>
                  <pic:spPr>
                    <a:xfrm>
                      <a:off x="0" y="0"/>
                      <a:ext cx="3200400" cy="3454400"/>
                    </a:xfrm>
                    <a:prstGeom prst="rect">
                      <a:avLst/>
                    </a:prstGeom>
                  </pic:spPr>
                </pic:pic>
              </a:graphicData>
            </a:graphic>
          </wp:inline>
        </w:drawing>
      </w:r>
      <w:r w:rsidR="009A10B6" w:rsidRPr="0060594E">
        <w:rPr>
          <w:i/>
          <w:color w:val="000000"/>
          <w:lang w:val="nl-NL"/>
        </w:rPr>
        <w:t xml:space="preserve"> </w:t>
      </w:r>
      <w:r w:rsidR="001549C7" w:rsidRPr="0060594E">
        <w:rPr>
          <w:i/>
          <w:color w:val="000000"/>
          <w:lang w:val="nl-NL"/>
        </w:rPr>
        <w:t xml:space="preserve"> </w:t>
      </w:r>
    </w:p>
    <w:p w14:paraId="0542B116" w14:textId="77777777" w:rsidR="0060594E" w:rsidRPr="0060594E" w:rsidRDefault="0060594E">
      <w:pPr>
        <w:rPr>
          <w:b/>
          <w:lang w:val="nl-NL"/>
        </w:rPr>
      </w:pPr>
      <w:r w:rsidRPr="0060594E">
        <w:rPr>
          <w:b/>
          <w:lang w:val="nl-NL"/>
        </w:rPr>
        <w:br w:type="page"/>
      </w:r>
    </w:p>
    <w:p w14:paraId="19DAE553" w14:textId="6099BF09" w:rsidR="00C95EB1" w:rsidRDefault="0060594E" w:rsidP="0060594E">
      <w:pPr>
        <w:spacing w:line="480" w:lineRule="auto"/>
        <w:rPr>
          <w:b/>
        </w:rPr>
      </w:pPr>
      <w:r>
        <w:rPr>
          <w:b/>
        </w:rPr>
        <w:lastRenderedPageBreak/>
        <w:t>Vanhoudt Figure 4.</w:t>
      </w:r>
    </w:p>
    <w:p w14:paraId="1AC0D4E5" w14:textId="77777777" w:rsidR="00C95EB1" w:rsidRPr="00850E69" w:rsidRDefault="00C95EB1" w:rsidP="00C95EB1">
      <w:pPr>
        <w:spacing w:line="480" w:lineRule="auto"/>
        <w:jc w:val="both"/>
        <w:rPr>
          <w:b/>
          <w:bCs/>
          <w:i/>
          <w:iCs/>
        </w:rPr>
      </w:pPr>
      <w:r>
        <w:rPr>
          <w:noProof/>
        </w:rPr>
        <w:drawing>
          <wp:inline distT="0" distB="0" distL="0" distR="0" wp14:anchorId="72B42151" wp14:editId="036F0F40">
            <wp:extent cx="5707380" cy="2743200"/>
            <wp:effectExtent l="0" t="0" r="7620" b="0"/>
            <wp:docPr id="1" name="Chart 1">
              <a:extLst xmlns:a="http://schemas.openxmlformats.org/drawingml/2006/main">
                <a:ext uri="{FF2B5EF4-FFF2-40B4-BE49-F238E27FC236}">
                  <a16:creationId xmlns:a16="http://schemas.microsoft.com/office/drawing/2014/main" id="{6A6F338A-3E67-4B8A-8C36-E9F41548A5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F82BA97" w14:textId="77777777" w:rsidR="00302FF2" w:rsidRDefault="00302FF2">
      <w:pPr>
        <w:rPr>
          <w:b/>
        </w:rPr>
      </w:pPr>
      <w:r>
        <w:rPr>
          <w:b/>
        </w:rPr>
        <w:br w:type="page"/>
      </w:r>
    </w:p>
    <w:p w14:paraId="0A580814" w14:textId="517F773C" w:rsidR="00302FF2" w:rsidRPr="00F6250F" w:rsidRDefault="00302FF2" w:rsidP="00302FF2">
      <w:pPr>
        <w:spacing w:line="480" w:lineRule="auto"/>
        <w:jc w:val="center"/>
        <w:rPr>
          <w:b/>
        </w:rPr>
      </w:pPr>
      <w:r w:rsidRPr="00F6250F">
        <w:rPr>
          <w:b/>
        </w:rPr>
        <w:lastRenderedPageBreak/>
        <w:t>A</w:t>
      </w:r>
      <w:r w:rsidR="003F6617">
        <w:rPr>
          <w:b/>
        </w:rPr>
        <w:t>PPENDIX</w:t>
      </w:r>
    </w:p>
    <w:p w14:paraId="6E3A9293" w14:textId="3E230EDE" w:rsidR="00302FF2" w:rsidRDefault="003F6617" w:rsidP="00302FF2">
      <w:pPr>
        <w:widowControl w:val="0"/>
        <w:autoSpaceDE w:val="0"/>
        <w:autoSpaceDN w:val="0"/>
        <w:adjustRightInd w:val="0"/>
        <w:spacing w:line="480" w:lineRule="auto"/>
        <w:rPr>
          <w:bCs/>
        </w:rPr>
      </w:pPr>
      <w:r w:rsidRPr="003F6617">
        <w:rPr>
          <w:b/>
          <w:bCs/>
          <w:color w:val="000000"/>
        </w:rPr>
        <w:t>Table A</w:t>
      </w:r>
      <w:r w:rsidR="003E496A">
        <w:rPr>
          <w:b/>
          <w:bCs/>
          <w:color w:val="000000"/>
        </w:rPr>
        <w:t>1</w:t>
      </w:r>
      <w:r w:rsidRPr="003F6617">
        <w:rPr>
          <w:b/>
          <w:bCs/>
          <w:color w:val="000000"/>
        </w:rPr>
        <w:t>.</w:t>
      </w:r>
      <w:r>
        <w:rPr>
          <w:color w:val="000000"/>
        </w:rPr>
        <w:t xml:space="preserve"> </w:t>
      </w:r>
      <w:r w:rsidR="00454C74" w:rsidRPr="004966A5">
        <w:rPr>
          <w:bCs/>
        </w:rPr>
        <w:t>The</w:t>
      </w:r>
      <w:r w:rsidR="00D91838">
        <w:rPr>
          <w:bCs/>
        </w:rPr>
        <w:t xml:space="preserve"> trimming chute</w:t>
      </w:r>
      <w:r w:rsidR="00454C74" w:rsidRPr="004966A5">
        <w:rPr>
          <w:bCs/>
        </w:rPr>
        <w:t xml:space="preserve"> </w:t>
      </w:r>
      <w:r w:rsidR="00454C74">
        <w:rPr>
          <w:bCs/>
        </w:rPr>
        <w:t xml:space="preserve">M-score clinical </w:t>
      </w:r>
      <w:r w:rsidR="00454C74" w:rsidRPr="004966A5">
        <w:rPr>
          <w:bCs/>
        </w:rPr>
        <w:t xml:space="preserve">improvement </w:t>
      </w:r>
      <w:r w:rsidR="00454C74">
        <w:rPr>
          <w:bCs/>
        </w:rPr>
        <w:t>of</w:t>
      </w:r>
      <w:r w:rsidR="00454C74" w:rsidRPr="004966A5">
        <w:rPr>
          <w:bCs/>
        </w:rPr>
        <w:t xml:space="preserve"> </w:t>
      </w:r>
      <w:r w:rsidR="00454C74">
        <w:rPr>
          <w:bCs/>
        </w:rPr>
        <w:t>active digital dermatitis lesions*</w:t>
      </w:r>
      <w:r w:rsidR="00454C74" w:rsidRPr="004966A5">
        <w:rPr>
          <w:bCs/>
        </w:rPr>
        <w:t xml:space="preserve"> </w:t>
      </w:r>
      <w:r w:rsidR="00454C74">
        <w:rPr>
          <w:bCs/>
        </w:rPr>
        <w:t>treated with</w:t>
      </w:r>
      <w:r w:rsidR="00454C74" w:rsidRPr="004966A5">
        <w:rPr>
          <w:bCs/>
        </w:rPr>
        <w:t xml:space="preserve"> </w:t>
      </w:r>
      <w:r w:rsidR="00454C74">
        <w:rPr>
          <w:bCs/>
        </w:rPr>
        <w:t>an</w:t>
      </w:r>
      <w:r w:rsidR="00454C74" w:rsidRPr="004966A5">
        <w:rPr>
          <w:bCs/>
        </w:rPr>
        <w:t xml:space="preserve"> enzyme alginogel (</w:t>
      </w:r>
      <w:r w:rsidR="00454C74">
        <w:rPr>
          <w:bCs/>
        </w:rPr>
        <w:t>alginogel</w:t>
      </w:r>
      <w:r w:rsidR="00454C74" w:rsidRPr="004966A5">
        <w:rPr>
          <w:bCs/>
        </w:rPr>
        <w:t xml:space="preserve">) </w:t>
      </w:r>
      <w:r w:rsidR="00454C74">
        <w:rPr>
          <w:bCs/>
        </w:rPr>
        <w:t xml:space="preserve">or </w:t>
      </w:r>
      <w:r w:rsidR="00454C74" w:rsidRPr="004966A5">
        <w:rPr>
          <w:bCs/>
        </w:rPr>
        <w:t>copper and zinc chelates gel (</w:t>
      </w:r>
      <w:r w:rsidR="00454C74">
        <w:rPr>
          <w:bCs/>
        </w:rPr>
        <w:t>coppergel</w:t>
      </w:r>
      <w:r w:rsidR="00454C74" w:rsidRPr="004966A5">
        <w:rPr>
          <w:bCs/>
        </w:rPr>
        <w:t>)</w:t>
      </w:r>
      <w:r w:rsidR="00454C74">
        <w:rPr>
          <w:bCs/>
        </w:rPr>
        <w:t>, per farm and for the primary outcome</w:t>
      </w:r>
      <w:r w:rsidR="00C0787E">
        <w:rPr>
          <w:bCs/>
        </w:rPr>
        <w:t xml:space="preserve"> (</w:t>
      </w:r>
      <w:r w:rsidR="003E496A">
        <w:rPr>
          <w:bCs/>
        </w:rPr>
        <w:t>MS</w:t>
      </w:r>
      <w:r w:rsidR="00C0787E">
        <w:rPr>
          <w:bCs/>
        </w:rPr>
        <w:t>0-10)</w:t>
      </w:r>
    </w:p>
    <w:tbl>
      <w:tblPr>
        <w:tblStyle w:val="TableGrid"/>
        <w:tblW w:w="86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77"/>
        <w:gridCol w:w="1276"/>
        <w:gridCol w:w="1559"/>
        <w:gridCol w:w="1276"/>
        <w:gridCol w:w="1577"/>
      </w:tblGrid>
      <w:tr w:rsidR="001917FB" w14:paraId="6D6F8296" w14:textId="77777777" w:rsidTr="00CD4BE7">
        <w:tc>
          <w:tcPr>
            <w:tcW w:w="2977" w:type="dxa"/>
            <w:tcBorders>
              <w:top w:val="single" w:sz="4" w:space="0" w:color="auto"/>
            </w:tcBorders>
          </w:tcPr>
          <w:p w14:paraId="3AE1E73C" w14:textId="68AE11D1" w:rsidR="001917FB" w:rsidRDefault="001917FB" w:rsidP="001917FB">
            <w:pPr>
              <w:rPr>
                <w:bCs/>
              </w:rPr>
            </w:pPr>
          </w:p>
        </w:tc>
        <w:tc>
          <w:tcPr>
            <w:tcW w:w="1276" w:type="dxa"/>
            <w:tcBorders>
              <w:top w:val="single" w:sz="4" w:space="0" w:color="auto"/>
              <w:bottom w:val="single" w:sz="4" w:space="0" w:color="auto"/>
            </w:tcBorders>
          </w:tcPr>
          <w:p w14:paraId="38213B1A" w14:textId="548EBA94" w:rsidR="001917FB" w:rsidRDefault="001917FB" w:rsidP="001917FB">
            <w:r>
              <w:t>Alginogel</w:t>
            </w:r>
          </w:p>
        </w:tc>
        <w:tc>
          <w:tcPr>
            <w:tcW w:w="1559" w:type="dxa"/>
            <w:tcBorders>
              <w:top w:val="single" w:sz="4" w:space="0" w:color="auto"/>
              <w:bottom w:val="single" w:sz="4" w:space="0" w:color="auto"/>
            </w:tcBorders>
          </w:tcPr>
          <w:p w14:paraId="090AB9DE" w14:textId="7C82BF76" w:rsidR="001917FB" w:rsidRDefault="001917FB" w:rsidP="001917FB">
            <w:pPr>
              <w:rPr>
                <w:bCs/>
              </w:rPr>
            </w:pPr>
          </w:p>
        </w:tc>
        <w:tc>
          <w:tcPr>
            <w:tcW w:w="1276" w:type="dxa"/>
            <w:tcBorders>
              <w:top w:val="single" w:sz="4" w:space="0" w:color="auto"/>
              <w:bottom w:val="single" w:sz="4" w:space="0" w:color="auto"/>
            </w:tcBorders>
          </w:tcPr>
          <w:p w14:paraId="15363622" w14:textId="65D445D4" w:rsidR="001917FB" w:rsidRDefault="001917FB" w:rsidP="001917FB">
            <w:pPr>
              <w:rPr>
                <w:bCs/>
              </w:rPr>
            </w:pPr>
            <w:r>
              <w:rPr>
                <w:bCs/>
              </w:rPr>
              <w:t>Coppergel</w:t>
            </w:r>
          </w:p>
        </w:tc>
        <w:tc>
          <w:tcPr>
            <w:tcW w:w="1577" w:type="dxa"/>
            <w:tcBorders>
              <w:top w:val="single" w:sz="4" w:space="0" w:color="auto"/>
              <w:bottom w:val="single" w:sz="4" w:space="0" w:color="auto"/>
            </w:tcBorders>
          </w:tcPr>
          <w:p w14:paraId="655C43C0" w14:textId="03B0AD94" w:rsidR="001917FB" w:rsidRDefault="001917FB" w:rsidP="001917FB">
            <w:pPr>
              <w:rPr>
                <w:bCs/>
              </w:rPr>
            </w:pPr>
          </w:p>
        </w:tc>
      </w:tr>
      <w:tr w:rsidR="001917FB" w14:paraId="593F4090" w14:textId="77777777" w:rsidTr="00CD4BE7">
        <w:tc>
          <w:tcPr>
            <w:tcW w:w="2977" w:type="dxa"/>
            <w:tcBorders>
              <w:bottom w:val="single" w:sz="4" w:space="0" w:color="auto"/>
            </w:tcBorders>
          </w:tcPr>
          <w:p w14:paraId="69F1A5DB" w14:textId="1C410C1B" w:rsidR="001917FB" w:rsidRDefault="001917FB" w:rsidP="001917FB">
            <w:pPr>
              <w:rPr>
                <w:bCs/>
              </w:rPr>
            </w:pPr>
          </w:p>
        </w:tc>
        <w:tc>
          <w:tcPr>
            <w:tcW w:w="1276" w:type="dxa"/>
            <w:tcBorders>
              <w:top w:val="single" w:sz="4" w:space="0" w:color="auto"/>
              <w:bottom w:val="single" w:sz="4" w:space="0" w:color="auto"/>
            </w:tcBorders>
          </w:tcPr>
          <w:p w14:paraId="0B41C2CD" w14:textId="2E9C5D93" w:rsidR="001917FB" w:rsidRDefault="001917FB" w:rsidP="001917FB">
            <w:pPr>
              <w:spacing w:after="120"/>
              <w:rPr>
                <w:bCs/>
              </w:rPr>
            </w:pPr>
            <w:r w:rsidRPr="00384D24">
              <w:t>Treated (N)</w:t>
            </w:r>
          </w:p>
        </w:tc>
        <w:tc>
          <w:tcPr>
            <w:tcW w:w="1559" w:type="dxa"/>
            <w:tcBorders>
              <w:top w:val="single" w:sz="4" w:space="0" w:color="auto"/>
              <w:bottom w:val="single" w:sz="4" w:space="0" w:color="auto"/>
            </w:tcBorders>
          </w:tcPr>
          <w:p w14:paraId="775DD026" w14:textId="750E4E49" w:rsidR="001917FB" w:rsidRDefault="001917FB" w:rsidP="001917FB">
            <w:pPr>
              <w:spacing w:after="120"/>
              <w:rPr>
                <w:bCs/>
              </w:rPr>
            </w:pPr>
            <w:r>
              <w:rPr>
                <w:bCs/>
              </w:rPr>
              <w:t>Clinically Improved</w:t>
            </w:r>
            <w:r>
              <w:rPr>
                <w:bCs/>
              </w:rPr>
              <w:br/>
              <w:t>N (%)</w:t>
            </w:r>
          </w:p>
        </w:tc>
        <w:tc>
          <w:tcPr>
            <w:tcW w:w="1276" w:type="dxa"/>
            <w:tcBorders>
              <w:top w:val="single" w:sz="4" w:space="0" w:color="auto"/>
              <w:bottom w:val="single" w:sz="4" w:space="0" w:color="auto"/>
            </w:tcBorders>
          </w:tcPr>
          <w:p w14:paraId="0B1168C1" w14:textId="2CAA8B84" w:rsidR="001917FB" w:rsidRDefault="001917FB" w:rsidP="001917FB">
            <w:pPr>
              <w:rPr>
                <w:bCs/>
              </w:rPr>
            </w:pPr>
            <w:r w:rsidRPr="00D806B8">
              <w:t>Treated (N)</w:t>
            </w:r>
          </w:p>
        </w:tc>
        <w:tc>
          <w:tcPr>
            <w:tcW w:w="1577" w:type="dxa"/>
            <w:tcBorders>
              <w:top w:val="single" w:sz="4" w:space="0" w:color="auto"/>
              <w:bottom w:val="single" w:sz="4" w:space="0" w:color="auto"/>
            </w:tcBorders>
          </w:tcPr>
          <w:p w14:paraId="7D5AED8E" w14:textId="3ED20383" w:rsidR="001917FB" w:rsidRDefault="001917FB" w:rsidP="001917FB">
            <w:pPr>
              <w:rPr>
                <w:bCs/>
              </w:rPr>
            </w:pPr>
            <w:r>
              <w:rPr>
                <w:bCs/>
              </w:rPr>
              <w:t>Clinically Improved</w:t>
            </w:r>
            <w:r>
              <w:rPr>
                <w:bCs/>
              </w:rPr>
              <w:br/>
              <w:t>N (%)</w:t>
            </w:r>
          </w:p>
        </w:tc>
      </w:tr>
      <w:tr w:rsidR="003E496A" w14:paraId="1D0A334C" w14:textId="77777777" w:rsidTr="00CD4BE7">
        <w:tc>
          <w:tcPr>
            <w:tcW w:w="2977" w:type="dxa"/>
            <w:tcBorders>
              <w:top w:val="single" w:sz="4" w:space="0" w:color="auto"/>
            </w:tcBorders>
          </w:tcPr>
          <w:p w14:paraId="325AED95" w14:textId="7FD1A6E4" w:rsidR="003E496A" w:rsidRDefault="003E496A" w:rsidP="00377FBB">
            <w:pPr>
              <w:spacing w:after="120"/>
              <w:rPr>
                <w:bCs/>
              </w:rPr>
            </w:pPr>
            <w:r>
              <w:rPr>
                <w:bCs/>
              </w:rPr>
              <w:t>Primary outcome</w:t>
            </w:r>
            <w:r w:rsidR="00CD4BE7">
              <w:rPr>
                <w:bCs/>
              </w:rPr>
              <w:t xml:space="preserve"> </w:t>
            </w:r>
            <w:r>
              <w:rPr>
                <w:bCs/>
              </w:rPr>
              <w:t>(MS0-10)</w:t>
            </w:r>
          </w:p>
        </w:tc>
        <w:tc>
          <w:tcPr>
            <w:tcW w:w="1276" w:type="dxa"/>
            <w:tcBorders>
              <w:top w:val="single" w:sz="4" w:space="0" w:color="auto"/>
            </w:tcBorders>
          </w:tcPr>
          <w:p w14:paraId="65593C07" w14:textId="77777777" w:rsidR="003E496A" w:rsidRDefault="003E496A" w:rsidP="00377FBB">
            <w:pPr>
              <w:jc w:val="center"/>
              <w:rPr>
                <w:bCs/>
              </w:rPr>
            </w:pPr>
            <w:r>
              <w:rPr>
                <w:bCs/>
              </w:rPr>
              <w:t>102</w:t>
            </w:r>
          </w:p>
        </w:tc>
        <w:tc>
          <w:tcPr>
            <w:tcW w:w="1559" w:type="dxa"/>
            <w:tcBorders>
              <w:top w:val="single" w:sz="4" w:space="0" w:color="auto"/>
            </w:tcBorders>
          </w:tcPr>
          <w:p w14:paraId="2B60BCA6" w14:textId="77777777" w:rsidR="003E496A" w:rsidRDefault="003E496A" w:rsidP="00377FBB">
            <w:pPr>
              <w:rPr>
                <w:bCs/>
              </w:rPr>
            </w:pPr>
            <w:r>
              <w:rPr>
                <w:bCs/>
              </w:rPr>
              <w:t>28 (25)</w:t>
            </w:r>
          </w:p>
        </w:tc>
        <w:tc>
          <w:tcPr>
            <w:tcW w:w="1276" w:type="dxa"/>
            <w:tcBorders>
              <w:top w:val="single" w:sz="4" w:space="0" w:color="auto"/>
            </w:tcBorders>
          </w:tcPr>
          <w:p w14:paraId="3931F98E" w14:textId="77777777" w:rsidR="003E496A" w:rsidRDefault="003E496A" w:rsidP="00377FBB">
            <w:pPr>
              <w:jc w:val="center"/>
              <w:rPr>
                <w:bCs/>
              </w:rPr>
            </w:pPr>
            <w:r>
              <w:rPr>
                <w:bCs/>
              </w:rPr>
              <w:t>112</w:t>
            </w:r>
          </w:p>
        </w:tc>
        <w:tc>
          <w:tcPr>
            <w:tcW w:w="1577" w:type="dxa"/>
            <w:tcBorders>
              <w:top w:val="single" w:sz="4" w:space="0" w:color="auto"/>
            </w:tcBorders>
          </w:tcPr>
          <w:p w14:paraId="4D3FA0D7" w14:textId="77777777" w:rsidR="003E496A" w:rsidRDefault="003E496A" w:rsidP="00377FBB">
            <w:pPr>
              <w:rPr>
                <w:bCs/>
              </w:rPr>
            </w:pPr>
            <w:r>
              <w:rPr>
                <w:bCs/>
              </w:rPr>
              <w:t>105 (94)</w:t>
            </w:r>
          </w:p>
        </w:tc>
      </w:tr>
      <w:tr w:rsidR="001917FB" w14:paraId="247AC457" w14:textId="77777777" w:rsidTr="00CD4BE7">
        <w:tc>
          <w:tcPr>
            <w:tcW w:w="2977" w:type="dxa"/>
          </w:tcPr>
          <w:p w14:paraId="6A9CAC0D" w14:textId="501A908E" w:rsidR="001917FB" w:rsidRDefault="003E496A" w:rsidP="001917FB">
            <w:pPr>
              <w:rPr>
                <w:bCs/>
              </w:rPr>
            </w:pPr>
            <w:r>
              <w:rPr>
                <w:bCs/>
              </w:rPr>
              <w:t xml:space="preserve">Farm </w:t>
            </w:r>
            <w:r w:rsidR="001917FB">
              <w:rPr>
                <w:bCs/>
              </w:rPr>
              <w:t>1</w:t>
            </w:r>
          </w:p>
        </w:tc>
        <w:tc>
          <w:tcPr>
            <w:tcW w:w="1276" w:type="dxa"/>
          </w:tcPr>
          <w:p w14:paraId="0B897A67" w14:textId="3FBE95A3" w:rsidR="001917FB" w:rsidRDefault="001917FB" w:rsidP="001917FB">
            <w:pPr>
              <w:jc w:val="center"/>
              <w:rPr>
                <w:bCs/>
              </w:rPr>
            </w:pPr>
            <w:r>
              <w:rPr>
                <w:bCs/>
              </w:rPr>
              <w:t>11</w:t>
            </w:r>
          </w:p>
        </w:tc>
        <w:tc>
          <w:tcPr>
            <w:tcW w:w="1559" w:type="dxa"/>
          </w:tcPr>
          <w:p w14:paraId="59D17F8E" w14:textId="60CEFB9A" w:rsidR="001917FB" w:rsidRDefault="001917FB" w:rsidP="001917FB">
            <w:pPr>
              <w:rPr>
                <w:bCs/>
              </w:rPr>
            </w:pPr>
            <w:r>
              <w:rPr>
                <w:bCs/>
              </w:rPr>
              <w:t>1 (9)</w:t>
            </w:r>
          </w:p>
        </w:tc>
        <w:tc>
          <w:tcPr>
            <w:tcW w:w="1276" w:type="dxa"/>
          </w:tcPr>
          <w:p w14:paraId="48604843" w14:textId="25B70D9D" w:rsidR="001917FB" w:rsidRDefault="001917FB" w:rsidP="001917FB">
            <w:pPr>
              <w:jc w:val="center"/>
              <w:rPr>
                <w:bCs/>
              </w:rPr>
            </w:pPr>
            <w:r>
              <w:rPr>
                <w:bCs/>
              </w:rPr>
              <w:t>14</w:t>
            </w:r>
          </w:p>
        </w:tc>
        <w:tc>
          <w:tcPr>
            <w:tcW w:w="1577" w:type="dxa"/>
          </w:tcPr>
          <w:p w14:paraId="7AA081BA" w14:textId="0BCF9B21" w:rsidR="001917FB" w:rsidRDefault="001917FB" w:rsidP="001917FB">
            <w:pPr>
              <w:rPr>
                <w:bCs/>
              </w:rPr>
            </w:pPr>
            <w:r>
              <w:rPr>
                <w:bCs/>
              </w:rPr>
              <w:t>12 (86)</w:t>
            </w:r>
          </w:p>
        </w:tc>
      </w:tr>
      <w:tr w:rsidR="001917FB" w14:paraId="10DEC428" w14:textId="77777777" w:rsidTr="00CD4BE7">
        <w:tc>
          <w:tcPr>
            <w:tcW w:w="2977" w:type="dxa"/>
          </w:tcPr>
          <w:p w14:paraId="14CB1294" w14:textId="31CF7EEB" w:rsidR="001917FB" w:rsidRDefault="003E496A" w:rsidP="001917FB">
            <w:pPr>
              <w:rPr>
                <w:bCs/>
              </w:rPr>
            </w:pPr>
            <w:r>
              <w:rPr>
                <w:bCs/>
              </w:rPr>
              <w:t xml:space="preserve">Farm </w:t>
            </w:r>
            <w:r w:rsidR="001917FB">
              <w:rPr>
                <w:bCs/>
              </w:rPr>
              <w:t>2</w:t>
            </w:r>
          </w:p>
        </w:tc>
        <w:tc>
          <w:tcPr>
            <w:tcW w:w="1276" w:type="dxa"/>
          </w:tcPr>
          <w:p w14:paraId="3667BC00" w14:textId="0D7F61C3" w:rsidR="001917FB" w:rsidRDefault="001917FB" w:rsidP="001917FB">
            <w:pPr>
              <w:jc w:val="center"/>
              <w:rPr>
                <w:bCs/>
              </w:rPr>
            </w:pPr>
            <w:r>
              <w:rPr>
                <w:bCs/>
              </w:rPr>
              <w:t>24</w:t>
            </w:r>
          </w:p>
        </w:tc>
        <w:tc>
          <w:tcPr>
            <w:tcW w:w="1559" w:type="dxa"/>
          </w:tcPr>
          <w:p w14:paraId="51C63C7D" w14:textId="4FFC6CF0" w:rsidR="001917FB" w:rsidRDefault="001917FB" w:rsidP="001917FB">
            <w:pPr>
              <w:rPr>
                <w:bCs/>
              </w:rPr>
            </w:pPr>
            <w:r>
              <w:rPr>
                <w:bCs/>
              </w:rPr>
              <w:t>5 (21)</w:t>
            </w:r>
          </w:p>
        </w:tc>
        <w:tc>
          <w:tcPr>
            <w:tcW w:w="1276" w:type="dxa"/>
          </w:tcPr>
          <w:p w14:paraId="787038B7" w14:textId="7A91FE86" w:rsidR="001917FB" w:rsidRDefault="001917FB" w:rsidP="001917FB">
            <w:pPr>
              <w:jc w:val="center"/>
              <w:rPr>
                <w:bCs/>
              </w:rPr>
            </w:pPr>
            <w:r>
              <w:rPr>
                <w:bCs/>
              </w:rPr>
              <w:t>27</w:t>
            </w:r>
          </w:p>
        </w:tc>
        <w:tc>
          <w:tcPr>
            <w:tcW w:w="1577" w:type="dxa"/>
          </w:tcPr>
          <w:p w14:paraId="421D64A0" w14:textId="6B1E3685" w:rsidR="001917FB" w:rsidRDefault="001917FB" w:rsidP="001917FB">
            <w:pPr>
              <w:rPr>
                <w:bCs/>
              </w:rPr>
            </w:pPr>
            <w:r>
              <w:rPr>
                <w:bCs/>
              </w:rPr>
              <w:t>26 (96)</w:t>
            </w:r>
          </w:p>
        </w:tc>
      </w:tr>
      <w:tr w:rsidR="001917FB" w14:paraId="6379E6F4" w14:textId="77777777" w:rsidTr="00CD4BE7">
        <w:tc>
          <w:tcPr>
            <w:tcW w:w="2977" w:type="dxa"/>
          </w:tcPr>
          <w:p w14:paraId="4D17DCA4" w14:textId="67667950" w:rsidR="001917FB" w:rsidRDefault="003E496A" w:rsidP="001917FB">
            <w:pPr>
              <w:rPr>
                <w:bCs/>
              </w:rPr>
            </w:pPr>
            <w:r>
              <w:rPr>
                <w:bCs/>
              </w:rPr>
              <w:t xml:space="preserve">Farm </w:t>
            </w:r>
            <w:r w:rsidR="001917FB">
              <w:rPr>
                <w:bCs/>
              </w:rPr>
              <w:t>3</w:t>
            </w:r>
          </w:p>
        </w:tc>
        <w:tc>
          <w:tcPr>
            <w:tcW w:w="1276" w:type="dxa"/>
          </w:tcPr>
          <w:p w14:paraId="6818BD1A" w14:textId="6AD63D9E" w:rsidR="001917FB" w:rsidRDefault="001917FB" w:rsidP="001917FB">
            <w:pPr>
              <w:jc w:val="center"/>
              <w:rPr>
                <w:bCs/>
              </w:rPr>
            </w:pPr>
            <w:r>
              <w:rPr>
                <w:bCs/>
              </w:rPr>
              <w:t>7</w:t>
            </w:r>
          </w:p>
        </w:tc>
        <w:tc>
          <w:tcPr>
            <w:tcW w:w="1559" w:type="dxa"/>
          </w:tcPr>
          <w:p w14:paraId="4F83EA1C" w14:textId="2269A1C3" w:rsidR="001917FB" w:rsidRDefault="001917FB" w:rsidP="001917FB">
            <w:pPr>
              <w:rPr>
                <w:bCs/>
              </w:rPr>
            </w:pPr>
            <w:r>
              <w:rPr>
                <w:bCs/>
              </w:rPr>
              <w:t>1 (14)</w:t>
            </w:r>
          </w:p>
        </w:tc>
        <w:tc>
          <w:tcPr>
            <w:tcW w:w="1276" w:type="dxa"/>
          </w:tcPr>
          <w:p w14:paraId="2BC50E91" w14:textId="4DDE4740" w:rsidR="001917FB" w:rsidRDefault="001917FB" w:rsidP="001917FB">
            <w:pPr>
              <w:jc w:val="center"/>
              <w:rPr>
                <w:bCs/>
              </w:rPr>
            </w:pPr>
            <w:r>
              <w:rPr>
                <w:bCs/>
              </w:rPr>
              <w:t>5</w:t>
            </w:r>
          </w:p>
        </w:tc>
        <w:tc>
          <w:tcPr>
            <w:tcW w:w="1577" w:type="dxa"/>
          </w:tcPr>
          <w:p w14:paraId="46D2B18D" w14:textId="1F49CA6C" w:rsidR="001917FB" w:rsidRDefault="001917FB" w:rsidP="001917FB">
            <w:pPr>
              <w:rPr>
                <w:bCs/>
              </w:rPr>
            </w:pPr>
            <w:r>
              <w:rPr>
                <w:bCs/>
              </w:rPr>
              <w:t>5 (100)</w:t>
            </w:r>
          </w:p>
        </w:tc>
      </w:tr>
      <w:tr w:rsidR="001917FB" w14:paraId="3AF3B3AC" w14:textId="77777777" w:rsidTr="00CD4BE7">
        <w:tc>
          <w:tcPr>
            <w:tcW w:w="2977" w:type="dxa"/>
          </w:tcPr>
          <w:p w14:paraId="569DFC3A" w14:textId="6148CD1A" w:rsidR="001917FB" w:rsidRDefault="003E496A" w:rsidP="001917FB">
            <w:pPr>
              <w:rPr>
                <w:bCs/>
              </w:rPr>
            </w:pPr>
            <w:r>
              <w:rPr>
                <w:bCs/>
              </w:rPr>
              <w:t xml:space="preserve">Farm </w:t>
            </w:r>
            <w:r w:rsidR="001917FB">
              <w:rPr>
                <w:bCs/>
              </w:rPr>
              <w:t>4</w:t>
            </w:r>
          </w:p>
        </w:tc>
        <w:tc>
          <w:tcPr>
            <w:tcW w:w="1276" w:type="dxa"/>
          </w:tcPr>
          <w:p w14:paraId="73C94D26" w14:textId="3806D70D" w:rsidR="001917FB" w:rsidRDefault="001917FB" w:rsidP="001917FB">
            <w:pPr>
              <w:jc w:val="center"/>
              <w:rPr>
                <w:bCs/>
              </w:rPr>
            </w:pPr>
            <w:r>
              <w:rPr>
                <w:bCs/>
              </w:rPr>
              <w:t>15</w:t>
            </w:r>
          </w:p>
        </w:tc>
        <w:tc>
          <w:tcPr>
            <w:tcW w:w="1559" w:type="dxa"/>
          </w:tcPr>
          <w:p w14:paraId="4CD522FB" w14:textId="1E042DAF" w:rsidR="001917FB" w:rsidRDefault="001917FB" w:rsidP="001917FB">
            <w:pPr>
              <w:rPr>
                <w:bCs/>
              </w:rPr>
            </w:pPr>
            <w:r>
              <w:rPr>
                <w:bCs/>
              </w:rPr>
              <w:t>8 (53)</w:t>
            </w:r>
          </w:p>
        </w:tc>
        <w:tc>
          <w:tcPr>
            <w:tcW w:w="1276" w:type="dxa"/>
          </w:tcPr>
          <w:p w14:paraId="5EB7352C" w14:textId="636043BB" w:rsidR="001917FB" w:rsidRDefault="001917FB" w:rsidP="001917FB">
            <w:pPr>
              <w:jc w:val="center"/>
              <w:rPr>
                <w:bCs/>
              </w:rPr>
            </w:pPr>
            <w:r>
              <w:rPr>
                <w:bCs/>
              </w:rPr>
              <w:t>18</w:t>
            </w:r>
          </w:p>
        </w:tc>
        <w:tc>
          <w:tcPr>
            <w:tcW w:w="1577" w:type="dxa"/>
          </w:tcPr>
          <w:p w14:paraId="52A86432" w14:textId="20AD7422" w:rsidR="001917FB" w:rsidRDefault="001917FB" w:rsidP="001917FB">
            <w:pPr>
              <w:rPr>
                <w:bCs/>
              </w:rPr>
            </w:pPr>
            <w:r>
              <w:rPr>
                <w:bCs/>
              </w:rPr>
              <w:t>18 (100)</w:t>
            </w:r>
          </w:p>
        </w:tc>
      </w:tr>
      <w:tr w:rsidR="001917FB" w14:paraId="3D1C7E51" w14:textId="77777777" w:rsidTr="00CD4BE7">
        <w:tc>
          <w:tcPr>
            <w:tcW w:w="2977" w:type="dxa"/>
          </w:tcPr>
          <w:p w14:paraId="3240A082" w14:textId="40F13AE8" w:rsidR="001917FB" w:rsidRDefault="003E496A" w:rsidP="001917FB">
            <w:pPr>
              <w:rPr>
                <w:bCs/>
              </w:rPr>
            </w:pPr>
            <w:r>
              <w:rPr>
                <w:bCs/>
              </w:rPr>
              <w:t xml:space="preserve">Farm </w:t>
            </w:r>
            <w:r w:rsidR="001917FB">
              <w:rPr>
                <w:bCs/>
              </w:rPr>
              <w:t>5</w:t>
            </w:r>
          </w:p>
        </w:tc>
        <w:tc>
          <w:tcPr>
            <w:tcW w:w="1276" w:type="dxa"/>
          </w:tcPr>
          <w:p w14:paraId="2D0E2CCF" w14:textId="7974E2EA" w:rsidR="001917FB" w:rsidRDefault="001917FB" w:rsidP="001917FB">
            <w:pPr>
              <w:jc w:val="center"/>
              <w:rPr>
                <w:bCs/>
              </w:rPr>
            </w:pPr>
            <w:r>
              <w:rPr>
                <w:bCs/>
              </w:rPr>
              <w:t>13</w:t>
            </w:r>
          </w:p>
        </w:tc>
        <w:tc>
          <w:tcPr>
            <w:tcW w:w="1559" w:type="dxa"/>
          </w:tcPr>
          <w:p w14:paraId="49058FFE" w14:textId="2569F129" w:rsidR="001917FB" w:rsidRDefault="001917FB" w:rsidP="001917FB">
            <w:pPr>
              <w:rPr>
                <w:bCs/>
              </w:rPr>
            </w:pPr>
            <w:r>
              <w:rPr>
                <w:bCs/>
              </w:rPr>
              <w:t>3 (23)</w:t>
            </w:r>
          </w:p>
        </w:tc>
        <w:tc>
          <w:tcPr>
            <w:tcW w:w="1276" w:type="dxa"/>
          </w:tcPr>
          <w:p w14:paraId="038845F4" w14:textId="7F1342D5" w:rsidR="001917FB" w:rsidRDefault="001917FB" w:rsidP="001917FB">
            <w:pPr>
              <w:jc w:val="center"/>
              <w:rPr>
                <w:bCs/>
              </w:rPr>
            </w:pPr>
            <w:r>
              <w:rPr>
                <w:bCs/>
              </w:rPr>
              <w:t>16</w:t>
            </w:r>
          </w:p>
        </w:tc>
        <w:tc>
          <w:tcPr>
            <w:tcW w:w="1577" w:type="dxa"/>
          </w:tcPr>
          <w:p w14:paraId="4BB4DC4A" w14:textId="47254C5A" w:rsidR="001917FB" w:rsidRDefault="001917FB" w:rsidP="001917FB">
            <w:pPr>
              <w:rPr>
                <w:bCs/>
              </w:rPr>
            </w:pPr>
            <w:r>
              <w:rPr>
                <w:bCs/>
              </w:rPr>
              <w:t>14 (88)</w:t>
            </w:r>
          </w:p>
        </w:tc>
      </w:tr>
      <w:tr w:rsidR="001917FB" w14:paraId="5CD4748D" w14:textId="77777777" w:rsidTr="00CD4BE7">
        <w:tc>
          <w:tcPr>
            <w:tcW w:w="2977" w:type="dxa"/>
          </w:tcPr>
          <w:p w14:paraId="0926AFDD" w14:textId="016DB5AB" w:rsidR="001917FB" w:rsidRDefault="003E496A" w:rsidP="001917FB">
            <w:pPr>
              <w:rPr>
                <w:bCs/>
              </w:rPr>
            </w:pPr>
            <w:r>
              <w:rPr>
                <w:bCs/>
              </w:rPr>
              <w:t xml:space="preserve">Farm </w:t>
            </w:r>
            <w:r w:rsidR="001917FB">
              <w:rPr>
                <w:bCs/>
              </w:rPr>
              <w:t>6</w:t>
            </w:r>
          </w:p>
        </w:tc>
        <w:tc>
          <w:tcPr>
            <w:tcW w:w="1276" w:type="dxa"/>
          </w:tcPr>
          <w:p w14:paraId="24C0E252" w14:textId="14321901" w:rsidR="001917FB" w:rsidRDefault="001917FB" w:rsidP="001917FB">
            <w:pPr>
              <w:jc w:val="center"/>
              <w:rPr>
                <w:bCs/>
              </w:rPr>
            </w:pPr>
            <w:r>
              <w:rPr>
                <w:bCs/>
              </w:rPr>
              <w:t>18</w:t>
            </w:r>
          </w:p>
        </w:tc>
        <w:tc>
          <w:tcPr>
            <w:tcW w:w="1559" w:type="dxa"/>
          </w:tcPr>
          <w:p w14:paraId="15EBEF96" w14:textId="15D94CA2" w:rsidR="001917FB" w:rsidRDefault="001917FB" w:rsidP="001917FB">
            <w:pPr>
              <w:rPr>
                <w:bCs/>
              </w:rPr>
            </w:pPr>
            <w:r>
              <w:rPr>
                <w:bCs/>
              </w:rPr>
              <w:t>6 (33)</w:t>
            </w:r>
          </w:p>
        </w:tc>
        <w:tc>
          <w:tcPr>
            <w:tcW w:w="1276" w:type="dxa"/>
          </w:tcPr>
          <w:p w14:paraId="250473D8" w14:textId="20F7E6C8" w:rsidR="001917FB" w:rsidRDefault="001917FB" w:rsidP="001917FB">
            <w:pPr>
              <w:jc w:val="center"/>
              <w:rPr>
                <w:bCs/>
              </w:rPr>
            </w:pPr>
            <w:r>
              <w:rPr>
                <w:bCs/>
              </w:rPr>
              <w:t>19</w:t>
            </w:r>
          </w:p>
        </w:tc>
        <w:tc>
          <w:tcPr>
            <w:tcW w:w="1577" w:type="dxa"/>
          </w:tcPr>
          <w:p w14:paraId="0A66FA31" w14:textId="5DFA23AA" w:rsidR="001917FB" w:rsidRDefault="001917FB" w:rsidP="001917FB">
            <w:pPr>
              <w:rPr>
                <w:bCs/>
              </w:rPr>
            </w:pPr>
            <w:r>
              <w:rPr>
                <w:bCs/>
              </w:rPr>
              <w:t>19 (100)</w:t>
            </w:r>
          </w:p>
        </w:tc>
      </w:tr>
      <w:tr w:rsidR="001917FB" w14:paraId="7E8BBDDC" w14:textId="77777777" w:rsidTr="00CD4BE7">
        <w:tc>
          <w:tcPr>
            <w:tcW w:w="2977" w:type="dxa"/>
            <w:tcBorders>
              <w:bottom w:val="single" w:sz="4" w:space="0" w:color="auto"/>
            </w:tcBorders>
          </w:tcPr>
          <w:p w14:paraId="5D882DBF" w14:textId="68DF1D5C" w:rsidR="001917FB" w:rsidRDefault="003E496A" w:rsidP="001917FB">
            <w:pPr>
              <w:spacing w:after="120"/>
              <w:rPr>
                <w:bCs/>
              </w:rPr>
            </w:pPr>
            <w:r>
              <w:rPr>
                <w:bCs/>
              </w:rPr>
              <w:t xml:space="preserve">Farm </w:t>
            </w:r>
            <w:r w:rsidR="001917FB">
              <w:rPr>
                <w:bCs/>
              </w:rPr>
              <w:t>7</w:t>
            </w:r>
          </w:p>
        </w:tc>
        <w:tc>
          <w:tcPr>
            <w:tcW w:w="1276" w:type="dxa"/>
            <w:tcBorders>
              <w:bottom w:val="single" w:sz="4" w:space="0" w:color="auto"/>
            </w:tcBorders>
          </w:tcPr>
          <w:p w14:paraId="0A65ED79" w14:textId="60F607B7" w:rsidR="001917FB" w:rsidRDefault="001917FB" w:rsidP="001917FB">
            <w:pPr>
              <w:jc w:val="center"/>
              <w:rPr>
                <w:bCs/>
              </w:rPr>
            </w:pPr>
            <w:r>
              <w:rPr>
                <w:bCs/>
              </w:rPr>
              <w:t>14</w:t>
            </w:r>
          </w:p>
        </w:tc>
        <w:tc>
          <w:tcPr>
            <w:tcW w:w="1559" w:type="dxa"/>
            <w:tcBorders>
              <w:bottom w:val="single" w:sz="4" w:space="0" w:color="auto"/>
            </w:tcBorders>
          </w:tcPr>
          <w:p w14:paraId="2F7CD302" w14:textId="33042C15" w:rsidR="001917FB" w:rsidRDefault="001917FB" w:rsidP="001917FB">
            <w:pPr>
              <w:rPr>
                <w:bCs/>
              </w:rPr>
            </w:pPr>
            <w:r>
              <w:rPr>
                <w:bCs/>
              </w:rPr>
              <w:t>4 (29)</w:t>
            </w:r>
          </w:p>
        </w:tc>
        <w:tc>
          <w:tcPr>
            <w:tcW w:w="1276" w:type="dxa"/>
            <w:tcBorders>
              <w:bottom w:val="single" w:sz="4" w:space="0" w:color="auto"/>
            </w:tcBorders>
          </w:tcPr>
          <w:p w14:paraId="54194F74" w14:textId="615D54CE" w:rsidR="001917FB" w:rsidRDefault="001917FB" w:rsidP="001917FB">
            <w:pPr>
              <w:jc w:val="center"/>
              <w:rPr>
                <w:bCs/>
              </w:rPr>
            </w:pPr>
            <w:r>
              <w:rPr>
                <w:bCs/>
              </w:rPr>
              <w:t>13</w:t>
            </w:r>
          </w:p>
        </w:tc>
        <w:tc>
          <w:tcPr>
            <w:tcW w:w="1577" w:type="dxa"/>
            <w:tcBorders>
              <w:bottom w:val="single" w:sz="4" w:space="0" w:color="auto"/>
            </w:tcBorders>
          </w:tcPr>
          <w:p w14:paraId="065BB07C" w14:textId="4A4B79A1" w:rsidR="001917FB" w:rsidRDefault="001917FB" w:rsidP="001917FB">
            <w:pPr>
              <w:rPr>
                <w:bCs/>
              </w:rPr>
            </w:pPr>
            <w:r>
              <w:rPr>
                <w:bCs/>
              </w:rPr>
              <w:t>11 (85)</w:t>
            </w:r>
          </w:p>
        </w:tc>
      </w:tr>
    </w:tbl>
    <w:p w14:paraId="2A4E77DB" w14:textId="369D0DA7" w:rsidR="00023A1D" w:rsidRDefault="00023A1D" w:rsidP="00244E5D">
      <w:pPr>
        <w:spacing w:line="480" w:lineRule="auto"/>
        <w:rPr>
          <w:b/>
        </w:rPr>
      </w:pPr>
    </w:p>
    <w:p w14:paraId="0ECEA17A" w14:textId="77777777" w:rsidR="003F6617" w:rsidRDefault="003F6617">
      <w:pPr>
        <w:rPr>
          <w:b/>
        </w:rPr>
      </w:pPr>
      <w:r>
        <w:rPr>
          <w:b/>
        </w:rPr>
        <w:br w:type="page"/>
      </w:r>
    </w:p>
    <w:p w14:paraId="2A0CB936" w14:textId="3FB1ABF9" w:rsidR="00E1169D" w:rsidRDefault="00E1169D" w:rsidP="00E1169D">
      <w:pPr>
        <w:spacing w:line="480" w:lineRule="auto"/>
        <w:rPr>
          <w:b/>
        </w:rPr>
      </w:pPr>
      <w:r w:rsidRPr="00EC29EA">
        <w:rPr>
          <w:b/>
        </w:rPr>
        <w:lastRenderedPageBreak/>
        <w:t xml:space="preserve">Table </w:t>
      </w:r>
      <w:r>
        <w:rPr>
          <w:b/>
        </w:rPr>
        <w:t>A2</w:t>
      </w:r>
      <w:r w:rsidRPr="00EC29EA">
        <w:rPr>
          <w:b/>
        </w:rPr>
        <w:t>.</w:t>
      </w:r>
      <w:r w:rsidRPr="002E323C">
        <w:rPr>
          <w:bCs/>
        </w:rPr>
        <w:t xml:space="preserve"> </w:t>
      </w:r>
      <w:r>
        <w:rPr>
          <w:bCs/>
        </w:rPr>
        <w:t xml:space="preserve">Trimming chute M-score transition matrix of active digital dermatitis lesions between day 0 (D0) and day 10 (D10) following treatment with an enzyme alginogel (alginogel) or a copper and zinc chelates gel (coppergel); for each treatment group, </w:t>
      </w:r>
      <w:r>
        <w:t xml:space="preserve">percentages add up horizontally per M-score on D0 </w:t>
      </w:r>
    </w:p>
    <w:tbl>
      <w:tblPr>
        <w:tblStyle w:val="TableGrid"/>
        <w:tblW w:w="9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7"/>
        <w:gridCol w:w="1058"/>
        <w:gridCol w:w="969"/>
        <w:gridCol w:w="969"/>
        <w:gridCol w:w="969"/>
        <w:gridCol w:w="969"/>
        <w:gridCol w:w="969"/>
        <w:gridCol w:w="969"/>
        <w:gridCol w:w="1159"/>
      </w:tblGrid>
      <w:tr w:rsidR="00E1169D" w:rsidRPr="00EC29EA" w14:paraId="0A0F2097" w14:textId="77777777" w:rsidTr="00526FA7">
        <w:tc>
          <w:tcPr>
            <w:tcW w:w="1217" w:type="dxa"/>
            <w:vMerge w:val="restart"/>
            <w:tcBorders>
              <w:top w:val="single" w:sz="4" w:space="0" w:color="auto"/>
            </w:tcBorders>
          </w:tcPr>
          <w:p w14:paraId="452A1380" w14:textId="77777777" w:rsidR="00E1169D" w:rsidRPr="00EC29EA" w:rsidRDefault="00E1169D" w:rsidP="00526FA7">
            <w:pPr>
              <w:rPr>
                <w:bCs/>
              </w:rPr>
            </w:pPr>
            <w:r w:rsidRPr="00EC29EA">
              <w:rPr>
                <w:bCs/>
              </w:rPr>
              <w:t>Treatment Group</w:t>
            </w:r>
          </w:p>
        </w:tc>
        <w:tc>
          <w:tcPr>
            <w:tcW w:w="1058" w:type="dxa"/>
            <w:vMerge w:val="restart"/>
            <w:tcBorders>
              <w:top w:val="single" w:sz="4" w:space="0" w:color="auto"/>
            </w:tcBorders>
          </w:tcPr>
          <w:p w14:paraId="7A3AE8E4" w14:textId="77777777" w:rsidR="00E1169D" w:rsidRPr="00EC29EA" w:rsidRDefault="00E1169D" w:rsidP="00526FA7">
            <w:pPr>
              <w:rPr>
                <w:bCs/>
              </w:rPr>
            </w:pPr>
            <w:r>
              <w:rPr>
                <w:bCs/>
              </w:rPr>
              <w:t>M-Score on D0</w:t>
            </w:r>
          </w:p>
        </w:tc>
        <w:tc>
          <w:tcPr>
            <w:tcW w:w="6973" w:type="dxa"/>
            <w:gridSpan w:val="7"/>
            <w:tcBorders>
              <w:top w:val="single" w:sz="4" w:space="0" w:color="auto"/>
              <w:bottom w:val="single" w:sz="4" w:space="0" w:color="auto"/>
            </w:tcBorders>
          </w:tcPr>
          <w:p w14:paraId="41057966" w14:textId="77777777" w:rsidR="00E1169D" w:rsidRPr="00EC29EA" w:rsidRDefault="00E1169D" w:rsidP="00526FA7">
            <w:pPr>
              <w:rPr>
                <w:bCs/>
              </w:rPr>
            </w:pPr>
            <w:r>
              <w:rPr>
                <w:bCs/>
              </w:rPr>
              <w:t>M-Score on D10, N (%)</w:t>
            </w:r>
          </w:p>
        </w:tc>
      </w:tr>
      <w:tr w:rsidR="00E1169D" w:rsidRPr="00EC29EA" w14:paraId="6B2F74D6" w14:textId="77777777" w:rsidTr="00526FA7">
        <w:tc>
          <w:tcPr>
            <w:tcW w:w="1217" w:type="dxa"/>
            <w:vMerge/>
            <w:tcBorders>
              <w:bottom w:val="single" w:sz="4" w:space="0" w:color="auto"/>
            </w:tcBorders>
          </w:tcPr>
          <w:p w14:paraId="0161EEDE" w14:textId="77777777" w:rsidR="00E1169D" w:rsidRPr="00EC29EA" w:rsidRDefault="00E1169D" w:rsidP="00526FA7">
            <w:pPr>
              <w:rPr>
                <w:bCs/>
              </w:rPr>
            </w:pPr>
          </w:p>
        </w:tc>
        <w:tc>
          <w:tcPr>
            <w:tcW w:w="1058" w:type="dxa"/>
            <w:vMerge/>
            <w:tcBorders>
              <w:bottom w:val="single" w:sz="4" w:space="0" w:color="auto"/>
            </w:tcBorders>
          </w:tcPr>
          <w:p w14:paraId="25155BFE" w14:textId="77777777" w:rsidR="00E1169D" w:rsidRPr="00EC29EA" w:rsidRDefault="00E1169D" w:rsidP="00526FA7">
            <w:pPr>
              <w:rPr>
                <w:bCs/>
              </w:rPr>
            </w:pPr>
          </w:p>
        </w:tc>
        <w:tc>
          <w:tcPr>
            <w:tcW w:w="969" w:type="dxa"/>
            <w:tcBorders>
              <w:top w:val="single" w:sz="4" w:space="0" w:color="auto"/>
              <w:bottom w:val="single" w:sz="4" w:space="0" w:color="auto"/>
            </w:tcBorders>
          </w:tcPr>
          <w:p w14:paraId="3F76F298" w14:textId="77777777" w:rsidR="00E1169D" w:rsidRPr="00EC29EA" w:rsidRDefault="00E1169D" w:rsidP="00526FA7">
            <w:pPr>
              <w:rPr>
                <w:bCs/>
              </w:rPr>
            </w:pPr>
            <w:r>
              <w:rPr>
                <w:bCs/>
              </w:rPr>
              <w:t>M0</w:t>
            </w:r>
          </w:p>
        </w:tc>
        <w:tc>
          <w:tcPr>
            <w:tcW w:w="969" w:type="dxa"/>
            <w:tcBorders>
              <w:top w:val="single" w:sz="4" w:space="0" w:color="auto"/>
              <w:bottom w:val="single" w:sz="4" w:space="0" w:color="auto"/>
            </w:tcBorders>
          </w:tcPr>
          <w:p w14:paraId="514595F6" w14:textId="77777777" w:rsidR="00E1169D" w:rsidRPr="00EC29EA" w:rsidRDefault="00E1169D" w:rsidP="00526FA7">
            <w:pPr>
              <w:rPr>
                <w:bCs/>
              </w:rPr>
            </w:pPr>
            <w:r>
              <w:rPr>
                <w:bCs/>
              </w:rPr>
              <w:t>M1</w:t>
            </w:r>
          </w:p>
        </w:tc>
        <w:tc>
          <w:tcPr>
            <w:tcW w:w="969" w:type="dxa"/>
            <w:tcBorders>
              <w:top w:val="single" w:sz="4" w:space="0" w:color="auto"/>
              <w:bottom w:val="single" w:sz="4" w:space="0" w:color="auto"/>
            </w:tcBorders>
          </w:tcPr>
          <w:p w14:paraId="7596CD57" w14:textId="77777777" w:rsidR="00E1169D" w:rsidRPr="00EC29EA" w:rsidRDefault="00E1169D" w:rsidP="00526FA7">
            <w:pPr>
              <w:rPr>
                <w:bCs/>
              </w:rPr>
            </w:pPr>
            <w:r>
              <w:rPr>
                <w:bCs/>
              </w:rPr>
              <w:t>M2</w:t>
            </w:r>
          </w:p>
        </w:tc>
        <w:tc>
          <w:tcPr>
            <w:tcW w:w="969" w:type="dxa"/>
            <w:tcBorders>
              <w:top w:val="single" w:sz="4" w:space="0" w:color="auto"/>
              <w:bottom w:val="single" w:sz="4" w:space="0" w:color="auto"/>
            </w:tcBorders>
          </w:tcPr>
          <w:p w14:paraId="35506DAE" w14:textId="77777777" w:rsidR="00E1169D" w:rsidRPr="00EC29EA" w:rsidRDefault="00E1169D" w:rsidP="00526FA7">
            <w:pPr>
              <w:rPr>
                <w:bCs/>
              </w:rPr>
            </w:pPr>
            <w:r>
              <w:rPr>
                <w:bCs/>
              </w:rPr>
              <w:t>M3</w:t>
            </w:r>
          </w:p>
        </w:tc>
        <w:tc>
          <w:tcPr>
            <w:tcW w:w="969" w:type="dxa"/>
            <w:tcBorders>
              <w:top w:val="single" w:sz="4" w:space="0" w:color="auto"/>
              <w:bottom w:val="single" w:sz="4" w:space="0" w:color="auto"/>
            </w:tcBorders>
          </w:tcPr>
          <w:p w14:paraId="698C756A" w14:textId="77777777" w:rsidR="00E1169D" w:rsidRPr="00EC29EA" w:rsidRDefault="00E1169D" w:rsidP="00526FA7">
            <w:pPr>
              <w:rPr>
                <w:bCs/>
              </w:rPr>
            </w:pPr>
            <w:r>
              <w:rPr>
                <w:bCs/>
              </w:rPr>
              <w:t>M4</w:t>
            </w:r>
          </w:p>
        </w:tc>
        <w:tc>
          <w:tcPr>
            <w:tcW w:w="969" w:type="dxa"/>
            <w:tcBorders>
              <w:top w:val="single" w:sz="4" w:space="0" w:color="auto"/>
              <w:bottom w:val="single" w:sz="4" w:space="0" w:color="auto"/>
            </w:tcBorders>
          </w:tcPr>
          <w:p w14:paraId="4C814F1B" w14:textId="77777777" w:rsidR="00E1169D" w:rsidRPr="00EC29EA" w:rsidRDefault="00E1169D" w:rsidP="00526FA7">
            <w:pPr>
              <w:rPr>
                <w:bCs/>
              </w:rPr>
            </w:pPr>
            <w:r>
              <w:rPr>
                <w:bCs/>
              </w:rPr>
              <w:t>M4.1</w:t>
            </w:r>
          </w:p>
        </w:tc>
        <w:tc>
          <w:tcPr>
            <w:tcW w:w="1159" w:type="dxa"/>
            <w:tcBorders>
              <w:top w:val="single" w:sz="4" w:space="0" w:color="auto"/>
              <w:bottom w:val="single" w:sz="4" w:space="0" w:color="auto"/>
            </w:tcBorders>
          </w:tcPr>
          <w:p w14:paraId="17C4925B" w14:textId="77777777" w:rsidR="00E1169D" w:rsidRPr="00EC29EA" w:rsidRDefault="00E1169D" w:rsidP="00526FA7">
            <w:pPr>
              <w:rPr>
                <w:bCs/>
              </w:rPr>
            </w:pPr>
            <w:r>
              <w:rPr>
                <w:bCs/>
              </w:rPr>
              <w:t>Total</w:t>
            </w:r>
          </w:p>
        </w:tc>
      </w:tr>
      <w:tr w:rsidR="00E1169D" w:rsidRPr="00EC29EA" w14:paraId="72C2EFCD" w14:textId="77777777" w:rsidTr="00526FA7">
        <w:tc>
          <w:tcPr>
            <w:tcW w:w="1217" w:type="dxa"/>
            <w:tcBorders>
              <w:top w:val="single" w:sz="4" w:space="0" w:color="auto"/>
            </w:tcBorders>
          </w:tcPr>
          <w:p w14:paraId="16A23666" w14:textId="77777777" w:rsidR="00E1169D" w:rsidRPr="00EC29EA" w:rsidRDefault="00E1169D" w:rsidP="00526FA7">
            <w:pPr>
              <w:rPr>
                <w:bCs/>
              </w:rPr>
            </w:pPr>
            <w:r>
              <w:rPr>
                <w:bCs/>
              </w:rPr>
              <w:t>Alginogel</w:t>
            </w:r>
          </w:p>
        </w:tc>
        <w:tc>
          <w:tcPr>
            <w:tcW w:w="1058" w:type="dxa"/>
            <w:tcBorders>
              <w:top w:val="single" w:sz="4" w:space="0" w:color="auto"/>
            </w:tcBorders>
          </w:tcPr>
          <w:p w14:paraId="680D95E2" w14:textId="77777777" w:rsidR="00E1169D" w:rsidRPr="00EC29EA" w:rsidRDefault="00E1169D" w:rsidP="00526FA7">
            <w:pPr>
              <w:rPr>
                <w:bCs/>
              </w:rPr>
            </w:pPr>
            <w:r>
              <w:rPr>
                <w:bCs/>
              </w:rPr>
              <w:t>M1</w:t>
            </w:r>
          </w:p>
        </w:tc>
        <w:tc>
          <w:tcPr>
            <w:tcW w:w="969" w:type="dxa"/>
            <w:tcBorders>
              <w:top w:val="single" w:sz="4" w:space="0" w:color="auto"/>
            </w:tcBorders>
          </w:tcPr>
          <w:p w14:paraId="6C3BED18" w14:textId="77777777" w:rsidR="00E1169D" w:rsidRPr="00EC29EA" w:rsidRDefault="00E1169D" w:rsidP="00526FA7">
            <w:pPr>
              <w:rPr>
                <w:bCs/>
              </w:rPr>
            </w:pPr>
            <w:r>
              <w:rPr>
                <w:bCs/>
              </w:rPr>
              <w:t>0</w:t>
            </w:r>
          </w:p>
        </w:tc>
        <w:tc>
          <w:tcPr>
            <w:tcW w:w="969" w:type="dxa"/>
            <w:tcBorders>
              <w:top w:val="single" w:sz="4" w:space="0" w:color="auto"/>
            </w:tcBorders>
          </w:tcPr>
          <w:p w14:paraId="5203A46F" w14:textId="77777777" w:rsidR="00E1169D" w:rsidRPr="00EC29EA" w:rsidRDefault="00E1169D" w:rsidP="00526FA7">
            <w:pPr>
              <w:rPr>
                <w:bCs/>
              </w:rPr>
            </w:pPr>
            <w:r>
              <w:rPr>
                <w:bCs/>
              </w:rPr>
              <w:t>7 (33)</w:t>
            </w:r>
          </w:p>
        </w:tc>
        <w:tc>
          <w:tcPr>
            <w:tcW w:w="969" w:type="dxa"/>
            <w:tcBorders>
              <w:top w:val="single" w:sz="4" w:space="0" w:color="auto"/>
            </w:tcBorders>
          </w:tcPr>
          <w:p w14:paraId="70C813C2" w14:textId="77777777" w:rsidR="00E1169D" w:rsidRPr="00EC29EA" w:rsidRDefault="00E1169D" w:rsidP="00526FA7">
            <w:pPr>
              <w:rPr>
                <w:bCs/>
              </w:rPr>
            </w:pPr>
            <w:r>
              <w:rPr>
                <w:bCs/>
              </w:rPr>
              <w:t>4 (19)</w:t>
            </w:r>
          </w:p>
        </w:tc>
        <w:tc>
          <w:tcPr>
            <w:tcW w:w="969" w:type="dxa"/>
            <w:tcBorders>
              <w:top w:val="single" w:sz="4" w:space="0" w:color="auto"/>
            </w:tcBorders>
          </w:tcPr>
          <w:p w14:paraId="46AAE6B9" w14:textId="77777777" w:rsidR="00E1169D" w:rsidRPr="00EC29EA" w:rsidRDefault="00E1169D" w:rsidP="00526FA7">
            <w:pPr>
              <w:rPr>
                <w:bCs/>
              </w:rPr>
            </w:pPr>
            <w:r>
              <w:rPr>
                <w:bCs/>
              </w:rPr>
              <w:t>4 (19)</w:t>
            </w:r>
          </w:p>
        </w:tc>
        <w:tc>
          <w:tcPr>
            <w:tcW w:w="969" w:type="dxa"/>
            <w:tcBorders>
              <w:top w:val="single" w:sz="4" w:space="0" w:color="auto"/>
            </w:tcBorders>
          </w:tcPr>
          <w:p w14:paraId="25621AC1" w14:textId="77777777" w:rsidR="00E1169D" w:rsidRPr="00EC29EA" w:rsidRDefault="00E1169D" w:rsidP="00526FA7">
            <w:pPr>
              <w:rPr>
                <w:bCs/>
              </w:rPr>
            </w:pPr>
            <w:r>
              <w:rPr>
                <w:bCs/>
              </w:rPr>
              <w:t>2 (10)</w:t>
            </w:r>
          </w:p>
        </w:tc>
        <w:tc>
          <w:tcPr>
            <w:tcW w:w="969" w:type="dxa"/>
            <w:tcBorders>
              <w:top w:val="single" w:sz="4" w:space="0" w:color="auto"/>
            </w:tcBorders>
          </w:tcPr>
          <w:p w14:paraId="3FA925E5" w14:textId="77777777" w:rsidR="00E1169D" w:rsidRPr="00EC29EA" w:rsidRDefault="00E1169D" w:rsidP="00526FA7">
            <w:pPr>
              <w:rPr>
                <w:bCs/>
              </w:rPr>
            </w:pPr>
            <w:r>
              <w:rPr>
                <w:bCs/>
              </w:rPr>
              <w:t>4 (19)</w:t>
            </w:r>
          </w:p>
        </w:tc>
        <w:tc>
          <w:tcPr>
            <w:tcW w:w="1159" w:type="dxa"/>
            <w:tcBorders>
              <w:top w:val="single" w:sz="4" w:space="0" w:color="auto"/>
            </w:tcBorders>
          </w:tcPr>
          <w:p w14:paraId="571F9C7B" w14:textId="77777777" w:rsidR="00E1169D" w:rsidRPr="00EC29EA" w:rsidRDefault="00E1169D" w:rsidP="00526FA7">
            <w:pPr>
              <w:rPr>
                <w:bCs/>
              </w:rPr>
            </w:pPr>
            <w:r>
              <w:rPr>
                <w:bCs/>
              </w:rPr>
              <w:t>21 (100)</w:t>
            </w:r>
          </w:p>
        </w:tc>
      </w:tr>
      <w:tr w:rsidR="00E1169D" w:rsidRPr="00EC29EA" w14:paraId="6901A614" w14:textId="77777777" w:rsidTr="00526FA7">
        <w:tc>
          <w:tcPr>
            <w:tcW w:w="1217" w:type="dxa"/>
          </w:tcPr>
          <w:p w14:paraId="3B767280" w14:textId="77777777" w:rsidR="00E1169D" w:rsidRPr="00EC29EA" w:rsidRDefault="00E1169D" w:rsidP="00526FA7">
            <w:pPr>
              <w:rPr>
                <w:bCs/>
              </w:rPr>
            </w:pPr>
          </w:p>
        </w:tc>
        <w:tc>
          <w:tcPr>
            <w:tcW w:w="1058" w:type="dxa"/>
          </w:tcPr>
          <w:p w14:paraId="4A13690C" w14:textId="77777777" w:rsidR="00E1169D" w:rsidRPr="00EC29EA" w:rsidRDefault="00E1169D" w:rsidP="00526FA7">
            <w:pPr>
              <w:rPr>
                <w:bCs/>
              </w:rPr>
            </w:pPr>
            <w:r>
              <w:rPr>
                <w:bCs/>
              </w:rPr>
              <w:t>M2</w:t>
            </w:r>
          </w:p>
        </w:tc>
        <w:tc>
          <w:tcPr>
            <w:tcW w:w="969" w:type="dxa"/>
          </w:tcPr>
          <w:p w14:paraId="65B1D550" w14:textId="77777777" w:rsidR="00E1169D" w:rsidRPr="00EC29EA" w:rsidRDefault="00E1169D" w:rsidP="00526FA7">
            <w:pPr>
              <w:rPr>
                <w:bCs/>
              </w:rPr>
            </w:pPr>
            <w:r>
              <w:rPr>
                <w:bCs/>
              </w:rPr>
              <w:t>0</w:t>
            </w:r>
          </w:p>
        </w:tc>
        <w:tc>
          <w:tcPr>
            <w:tcW w:w="969" w:type="dxa"/>
          </w:tcPr>
          <w:p w14:paraId="725143BD" w14:textId="77777777" w:rsidR="00E1169D" w:rsidRPr="00EC29EA" w:rsidRDefault="00E1169D" w:rsidP="00526FA7">
            <w:pPr>
              <w:rPr>
                <w:bCs/>
              </w:rPr>
            </w:pPr>
            <w:r>
              <w:rPr>
                <w:bCs/>
              </w:rPr>
              <w:t>11 (15)</w:t>
            </w:r>
          </w:p>
        </w:tc>
        <w:tc>
          <w:tcPr>
            <w:tcW w:w="969" w:type="dxa"/>
          </w:tcPr>
          <w:p w14:paraId="32A09628" w14:textId="77777777" w:rsidR="00E1169D" w:rsidRPr="00EC29EA" w:rsidRDefault="00E1169D" w:rsidP="00526FA7">
            <w:pPr>
              <w:rPr>
                <w:bCs/>
              </w:rPr>
            </w:pPr>
            <w:r>
              <w:rPr>
                <w:bCs/>
              </w:rPr>
              <w:t>55 (77)</w:t>
            </w:r>
          </w:p>
        </w:tc>
        <w:tc>
          <w:tcPr>
            <w:tcW w:w="969" w:type="dxa"/>
          </w:tcPr>
          <w:p w14:paraId="55AD56F8" w14:textId="77777777" w:rsidR="00E1169D" w:rsidRPr="00EC29EA" w:rsidRDefault="00E1169D" w:rsidP="00526FA7">
            <w:pPr>
              <w:rPr>
                <w:bCs/>
              </w:rPr>
            </w:pPr>
            <w:r>
              <w:rPr>
                <w:bCs/>
              </w:rPr>
              <w:t>2 (3)</w:t>
            </w:r>
          </w:p>
        </w:tc>
        <w:tc>
          <w:tcPr>
            <w:tcW w:w="969" w:type="dxa"/>
          </w:tcPr>
          <w:p w14:paraId="75EE4B25" w14:textId="77777777" w:rsidR="00E1169D" w:rsidRPr="00EC29EA" w:rsidRDefault="00E1169D" w:rsidP="00526FA7">
            <w:pPr>
              <w:rPr>
                <w:bCs/>
              </w:rPr>
            </w:pPr>
            <w:r>
              <w:rPr>
                <w:bCs/>
              </w:rPr>
              <w:t>3 (4)</w:t>
            </w:r>
          </w:p>
        </w:tc>
        <w:tc>
          <w:tcPr>
            <w:tcW w:w="969" w:type="dxa"/>
          </w:tcPr>
          <w:p w14:paraId="51C5CF97" w14:textId="77777777" w:rsidR="00E1169D" w:rsidRPr="00EC29EA" w:rsidRDefault="00E1169D" w:rsidP="00526FA7">
            <w:pPr>
              <w:rPr>
                <w:bCs/>
              </w:rPr>
            </w:pPr>
            <w:r>
              <w:rPr>
                <w:bCs/>
              </w:rPr>
              <w:t>1 (1)</w:t>
            </w:r>
          </w:p>
        </w:tc>
        <w:tc>
          <w:tcPr>
            <w:tcW w:w="1159" w:type="dxa"/>
          </w:tcPr>
          <w:p w14:paraId="2CB9A527" w14:textId="77777777" w:rsidR="00E1169D" w:rsidRPr="00EC29EA" w:rsidRDefault="00E1169D" w:rsidP="00526FA7">
            <w:pPr>
              <w:rPr>
                <w:bCs/>
              </w:rPr>
            </w:pPr>
            <w:r>
              <w:rPr>
                <w:bCs/>
              </w:rPr>
              <w:t>72 (100)</w:t>
            </w:r>
          </w:p>
        </w:tc>
      </w:tr>
      <w:tr w:rsidR="00E1169D" w:rsidRPr="00EC29EA" w14:paraId="1092A7C2" w14:textId="77777777" w:rsidTr="00526FA7">
        <w:tc>
          <w:tcPr>
            <w:tcW w:w="1217" w:type="dxa"/>
          </w:tcPr>
          <w:p w14:paraId="7F4D3018" w14:textId="77777777" w:rsidR="00E1169D" w:rsidRPr="00EC29EA" w:rsidRDefault="00E1169D" w:rsidP="00526FA7">
            <w:pPr>
              <w:rPr>
                <w:bCs/>
              </w:rPr>
            </w:pPr>
          </w:p>
        </w:tc>
        <w:tc>
          <w:tcPr>
            <w:tcW w:w="1058" w:type="dxa"/>
          </w:tcPr>
          <w:p w14:paraId="4F3AF8F6" w14:textId="77777777" w:rsidR="00E1169D" w:rsidRDefault="00E1169D" w:rsidP="00526FA7">
            <w:pPr>
              <w:rPr>
                <w:bCs/>
              </w:rPr>
            </w:pPr>
            <w:r>
              <w:rPr>
                <w:bCs/>
              </w:rPr>
              <w:t>M4.1</w:t>
            </w:r>
          </w:p>
        </w:tc>
        <w:tc>
          <w:tcPr>
            <w:tcW w:w="969" w:type="dxa"/>
          </w:tcPr>
          <w:p w14:paraId="246DD31B" w14:textId="77777777" w:rsidR="00E1169D" w:rsidRPr="00EC29EA" w:rsidRDefault="00E1169D" w:rsidP="00526FA7">
            <w:pPr>
              <w:rPr>
                <w:bCs/>
              </w:rPr>
            </w:pPr>
            <w:r>
              <w:rPr>
                <w:bCs/>
              </w:rPr>
              <w:t>2 (22)</w:t>
            </w:r>
          </w:p>
        </w:tc>
        <w:tc>
          <w:tcPr>
            <w:tcW w:w="969" w:type="dxa"/>
          </w:tcPr>
          <w:p w14:paraId="24486F34" w14:textId="77777777" w:rsidR="00E1169D" w:rsidRPr="00EC29EA" w:rsidRDefault="00E1169D" w:rsidP="00526FA7">
            <w:pPr>
              <w:rPr>
                <w:bCs/>
              </w:rPr>
            </w:pPr>
            <w:r>
              <w:rPr>
                <w:bCs/>
              </w:rPr>
              <w:t>2 (22)</w:t>
            </w:r>
          </w:p>
        </w:tc>
        <w:tc>
          <w:tcPr>
            <w:tcW w:w="969" w:type="dxa"/>
          </w:tcPr>
          <w:p w14:paraId="09DEE0CE" w14:textId="77777777" w:rsidR="00E1169D" w:rsidRPr="00EC29EA" w:rsidRDefault="00E1169D" w:rsidP="00526FA7">
            <w:pPr>
              <w:rPr>
                <w:bCs/>
              </w:rPr>
            </w:pPr>
            <w:r>
              <w:rPr>
                <w:bCs/>
              </w:rPr>
              <w:t>2 (22)</w:t>
            </w:r>
          </w:p>
        </w:tc>
        <w:tc>
          <w:tcPr>
            <w:tcW w:w="969" w:type="dxa"/>
          </w:tcPr>
          <w:p w14:paraId="4662FA2E" w14:textId="77777777" w:rsidR="00E1169D" w:rsidRPr="00EC29EA" w:rsidRDefault="00E1169D" w:rsidP="00526FA7">
            <w:pPr>
              <w:rPr>
                <w:bCs/>
              </w:rPr>
            </w:pPr>
            <w:r>
              <w:rPr>
                <w:bCs/>
              </w:rPr>
              <w:t>1 (12)</w:t>
            </w:r>
          </w:p>
        </w:tc>
        <w:tc>
          <w:tcPr>
            <w:tcW w:w="969" w:type="dxa"/>
          </w:tcPr>
          <w:p w14:paraId="5E248B27" w14:textId="77777777" w:rsidR="00E1169D" w:rsidRPr="00EC29EA" w:rsidRDefault="00E1169D" w:rsidP="00526FA7">
            <w:pPr>
              <w:rPr>
                <w:bCs/>
              </w:rPr>
            </w:pPr>
            <w:r>
              <w:rPr>
                <w:bCs/>
              </w:rPr>
              <w:t>0</w:t>
            </w:r>
          </w:p>
        </w:tc>
        <w:tc>
          <w:tcPr>
            <w:tcW w:w="969" w:type="dxa"/>
          </w:tcPr>
          <w:p w14:paraId="3AFB4C35" w14:textId="77777777" w:rsidR="00E1169D" w:rsidRPr="00EC29EA" w:rsidRDefault="00E1169D" w:rsidP="00526FA7">
            <w:pPr>
              <w:rPr>
                <w:bCs/>
              </w:rPr>
            </w:pPr>
            <w:r>
              <w:rPr>
                <w:bCs/>
              </w:rPr>
              <w:t>2 (22)</w:t>
            </w:r>
          </w:p>
        </w:tc>
        <w:tc>
          <w:tcPr>
            <w:tcW w:w="1159" w:type="dxa"/>
          </w:tcPr>
          <w:p w14:paraId="55A75C74" w14:textId="77777777" w:rsidR="00E1169D" w:rsidRPr="00EC29EA" w:rsidRDefault="00E1169D" w:rsidP="00526FA7">
            <w:pPr>
              <w:rPr>
                <w:bCs/>
              </w:rPr>
            </w:pPr>
            <w:r>
              <w:rPr>
                <w:bCs/>
              </w:rPr>
              <w:t>9 (100)</w:t>
            </w:r>
          </w:p>
        </w:tc>
      </w:tr>
      <w:tr w:rsidR="00E1169D" w:rsidRPr="00EC29EA" w14:paraId="1944072D" w14:textId="77777777" w:rsidTr="00526FA7">
        <w:tc>
          <w:tcPr>
            <w:tcW w:w="1217" w:type="dxa"/>
          </w:tcPr>
          <w:p w14:paraId="653A7A3E" w14:textId="77777777" w:rsidR="00E1169D" w:rsidRPr="00EC29EA" w:rsidRDefault="00E1169D" w:rsidP="00526FA7">
            <w:pPr>
              <w:rPr>
                <w:bCs/>
              </w:rPr>
            </w:pPr>
          </w:p>
        </w:tc>
        <w:tc>
          <w:tcPr>
            <w:tcW w:w="1058" w:type="dxa"/>
          </w:tcPr>
          <w:p w14:paraId="0F708248" w14:textId="77777777" w:rsidR="00E1169D" w:rsidRPr="00EC29EA" w:rsidRDefault="00E1169D" w:rsidP="00526FA7">
            <w:pPr>
              <w:spacing w:after="120"/>
              <w:rPr>
                <w:bCs/>
              </w:rPr>
            </w:pPr>
            <w:r>
              <w:rPr>
                <w:bCs/>
              </w:rPr>
              <w:t>total</w:t>
            </w:r>
          </w:p>
        </w:tc>
        <w:tc>
          <w:tcPr>
            <w:tcW w:w="969" w:type="dxa"/>
          </w:tcPr>
          <w:p w14:paraId="6A42AAE4" w14:textId="77777777" w:rsidR="00E1169D" w:rsidRPr="00EC29EA" w:rsidRDefault="00E1169D" w:rsidP="00526FA7">
            <w:pPr>
              <w:rPr>
                <w:bCs/>
              </w:rPr>
            </w:pPr>
            <w:r>
              <w:rPr>
                <w:bCs/>
              </w:rPr>
              <w:t>2 (2)</w:t>
            </w:r>
          </w:p>
        </w:tc>
        <w:tc>
          <w:tcPr>
            <w:tcW w:w="969" w:type="dxa"/>
          </w:tcPr>
          <w:p w14:paraId="1AA2E983" w14:textId="77777777" w:rsidR="00E1169D" w:rsidRPr="00EC29EA" w:rsidRDefault="00E1169D" w:rsidP="00526FA7">
            <w:pPr>
              <w:rPr>
                <w:bCs/>
              </w:rPr>
            </w:pPr>
            <w:r>
              <w:rPr>
                <w:bCs/>
              </w:rPr>
              <w:t>20 (19)</w:t>
            </w:r>
          </w:p>
        </w:tc>
        <w:tc>
          <w:tcPr>
            <w:tcW w:w="969" w:type="dxa"/>
          </w:tcPr>
          <w:p w14:paraId="76E503A7" w14:textId="77777777" w:rsidR="00E1169D" w:rsidRPr="00EC29EA" w:rsidRDefault="00E1169D" w:rsidP="00526FA7">
            <w:pPr>
              <w:rPr>
                <w:bCs/>
              </w:rPr>
            </w:pPr>
            <w:r>
              <w:rPr>
                <w:bCs/>
              </w:rPr>
              <w:t>61 (60)</w:t>
            </w:r>
          </w:p>
        </w:tc>
        <w:tc>
          <w:tcPr>
            <w:tcW w:w="969" w:type="dxa"/>
          </w:tcPr>
          <w:p w14:paraId="4ACA1F4B" w14:textId="77777777" w:rsidR="00E1169D" w:rsidRPr="00EC29EA" w:rsidRDefault="00E1169D" w:rsidP="00526FA7">
            <w:pPr>
              <w:rPr>
                <w:bCs/>
              </w:rPr>
            </w:pPr>
            <w:r>
              <w:rPr>
                <w:bCs/>
              </w:rPr>
              <w:t>7 (7)</w:t>
            </w:r>
          </w:p>
        </w:tc>
        <w:tc>
          <w:tcPr>
            <w:tcW w:w="969" w:type="dxa"/>
          </w:tcPr>
          <w:p w14:paraId="471F6360" w14:textId="77777777" w:rsidR="00E1169D" w:rsidRPr="00EC29EA" w:rsidRDefault="00E1169D" w:rsidP="00526FA7">
            <w:pPr>
              <w:rPr>
                <w:bCs/>
              </w:rPr>
            </w:pPr>
            <w:r>
              <w:rPr>
                <w:bCs/>
              </w:rPr>
              <w:t>5 (5)</w:t>
            </w:r>
          </w:p>
        </w:tc>
        <w:tc>
          <w:tcPr>
            <w:tcW w:w="969" w:type="dxa"/>
          </w:tcPr>
          <w:p w14:paraId="1A343FA1" w14:textId="77777777" w:rsidR="00E1169D" w:rsidRPr="00EC29EA" w:rsidRDefault="00E1169D" w:rsidP="00526FA7">
            <w:pPr>
              <w:rPr>
                <w:bCs/>
              </w:rPr>
            </w:pPr>
            <w:r>
              <w:rPr>
                <w:bCs/>
              </w:rPr>
              <w:t>7 (7)</w:t>
            </w:r>
          </w:p>
        </w:tc>
        <w:tc>
          <w:tcPr>
            <w:tcW w:w="1159" w:type="dxa"/>
          </w:tcPr>
          <w:p w14:paraId="6179D096" w14:textId="77777777" w:rsidR="00E1169D" w:rsidRPr="00EC29EA" w:rsidRDefault="00E1169D" w:rsidP="00526FA7">
            <w:pPr>
              <w:rPr>
                <w:bCs/>
              </w:rPr>
            </w:pPr>
            <w:r>
              <w:rPr>
                <w:bCs/>
              </w:rPr>
              <w:t>102 (100)</w:t>
            </w:r>
          </w:p>
        </w:tc>
      </w:tr>
      <w:tr w:rsidR="00E1169D" w:rsidRPr="00EC29EA" w14:paraId="34F54C8F" w14:textId="77777777" w:rsidTr="00526FA7">
        <w:tc>
          <w:tcPr>
            <w:tcW w:w="1217" w:type="dxa"/>
          </w:tcPr>
          <w:p w14:paraId="61D4066A" w14:textId="77777777" w:rsidR="00E1169D" w:rsidRPr="00EC29EA" w:rsidRDefault="00E1169D" w:rsidP="00526FA7">
            <w:pPr>
              <w:rPr>
                <w:bCs/>
              </w:rPr>
            </w:pPr>
            <w:r>
              <w:rPr>
                <w:bCs/>
              </w:rPr>
              <w:t>Coppergel</w:t>
            </w:r>
          </w:p>
        </w:tc>
        <w:tc>
          <w:tcPr>
            <w:tcW w:w="1058" w:type="dxa"/>
          </w:tcPr>
          <w:p w14:paraId="1E06EBC6" w14:textId="77777777" w:rsidR="00E1169D" w:rsidRPr="00EC29EA" w:rsidRDefault="00E1169D" w:rsidP="00526FA7">
            <w:pPr>
              <w:rPr>
                <w:bCs/>
              </w:rPr>
            </w:pPr>
            <w:r>
              <w:rPr>
                <w:bCs/>
              </w:rPr>
              <w:t>M1</w:t>
            </w:r>
          </w:p>
        </w:tc>
        <w:tc>
          <w:tcPr>
            <w:tcW w:w="969" w:type="dxa"/>
          </w:tcPr>
          <w:p w14:paraId="0A8FC78D" w14:textId="77777777" w:rsidR="00E1169D" w:rsidRPr="00EC29EA" w:rsidRDefault="00E1169D" w:rsidP="00526FA7">
            <w:pPr>
              <w:rPr>
                <w:bCs/>
              </w:rPr>
            </w:pPr>
            <w:r>
              <w:rPr>
                <w:bCs/>
              </w:rPr>
              <w:t>4 (18)</w:t>
            </w:r>
          </w:p>
        </w:tc>
        <w:tc>
          <w:tcPr>
            <w:tcW w:w="969" w:type="dxa"/>
          </w:tcPr>
          <w:p w14:paraId="48E71DAD" w14:textId="77777777" w:rsidR="00E1169D" w:rsidRPr="00EC29EA" w:rsidRDefault="00E1169D" w:rsidP="00526FA7">
            <w:pPr>
              <w:rPr>
                <w:bCs/>
              </w:rPr>
            </w:pPr>
            <w:r>
              <w:rPr>
                <w:bCs/>
              </w:rPr>
              <w:t>1 (4)</w:t>
            </w:r>
          </w:p>
        </w:tc>
        <w:tc>
          <w:tcPr>
            <w:tcW w:w="969" w:type="dxa"/>
          </w:tcPr>
          <w:p w14:paraId="656A4B30" w14:textId="77777777" w:rsidR="00E1169D" w:rsidRPr="00EC29EA" w:rsidRDefault="00E1169D" w:rsidP="00526FA7">
            <w:pPr>
              <w:rPr>
                <w:bCs/>
              </w:rPr>
            </w:pPr>
            <w:r>
              <w:rPr>
                <w:bCs/>
              </w:rPr>
              <w:t>0</w:t>
            </w:r>
          </w:p>
        </w:tc>
        <w:tc>
          <w:tcPr>
            <w:tcW w:w="969" w:type="dxa"/>
          </w:tcPr>
          <w:p w14:paraId="39D36C5F" w14:textId="77777777" w:rsidR="00E1169D" w:rsidRPr="00EC29EA" w:rsidRDefault="00E1169D" w:rsidP="00526FA7">
            <w:pPr>
              <w:rPr>
                <w:bCs/>
              </w:rPr>
            </w:pPr>
            <w:r>
              <w:rPr>
                <w:bCs/>
              </w:rPr>
              <w:t>12 (55)</w:t>
            </w:r>
          </w:p>
        </w:tc>
        <w:tc>
          <w:tcPr>
            <w:tcW w:w="969" w:type="dxa"/>
          </w:tcPr>
          <w:p w14:paraId="7EF13C9E" w14:textId="77777777" w:rsidR="00E1169D" w:rsidRPr="00EC29EA" w:rsidRDefault="00E1169D" w:rsidP="00526FA7">
            <w:pPr>
              <w:rPr>
                <w:bCs/>
              </w:rPr>
            </w:pPr>
            <w:r>
              <w:rPr>
                <w:bCs/>
              </w:rPr>
              <w:t>5 (23)</w:t>
            </w:r>
          </w:p>
        </w:tc>
        <w:tc>
          <w:tcPr>
            <w:tcW w:w="969" w:type="dxa"/>
          </w:tcPr>
          <w:p w14:paraId="07AF7DE0" w14:textId="77777777" w:rsidR="00E1169D" w:rsidRPr="00EC29EA" w:rsidRDefault="00E1169D" w:rsidP="00526FA7">
            <w:pPr>
              <w:rPr>
                <w:bCs/>
              </w:rPr>
            </w:pPr>
            <w:r>
              <w:rPr>
                <w:bCs/>
              </w:rPr>
              <w:t>0</w:t>
            </w:r>
          </w:p>
        </w:tc>
        <w:tc>
          <w:tcPr>
            <w:tcW w:w="1159" w:type="dxa"/>
          </w:tcPr>
          <w:p w14:paraId="727CB33E" w14:textId="77777777" w:rsidR="00E1169D" w:rsidRPr="00EC29EA" w:rsidRDefault="00E1169D" w:rsidP="00526FA7">
            <w:pPr>
              <w:rPr>
                <w:bCs/>
              </w:rPr>
            </w:pPr>
            <w:r>
              <w:rPr>
                <w:bCs/>
              </w:rPr>
              <w:t>22 (100)</w:t>
            </w:r>
          </w:p>
        </w:tc>
      </w:tr>
      <w:tr w:rsidR="00E1169D" w:rsidRPr="00EC29EA" w14:paraId="2525F9A8" w14:textId="77777777" w:rsidTr="00526FA7">
        <w:tc>
          <w:tcPr>
            <w:tcW w:w="1217" w:type="dxa"/>
          </w:tcPr>
          <w:p w14:paraId="4186C751" w14:textId="77777777" w:rsidR="00E1169D" w:rsidRPr="00EC29EA" w:rsidRDefault="00E1169D" w:rsidP="00526FA7">
            <w:pPr>
              <w:rPr>
                <w:bCs/>
              </w:rPr>
            </w:pPr>
          </w:p>
        </w:tc>
        <w:tc>
          <w:tcPr>
            <w:tcW w:w="1058" w:type="dxa"/>
          </w:tcPr>
          <w:p w14:paraId="6A993F32" w14:textId="77777777" w:rsidR="00E1169D" w:rsidRPr="00EC29EA" w:rsidRDefault="00E1169D" w:rsidP="00526FA7">
            <w:pPr>
              <w:rPr>
                <w:bCs/>
              </w:rPr>
            </w:pPr>
            <w:r>
              <w:rPr>
                <w:bCs/>
              </w:rPr>
              <w:t>M2</w:t>
            </w:r>
          </w:p>
        </w:tc>
        <w:tc>
          <w:tcPr>
            <w:tcW w:w="969" w:type="dxa"/>
          </w:tcPr>
          <w:p w14:paraId="141A5A07" w14:textId="77777777" w:rsidR="00E1169D" w:rsidRPr="00EC29EA" w:rsidRDefault="00E1169D" w:rsidP="00526FA7">
            <w:pPr>
              <w:rPr>
                <w:bCs/>
              </w:rPr>
            </w:pPr>
            <w:r>
              <w:rPr>
                <w:bCs/>
              </w:rPr>
              <w:t>1 (1)</w:t>
            </w:r>
          </w:p>
        </w:tc>
        <w:tc>
          <w:tcPr>
            <w:tcW w:w="969" w:type="dxa"/>
          </w:tcPr>
          <w:p w14:paraId="51FC717E" w14:textId="77777777" w:rsidR="00E1169D" w:rsidRPr="00EC29EA" w:rsidRDefault="00E1169D" w:rsidP="00526FA7">
            <w:pPr>
              <w:rPr>
                <w:bCs/>
              </w:rPr>
            </w:pPr>
            <w:r>
              <w:rPr>
                <w:bCs/>
              </w:rPr>
              <w:t>6 (8)</w:t>
            </w:r>
          </w:p>
        </w:tc>
        <w:tc>
          <w:tcPr>
            <w:tcW w:w="969" w:type="dxa"/>
          </w:tcPr>
          <w:p w14:paraId="5C9ADC64" w14:textId="77777777" w:rsidR="00E1169D" w:rsidRPr="00EC29EA" w:rsidRDefault="00E1169D" w:rsidP="00526FA7">
            <w:pPr>
              <w:rPr>
                <w:bCs/>
              </w:rPr>
            </w:pPr>
            <w:r>
              <w:rPr>
                <w:bCs/>
              </w:rPr>
              <w:t>6 (8)</w:t>
            </w:r>
          </w:p>
        </w:tc>
        <w:tc>
          <w:tcPr>
            <w:tcW w:w="969" w:type="dxa"/>
          </w:tcPr>
          <w:p w14:paraId="3C05DE91" w14:textId="77777777" w:rsidR="00E1169D" w:rsidRPr="00EC29EA" w:rsidRDefault="00E1169D" w:rsidP="00526FA7">
            <w:pPr>
              <w:rPr>
                <w:bCs/>
              </w:rPr>
            </w:pPr>
            <w:r>
              <w:rPr>
                <w:bCs/>
              </w:rPr>
              <w:t>64 (81)</w:t>
            </w:r>
          </w:p>
        </w:tc>
        <w:tc>
          <w:tcPr>
            <w:tcW w:w="969" w:type="dxa"/>
          </w:tcPr>
          <w:p w14:paraId="48382C47" w14:textId="77777777" w:rsidR="00E1169D" w:rsidRPr="00EC29EA" w:rsidRDefault="00E1169D" w:rsidP="00526FA7">
            <w:pPr>
              <w:rPr>
                <w:bCs/>
              </w:rPr>
            </w:pPr>
            <w:r>
              <w:rPr>
                <w:bCs/>
              </w:rPr>
              <w:t>2 (2)</w:t>
            </w:r>
          </w:p>
        </w:tc>
        <w:tc>
          <w:tcPr>
            <w:tcW w:w="969" w:type="dxa"/>
          </w:tcPr>
          <w:p w14:paraId="2E078433" w14:textId="77777777" w:rsidR="00E1169D" w:rsidRPr="00EC29EA" w:rsidRDefault="00E1169D" w:rsidP="00526FA7">
            <w:pPr>
              <w:rPr>
                <w:bCs/>
              </w:rPr>
            </w:pPr>
            <w:r>
              <w:rPr>
                <w:bCs/>
              </w:rPr>
              <w:t>0</w:t>
            </w:r>
          </w:p>
        </w:tc>
        <w:tc>
          <w:tcPr>
            <w:tcW w:w="1159" w:type="dxa"/>
          </w:tcPr>
          <w:p w14:paraId="71675B49" w14:textId="77777777" w:rsidR="00E1169D" w:rsidRPr="00EC29EA" w:rsidRDefault="00E1169D" w:rsidP="00526FA7">
            <w:pPr>
              <w:rPr>
                <w:bCs/>
              </w:rPr>
            </w:pPr>
            <w:r>
              <w:rPr>
                <w:bCs/>
              </w:rPr>
              <w:t>79 (100)</w:t>
            </w:r>
          </w:p>
        </w:tc>
      </w:tr>
      <w:tr w:rsidR="00E1169D" w:rsidRPr="00EC29EA" w14:paraId="13287E74" w14:textId="77777777" w:rsidTr="00526FA7">
        <w:tc>
          <w:tcPr>
            <w:tcW w:w="1217" w:type="dxa"/>
          </w:tcPr>
          <w:p w14:paraId="3CE75881" w14:textId="77777777" w:rsidR="00E1169D" w:rsidRPr="00EC29EA" w:rsidRDefault="00E1169D" w:rsidP="00526FA7">
            <w:pPr>
              <w:rPr>
                <w:bCs/>
              </w:rPr>
            </w:pPr>
          </w:p>
        </w:tc>
        <w:tc>
          <w:tcPr>
            <w:tcW w:w="1058" w:type="dxa"/>
          </w:tcPr>
          <w:p w14:paraId="123B28BA" w14:textId="77777777" w:rsidR="00E1169D" w:rsidRPr="00EC29EA" w:rsidRDefault="00E1169D" w:rsidP="00526FA7">
            <w:pPr>
              <w:rPr>
                <w:bCs/>
              </w:rPr>
            </w:pPr>
            <w:r>
              <w:rPr>
                <w:bCs/>
              </w:rPr>
              <w:t>M4.1</w:t>
            </w:r>
          </w:p>
        </w:tc>
        <w:tc>
          <w:tcPr>
            <w:tcW w:w="969" w:type="dxa"/>
          </w:tcPr>
          <w:p w14:paraId="02963593" w14:textId="77777777" w:rsidR="00E1169D" w:rsidRPr="00EC29EA" w:rsidRDefault="00E1169D" w:rsidP="00526FA7">
            <w:pPr>
              <w:rPr>
                <w:bCs/>
              </w:rPr>
            </w:pPr>
            <w:r>
              <w:rPr>
                <w:bCs/>
              </w:rPr>
              <w:t>0</w:t>
            </w:r>
          </w:p>
        </w:tc>
        <w:tc>
          <w:tcPr>
            <w:tcW w:w="969" w:type="dxa"/>
          </w:tcPr>
          <w:p w14:paraId="5791FF40" w14:textId="77777777" w:rsidR="00E1169D" w:rsidRPr="00EC29EA" w:rsidRDefault="00E1169D" w:rsidP="00526FA7">
            <w:pPr>
              <w:rPr>
                <w:bCs/>
              </w:rPr>
            </w:pPr>
            <w:r>
              <w:rPr>
                <w:bCs/>
              </w:rPr>
              <w:t>1 (9)</w:t>
            </w:r>
          </w:p>
        </w:tc>
        <w:tc>
          <w:tcPr>
            <w:tcW w:w="969" w:type="dxa"/>
          </w:tcPr>
          <w:p w14:paraId="16FA1298" w14:textId="77777777" w:rsidR="00E1169D" w:rsidRPr="00EC29EA" w:rsidRDefault="00E1169D" w:rsidP="00526FA7">
            <w:pPr>
              <w:rPr>
                <w:bCs/>
              </w:rPr>
            </w:pPr>
            <w:r>
              <w:rPr>
                <w:bCs/>
              </w:rPr>
              <w:t>0</w:t>
            </w:r>
          </w:p>
        </w:tc>
        <w:tc>
          <w:tcPr>
            <w:tcW w:w="969" w:type="dxa"/>
          </w:tcPr>
          <w:p w14:paraId="12A8219F" w14:textId="77777777" w:rsidR="00E1169D" w:rsidRPr="00EC29EA" w:rsidRDefault="00E1169D" w:rsidP="00526FA7">
            <w:pPr>
              <w:rPr>
                <w:bCs/>
              </w:rPr>
            </w:pPr>
            <w:r>
              <w:rPr>
                <w:bCs/>
              </w:rPr>
              <w:t>8 (73)</w:t>
            </w:r>
          </w:p>
        </w:tc>
        <w:tc>
          <w:tcPr>
            <w:tcW w:w="969" w:type="dxa"/>
          </w:tcPr>
          <w:p w14:paraId="571E806A" w14:textId="77777777" w:rsidR="00E1169D" w:rsidRPr="00EC29EA" w:rsidRDefault="00E1169D" w:rsidP="00526FA7">
            <w:pPr>
              <w:rPr>
                <w:bCs/>
              </w:rPr>
            </w:pPr>
            <w:r>
              <w:rPr>
                <w:bCs/>
              </w:rPr>
              <w:t>2 (18)</w:t>
            </w:r>
          </w:p>
        </w:tc>
        <w:tc>
          <w:tcPr>
            <w:tcW w:w="969" w:type="dxa"/>
          </w:tcPr>
          <w:p w14:paraId="4831506D" w14:textId="77777777" w:rsidR="00E1169D" w:rsidRPr="00EC29EA" w:rsidRDefault="00E1169D" w:rsidP="00526FA7">
            <w:pPr>
              <w:rPr>
                <w:bCs/>
              </w:rPr>
            </w:pPr>
            <w:r>
              <w:rPr>
                <w:bCs/>
              </w:rPr>
              <w:t>0</w:t>
            </w:r>
          </w:p>
        </w:tc>
        <w:tc>
          <w:tcPr>
            <w:tcW w:w="1159" w:type="dxa"/>
          </w:tcPr>
          <w:p w14:paraId="26E75159" w14:textId="77777777" w:rsidR="00E1169D" w:rsidRPr="00EC29EA" w:rsidRDefault="00E1169D" w:rsidP="00526FA7">
            <w:pPr>
              <w:rPr>
                <w:bCs/>
              </w:rPr>
            </w:pPr>
            <w:r>
              <w:rPr>
                <w:bCs/>
              </w:rPr>
              <w:t>11 (100)</w:t>
            </w:r>
          </w:p>
        </w:tc>
      </w:tr>
      <w:tr w:rsidR="00E1169D" w:rsidRPr="00EC29EA" w14:paraId="46AC4991" w14:textId="77777777" w:rsidTr="00526FA7">
        <w:tc>
          <w:tcPr>
            <w:tcW w:w="1217" w:type="dxa"/>
            <w:tcBorders>
              <w:bottom w:val="single" w:sz="4" w:space="0" w:color="auto"/>
            </w:tcBorders>
          </w:tcPr>
          <w:p w14:paraId="1387E7AF" w14:textId="77777777" w:rsidR="00E1169D" w:rsidRPr="00EC29EA" w:rsidRDefault="00E1169D" w:rsidP="00526FA7">
            <w:pPr>
              <w:rPr>
                <w:bCs/>
              </w:rPr>
            </w:pPr>
          </w:p>
        </w:tc>
        <w:tc>
          <w:tcPr>
            <w:tcW w:w="1058" w:type="dxa"/>
            <w:tcBorders>
              <w:bottom w:val="single" w:sz="4" w:space="0" w:color="auto"/>
            </w:tcBorders>
          </w:tcPr>
          <w:p w14:paraId="5FCFD93F" w14:textId="77777777" w:rsidR="00E1169D" w:rsidRPr="00EC29EA" w:rsidRDefault="00E1169D" w:rsidP="00526FA7">
            <w:pPr>
              <w:spacing w:after="120"/>
              <w:rPr>
                <w:bCs/>
              </w:rPr>
            </w:pPr>
            <w:r>
              <w:rPr>
                <w:bCs/>
              </w:rPr>
              <w:t>total</w:t>
            </w:r>
          </w:p>
        </w:tc>
        <w:tc>
          <w:tcPr>
            <w:tcW w:w="969" w:type="dxa"/>
            <w:tcBorders>
              <w:bottom w:val="single" w:sz="4" w:space="0" w:color="auto"/>
            </w:tcBorders>
          </w:tcPr>
          <w:p w14:paraId="43CE3A53" w14:textId="77777777" w:rsidR="00E1169D" w:rsidRPr="00EC29EA" w:rsidRDefault="00E1169D" w:rsidP="00526FA7">
            <w:pPr>
              <w:rPr>
                <w:bCs/>
              </w:rPr>
            </w:pPr>
            <w:r>
              <w:rPr>
                <w:bCs/>
              </w:rPr>
              <w:t>5 (4)</w:t>
            </w:r>
          </w:p>
        </w:tc>
        <w:tc>
          <w:tcPr>
            <w:tcW w:w="969" w:type="dxa"/>
            <w:tcBorders>
              <w:bottom w:val="single" w:sz="4" w:space="0" w:color="auto"/>
            </w:tcBorders>
          </w:tcPr>
          <w:p w14:paraId="59A06655" w14:textId="77777777" w:rsidR="00E1169D" w:rsidRPr="00EC29EA" w:rsidRDefault="00E1169D" w:rsidP="00526FA7">
            <w:pPr>
              <w:rPr>
                <w:bCs/>
              </w:rPr>
            </w:pPr>
            <w:r>
              <w:rPr>
                <w:bCs/>
              </w:rPr>
              <w:t>8 (7)</w:t>
            </w:r>
          </w:p>
        </w:tc>
        <w:tc>
          <w:tcPr>
            <w:tcW w:w="969" w:type="dxa"/>
            <w:tcBorders>
              <w:bottom w:val="single" w:sz="4" w:space="0" w:color="auto"/>
            </w:tcBorders>
          </w:tcPr>
          <w:p w14:paraId="79829F18" w14:textId="77777777" w:rsidR="00E1169D" w:rsidRPr="00EC29EA" w:rsidRDefault="00E1169D" w:rsidP="00526FA7">
            <w:pPr>
              <w:rPr>
                <w:bCs/>
              </w:rPr>
            </w:pPr>
            <w:r>
              <w:rPr>
                <w:bCs/>
              </w:rPr>
              <w:t>6 (6)</w:t>
            </w:r>
          </w:p>
        </w:tc>
        <w:tc>
          <w:tcPr>
            <w:tcW w:w="969" w:type="dxa"/>
            <w:tcBorders>
              <w:bottom w:val="single" w:sz="4" w:space="0" w:color="auto"/>
            </w:tcBorders>
          </w:tcPr>
          <w:p w14:paraId="231E6238" w14:textId="77777777" w:rsidR="00E1169D" w:rsidRPr="00EC29EA" w:rsidRDefault="00E1169D" w:rsidP="00526FA7">
            <w:pPr>
              <w:rPr>
                <w:bCs/>
              </w:rPr>
            </w:pPr>
            <w:r>
              <w:rPr>
                <w:bCs/>
              </w:rPr>
              <w:t>84 (75)</w:t>
            </w:r>
          </w:p>
        </w:tc>
        <w:tc>
          <w:tcPr>
            <w:tcW w:w="969" w:type="dxa"/>
            <w:tcBorders>
              <w:bottom w:val="single" w:sz="4" w:space="0" w:color="auto"/>
            </w:tcBorders>
          </w:tcPr>
          <w:p w14:paraId="5FAAB39E" w14:textId="77777777" w:rsidR="00E1169D" w:rsidRPr="00EC29EA" w:rsidRDefault="00E1169D" w:rsidP="00526FA7">
            <w:pPr>
              <w:rPr>
                <w:bCs/>
              </w:rPr>
            </w:pPr>
            <w:r>
              <w:rPr>
                <w:bCs/>
              </w:rPr>
              <w:t>9 (8)</w:t>
            </w:r>
          </w:p>
        </w:tc>
        <w:tc>
          <w:tcPr>
            <w:tcW w:w="969" w:type="dxa"/>
            <w:tcBorders>
              <w:bottom w:val="single" w:sz="4" w:space="0" w:color="auto"/>
            </w:tcBorders>
          </w:tcPr>
          <w:p w14:paraId="32B993DC" w14:textId="77777777" w:rsidR="00E1169D" w:rsidRPr="00EC29EA" w:rsidRDefault="00E1169D" w:rsidP="00526FA7">
            <w:pPr>
              <w:rPr>
                <w:bCs/>
              </w:rPr>
            </w:pPr>
            <w:r>
              <w:rPr>
                <w:bCs/>
              </w:rPr>
              <w:t>0</w:t>
            </w:r>
          </w:p>
        </w:tc>
        <w:tc>
          <w:tcPr>
            <w:tcW w:w="1159" w:type="dxa"/>
            <w:tcBorders>
              <w:bottom w:val="single" w:sz="4" w:space="0" w:color="auto"/>
            </w:tcBorders>
          </w:tcPr>
          <w:p w14:paraId="146A2223" w14:textId="77777777" w:rsidR="00E1169D" w:rsidRPr="00EC29EA" w:rsidRDefault="00E1169D" w:rsidP="00526FA7">
            <w:pPr>
              <w:rPr>
                <w:bCs/>
              </w:rPr>
            </w:pPr>
            <w:r>
              <w:rPr>
                <w:bCs/>
              </w:rPr>
              <w:t>112 (100)</w:t>
            </w:r>
          </w:p>
        </w:tc>
      </w:tr>
    </w:tbl>
    <w:p w14:paraId="5A8F29FF" w14:textId="77777777" w:rsidR="00E1169D" w:rsidRDefault="00E1169D" w:rsidP="00E1169D">
      <w:pPr>
        <w:spacing w:line="480" w:lineRule="auto"/>
        <w:rPr>
          <w:bCs/>
        </w:rPr>
      </w:pPr>
    </w:p>
    <w:p w14:paraId="4307A53B" w14:textId="19178766" w:rsidR="003E496A" w:rsidRPr="00AB71D4" w:rsidRDefault="003E496A" w:rsidP="00AB71D4">
      <w:pPr>
        <w:rPr>
          <w:bCs/>
        </w:rPr>
      </w:pPr>
    </w:p>
    <w:p w14:paraId="175AB322" w14:textId="77777777" w:rsidR="003E496A" w:rsidRDefault="003E496A" w:rsidP="003E496A">
      <w:pPr>
        <w:rPr>
          <w:b/>
        </w:rPr>
        <w:sectPr w:rsidR="003E496A" w:rsidSect="007C360B">
          <w:pgSz w:w="11900" w:h="16840"/>
          <w:pgMar w:top="1440" w:right="1440" w:bottom="1440" w:left="1440" w:header="709" w:footer="709" w:gutter="0"/>
          <w:lnNumType w:countBy="1" w:restart="continuous"/>
          <w:cols w:space="708"/>
          <w:docGrid w:linePitch="360"/>
        </w:sectPr>
      </w:pPr>
    </w:p>
    <w:p w14:paraId="594FEDA1" w14:textId="23386786" w:rsidR="00F936B3" w:rsidRDefault="00F936B3" w:rsidP="00F936B3">
      <w:pPr>
        <w:rPr>
          <w:b/>
          <w:bCs/>
        </w:rPr>
      </w:pPr>
      <w:r>
        <w:rPr>
          <w:b/>
          <w:bCs/>
        </w:rPr>
        <w:lastRenderedPageBreak/>
        <w:t>CHECK! Table A</w:t>
      </w:r>
      <w:r w:rsidR="00AB71D4">
        <w:rPr>
          <w:b/>
          <w:bCs/>
        </w:rPr>
        <w:t>3</w:t>
      </w:r>
      <w:r>
        <w:rPr>
          <w:b/>
          <w:bCs/>
        </w:rPr>
        <w:t>.</w:t>
      </w:r>
      <w:r w:rsidRPr="00D32807">
        <w:t xml:space="preserve"> Overview of the M-scores on day 10 for the feet with photographs classified as ‘unable to score’ for wound healing progress per treatment group</w:t>
      </w:r>
    </w:p>
    <w:tbl>
      <w:tblPr>
        <w:tblStyle w:val="TableGrid"/>
        <w:tblW w:w="124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3"/>
        <w:gridCol w:w="238"/>
        <w:gridCol w:w="496"/>
        <w:gridCol w:w="1655"/>
        <w:gridCol w:w="986"/>
        <w:gridCol w:w="234"/>
        <w:gridCol w:w="390"/>
        <w:gridCol w:w="1864"/>
        <w:gridCol w:w="543"/>
        <w:gridCol w:w="234"/>
        <w:gridCol w:w="456"/>
        <w:gridCol w:w="1514"/>
        <w:gridCol w:w="456"/>
      </w:tblGrid>
      <w:tr w:rsidR="00F936B3" w14:paraId="291BC3C7" w14:textId="77777777" w:rsidTr="00377FBB">
        <w:tc>
          <w:tcPr>
            <w:tcW w:w="3423" w:type="dxa"/>
            <w:tcBorders>
              <w:top w:val="single" w:sz="4" w:space="0" w:color="auto"/>
              <w:bottom w:val="single" w:sz="4" w:space="0" w:color="auto"/>
            </w:tcBorders>
          </w:tcPr>
          <w:p w14:paraId="6A5C163F" w14:textId="77777777" w:rsidR="00F936B3" w:rsidRDefault="00F936B3" w:rsidP="00377FBB"/>
        </w:tc>
        <w:tc>
          <w:tcPr>
            <w:tcW w:w="238" w:type="dxa"/>
            <w:tcBorders>
              <w:top w:val="single" w:sz="4" w:space="0" w:color="auto"/>
              <w:bottom w:val="single" w:sz="4" w:space="0" w:color="auto"/>
            </w:tcBorders>
          </w:tcPr>
          <w:p w14:paraId="69CE6A24" w14:textId="77777777" w:rsidR="00F936B3" w:rsidRDefault="00F936B3" w:rsidP="00377FBB"/>
        </w:tc>
        <w:tc>
          <w:tcPr>
            <w:tcW w:w="496" w:type="dxa"/>
            <w:tcBorders>
              <w:top w:val="single" w:sz="4" w:space="0" w:color="auto"/>
              <w:bottom w:val="single" w:sz="4" w:space="0" w:color="auto"/>
            </w:tcBorders>
          </w:tcPr>
          <w:p w14:paraId="2ECADF90" w14:textId="77777777" w:rsidR="00F936B3" w:rsidRDefault="00F936B3" w:rsidP="00377FBB"/>
        </w:tc>
        <w:tc>
          <w:tcPr>
            <w:tcW w:w="1655" w:type="dxa"/>
            <w:tcBorders>
              <w:top w:val="single" w:sz="4" w:space="0" w:color="auto"/>
              <w:bottom w:val="single" w:sz="4" w:space="0" w:color="auto"/>
            </w:tcBorders>
          </w:tcPr>
          <w:p w14:paraId="37EF7426" w14:textId="77777777" w:rsidR="00F936B3" w:rsidRDefault="00F936B3" w:rsidP="00377FBB">
            <w:r>
              <w:t>Control group</w:t>
            </w:r>
          </w:p>
          <w:p w14:paraId="7847B1AA" w14:textId="77777777" w:rsidR="00F936B3" w:rsidRDefault="00F936B3" w:rsidP="00377FBB">
            <w:r>
              <w:t>(N = 110)</w:t>
            </w:r>
          </w:p>
        </w:tc>
        <w:tc>
          <w:tcPr>
            <w:tcW w:w="986" w:type="dxa"/>
            <w:tcBorders>
              <w:top w:val="single" w:sz="4" w:space="0" w:color="auto"/>
              <w:bottom w:val="single" w:sz="4" w:space="0" w:color="auto"/>
            </w:tcBorders>
          </w:tcPr>
          <w:p w14:paraId="7177BB1E" w14:textId="77777777" w:rsidR="00F936B3" w:rsidRDefault="00F936B3" w:rsidP="00377FBB">
            <w:pPr>
              <w:spacing w:after="120"/>
            </w:pPr>
          </w:p>
        </w:tc>
        <w:tc>
          <w:tcPr>
            <w:tcW w:w="234" w:type="dxa"/>
            <w:tcBorders>
              <w:top w:val="single" w:sz="4" w:space="0" w:color="auto"/>
              <w:bottom w:val="single" w:sz="4" w:space="0" w:color="auto"/>
            </w:tcBorders>
          </w:tcPr>
          <w:p w14:paraId="1952718D" w14:textId="77777777" w:rsidR="00F936B3" w:rsidRDefault="00F936B3" w:rsidP="00377FBB"/>
        </w:tc>
        <w:tc>
          <w:tcPr>
            <w:tcW w:w="390" w:type="dxa"/>
            <w:tcBorders>
              <w:top w:val="single" w:sz="4" w:space="0" w:color="auto"/>
              <w:bottom w:val="single" w:sz="4" w:space="0" w:color="auto"/>
            </w:tcBorders>
          </w:tcPr>
          <w:p w14:paraId="0ADAE73F" w14:textId="77777777" w:rsidR="00F936B3" w:rsidRDefault="00F936B3" w:rsidP="00377FBB"/>
        </w:tc>
        <w:tc>
          <w:tcPr>
            <w:tcW w:w="1864" w:type="dxa"/>
            <w:tcBorders>
              <w:top w:val="single" w:sz="4" w:space="0" w:color="auto"/>
              <w:bottom w:val="single" w:sz="4" w:space="0" w:color="auto"/>
            </w:tcBorders>
          </w:tcPr>
          <w:p w14:paraId="0AE61822" w14:textId="77777777" w:rsidR="00F936B3" w:rsidRDefault="00F936B3" w:rsidP="00377FBB">
            <w:r>
              <w:t>Treatment group</w:t>
            </w:r>
          </w:p>
          <w:p w14:paraId="38388554" w14:textId="77777777" w:rsidR="00F936B3" w:rsidRDefault="00F936B3" w:rsidP="00377FBB">
            <w:r>
              <w:t>(N = 102)</w:t>
            </w:r>
          </w:p>
        </w:tc>
        <w:tc>
          <w:tcPr>
            <w:tcW w:w="543" w:type="dxa"/>
            <w:tcBorders>
              <w:top w:val="single" w:sz="4" w:space="0" w:color="auto"/>
              <w:bottom w:val="single" w:sz="4" w:space="0" w:color="auto"/>
            </w:tcBorders>
          </w:tcPr>
          <w:p w14:paraId="6B5FAB19" w14:textId="77777777" w:rsidR="00F936B3" w:rsidRDefault="00F936B3" w:rsidP="00377FBB"/>
        </w:tc>
        <w:tc>
          <w:tcPr>
            <w:tcW w:w="234" w:type="dxa"/>
            <w:tcBorders>
              <w:top w:val="single" w:sz="4" w:space="0" w:color="auto"/>
              <w:bottom w:val="single" w:sz="4" w:space="0" w:color="auto"/>
            </w:tcBorders>
          </w:tcPr>
          <w:p w14:paraId="5033D824" w14:textId="77777777" w:rsidR="00F936B3" w:rsidRDefault="00F936B3" w:rsidP="00377FBB"/>
        </w:tc>
        <w:tc>
          <w:tcPr>
            <w:tcW w:w="456" w:type="dxa"/>
            <w:tcBorders>
              <w:top w:val="single" w:sz="4" w:space="0" w:color="auto"/>
              <w:bottom w:val="single" w:sz="4" w:space="0" w:color="auto"/>
            </w:tcBorders>
          </w:tcPr>
          <w:p w14:paraId="6FF7B2DE" w14:textId="77777777" w:rsidR="00F936B3" w:rsidRDefault="00F936B3" w:rsidP="00377FBB"/>
        </w:tc>
        <w:tc>
          <w:tcPr>
            <w:tcW w:w="1514" w:type="dxa"/>
            <w:tcBorders>
              <w:top w:val="single" w:sz="4" w:space="0" w:color="auto"/>
              <w:bottom w:val="single" w:sz="4" w:space="0" w:color="auto"/>
            </w:tcBorders>
          </w:tcPr>
          <w:p w14:paraId="0C95EE08" w14:textId="77777777" w:rsidR="00F936B3" w:rsidRDefault="00F936B3" w:rsidP="00377FBB">
            <w:r>
              <w:t>Total</w:t>
            </w:r>
          </w:p>
          <w:p w14:paraId="6ED9544A" w14:textId="77777777" w:rsidR="00F936B3" w:rsidRDefault="00F936B3" w:rsidP="00377FBB">
            <w:r>
              <w:t>(N = 212)</w:t>
            </w:r>
          </w:p>
        </w:tc>
        <w:tc>
          <w:tcPr>
            <w:tcW w:w="456" w:type="dxa"/>
            <w:tcBorders>
              <w:top w:val="single" w:sz="4" w:space="0" w:color="auto"/>
              <w:bottom w:val="single" w:sz="4" w:space="0" w:color="auto"/>
            </w:tcBorders>
          </w:tcPr>
          <w:p w14:paraId="22837B3E" w14:textId="77777777" w:rsidR="00F936B3" w:rsidRDefault="00F936B3" w:rsidP="00377FBB"/>
        </w:tc>
      </w:tr>
      <w:tr w:rsidR="00F936B3" w14:paraId="198FA154" w14:textId="77777777" w:rsidTr="00377FBB">
        <w:tc>
          <w:tcPr>
            <w:tcW w:w="3423" w:type="dxa"/>
            <w:tcBorders>
              <w:top w:val="single" w:sz="4" w:space="0" w:color="auto"/>
              <w:bottom w:val="single" w:sz="4" w:space="0" w:color="auto"/>
            </w:tcBorders>
          </w:tcPr>
          <w:p w14:paraId="2932835C" w14:textId="77777777" w:rsidR="00F936B3" w:rsidRDefault="00F936B3" w:rsidP="00377FBB">
            <w:r>
              <w:t>N feet unable to score</w:t>
            </w:r>
          </w:p>
        </w:tc>
        <w:tc>
          <w:tcPr>
            <w:tcW w:w="238" w:type="dxa"/>
            <w:tcBorders>
              <w:top w:val="single" w:sz="4" w:space="0" w:color="auto"/>
              <w:bottom w:val="single" w:sz="4" w:space="0" w:color="auto"/>
            </w:tcBorders>
          </w:tcPr>
          <w:p w14:paraId="11E620A3" w14:textId="77777777" w:rsidR="00F936B3" w:rsidRDefault="00F936B3" w:rsidP="00377FBB"/>
        </w:tc>
        <w:tc>
          <w:tcPr>
            <w:tcW w:w="496" w:type="dxa"/>
            <w:tcBorders>
              <w:top w:val="single" w:sz="4" w:space="0" w:color="auto"/>
              <w:bottom w:val="single" w:sz="4" w:space="0" w:color="auto"/>
            </w:tcBorders>
          </w:tcPr>
          <w:p w14:paraId="447EDA3E" w14:textId="77777777" w:rsidR="00F936B3" w:rsidRDefault="00F936B3" w:rsidP="00377FBB"/>
        </w:tc>
        <w:tc>
          <w:tcPr>
            <w:tcW w:w="1655" w:type="dxa"/>
            <w:tcBorders>
              <w:top w:val="single" w:sz="4" w:space="0" w:color="auto"/>
              <w:bottom w:val="single" w:sz="4" w:space="0" w:color="auto"/>
            </w:tcBorders>
          </w:tcPr>
          <w:p w14:paraId="51874BDF" w14:textId="77777777" w:rsidR="00F936B3" w:rsidRDefault="00F936B3" w:rsidP="00377FBB">
            <w:r>
              <w:t>75</w:t>
            </w:r>
          </w:p>
        </w:tc>
        <w:tc>
          <w:tcPr>
            <w:tcW w:w="986" w:type="dxa"/>
            <w:tcBorders>
              <w:top w:val="single" w:sz="4" w:space="0" w:color="auto"/>
              <w:bottom w:val="single" w:sz="4" w:space="0" w:color="auto"/>
            </w:tcBorders>
          </w:tcPr>
          <w:p w14:paraId="4E769190" w14:textId="77777777" w:rsidR="00F936B3" w:rsidRDefault="00F936B3" w:rsidP="00377FBB">
            <w:pPr>
              <w:spacing w:after="120"/>
            </w:pPr>
          </w:p>
        </w:tc>
        <w:tc>
          <w:tcPr>
            <w:tcW w:w="234" w:type="dxa"/>
            <w:tcBorders>
              <w:top w:val="single" w:sz="4" w:space="0" w:color="auto"/>
              <w:bottom w:val="single" w:sz="4" w:space="0" w:color="auto"/>
            </w:tcBorders>
          </w:tcPr>
          <w:p w14:paraId="35BB1C34" w14:textId="77777777" w:rsidR="00F936B3" w:rsidRDefault="00F936B3" w:rsidP="00377FBB"/>
        </w:tc>
        <w:tc>
          <w:tcPr>
            <w:tcW w:w="390" w:type="dxa"/>
            <w:tcBorders>
              <w:top w:val="single" w:sz="4" w:space="0" w:color="auto"/>
              <w:bottom w:val="single" w:sz="4" w:space="0" w:color="auto"/>
            </w:tcBorders>
          </w:tcPr>
          <w:p w14:paraId="6635B707" w14:textId="77777777" w:rsidR="00F936B3" w:rsidRDefault="00F936B3" w:rsidP="00377FBB"/>
        </w:tc>
        <w:tc>
          <w:tcPr>
            <w:tcW w:w="1864" w:type="dxa"/>
            <w:tcBorders>
              <w:top w:val="single" w:sz="4" w:space="0" w:color="auto"/>
              <w:bottom w:val="single" w:sz="4" w:space="0" w:color="auto"/>
            </w:tcBorders>
          </w:tcPr>
          <w:p w14:paraId="35BB73F7" w14:textId="77777777" w:rsidR="00F936B3" w:rsidRDefault="00F936B3" w:rsidP="00377FBB">
            <w:r>
              <w:t>8</w:t>
            </w:r>
          </w:p>
        </w:tc>
        <w:tc>
          <w:tcPr>
            <w:tcW w:w="543" w:type="dxa"/>
            <w:tcBorders>
              <w:top w:val="single" w:sz="4" w:space="0" w:color="auto"/>
              <w:bottom w:val="single" w:sz="4" w:space="0" w:color="auto"/>
            </w:tcBorders>
          </w:tcPr>
          <w:p w14:paraId="735C9E33" w14:textId="77777777" w:rsidR="00F936B3" w:rsidRDefault="00F936B3" w:rsidP="00377FBB"/>
        </w:tc>
        <w:tc>
          <w:tcPr>
            <w:tcW w:w="234" w:type="dxa"/>
            <w:tcBorders>
              <w:top w:val="single" w:sz="4" w:space="0" w:color="auto"/>
              <w:bottom w:val="single" w:sz="4" w:space="0" w:color="auto"/>
            </w:tcBorders>
          </w:tcPr>
          <w:p w14:paraId="432DF1B4" w14:textId="77777777" w:rsidR="00F936B3" w:rsidRDefault="00F936B3" w:rsidP="00377FBB"/>
        </w:tc>
        <w:tc>
          <w:tcPr>
            <w:tcW w:w="456" w:type="dxa"/>
            <w:tcBorders>
              <w:top w:val="single" w:sz="4" w:space="0" w:color="auto"/>
              <w:bottom w:val="single" w:sz="4" w:space="0" w:color="auto"/>
            </w:tcBorders>
          </w:tcPr>
          <w:p w14:paraId="549E64E0" w14:textId="77777777" w:rsidR="00F936B3" w:rsidRDefault="00F936B3" w:rsidP="00377FBB"/>
        </w:tc>
        <w:tc>
          <w:tcPr>
            <w:tcW w:w="1514" w:type="dxa"/>
            <w:tcBorders>
              <w:top w:val="single" w:sz="4" w:space="0" w:color="auto"/>
              <w:bottom w:val="single" w:sz="4" w:space="0" w:color="auto"/>
            </w:tcBorders>
          </w:tcPr>
          <w:p w14:paraId="5B90C116" w14:textId="77777777" w:rsidR="00F936B3" w:rsidRDefault="00F936B3" w:rsidP="00377FBB">
            <w:r>
              <w:t>83</w:t>
            </w:r>
          </w:p>
        </w:tc>
        <w:tc>
          <w:tcPr>
            <w:tcW w:w="456" w:type="dxa"/>
            <w:tcBorders>
              <w:top w:val="single" w:sz="4" w:space="0" w:color="auto"/>
              <w:bottom w:val="single" w:sz="4" w:space="0" w:color="auto"/>
            </w:tcBorders>
          </w:tcPr>
          <w:p w14:paraId="5B4C4F6B" w14:textId="77777777" w:rsidR="00F936B3" w:rsidRDefault="00F936B3" w:rsidP="00377FBB"/>
        </w:tc>
      </w:tr>
      <w:tr w:rsidR="00F936B3" w14:paraId="1A010E63" w14:textId="77777777" w:rsidTr="00377FBB">
        <w:tc>
          <w:tcPr>
            <w:tcW w:w="3423" w:type="dxa"/>
            <w:tcBorders>
              <w:top w:val="single" w:sz="4" w:space="0" w:color="auto"/>
              <w:bottom w:val="single" w:sz="4" w:space="0" w:color="auto"/>
            </w:tcBorders>
          </w:tcPr>
          <w:p w14:paraId="362CC4BF" w14:textId="77777777" w:rsidR="00F936B3" w:rsidRDefault="00F936B3" w:rsidP="00377FBB">
            <w:pPr>
              <w:spacing w:after="120"/>
            </w:pPr>
            <w:r>
              <w:t>Reason unable to score</w:t>
            </w:r>
          </w:p>
        </w:tc>
        <w:tc>
          <w:tcPr>
            <w:tcW w:w="238" w:type="dxa"/>
            <w:tcBorders>
              <w:top w:val="single" w:sz="4" w:space="0" w:color="auto"/>
            </w:tcBorders>
          </w:tcPr>
          <w:p w14:paraId="6E8493D3" w14:textId="77777777" w:rsidR="00F936B3" w:rsidRDefault="00F936B3" w:rsidP="00377FBB">
            <w:pPr>
              <w:spacing w:after="120"/>
            </w:pPr>
          </w:p>
        </w:tc>
        <w:tc>
          <w:tcPr>
            <w:tcW w:w="496" w:type="dxa"/>
            <w:tcBorders>
              <w:top w:val="single" w:sz="4" w:space="0" w:color="auto"/>
              <w:bottom w:val="single" w:sz="4" w:space="0" w:color="auto"/>
            </w:tcBorders>
          </w:tcPr>
          <w:p w14:paraId="6F27E795" w14:textId="77777777" w:rsidR="00F936B3" w:rsidRDefault="00F936B3" w:rsidP="00377FBB">
            <w:pPr>
              <w:spacing w:after="120"/>
              <w:jc w:val="right"/>
            </w:pPr>
            <w:r>
              <w:t>N</w:t>
            </w:r>
          </w:p>
        </w:tc>
        <w:tc>
          <w:tcPr>
            <w:tcW w:w="1655" w:type="dxa"/>
            <w:tcBorders>
              <w:top w:val="single" w:sz="4" w:space="0" w:color="auto"/>
              <w:bottom w:val="single" w:sz="4" w:space="0" w:color="auto"/>
            </w:tcBorders>
          </w:tcPr>
          <w:p w14:paraId="68EC288D" w14:textId="77777777" w:rsidR="00F936B3" w:rsidRDefault="00F936B3" w:rsidP="00377FBB">
            <w:pPr>
              <w:spacing w:after="120"/>
              <w:jc w:val="center"/>
            </w:pPr>
            <w:r>
              <w:t>M-score D10</w:t>
            </w:r>
          </w:p>
        </w:tc>
        <w:tc>
          <w:tcPr>
            <w:tcW w:w="986" w:type="dxa"/>
            <w:tcBorders>
              <w:top w:val="single" w:sz="4" w:space="0" w:color="auto"/>
              <w:bottom w:val="single" w:sz="4" w:space="0" w:color="auto"/>
            </w:tcBorders>
          </w:tcPr>
          <w:p w14:paraId="46DC98F1" w14:textId="77777777" w:rsidR="00F936B3" w:rsidRDefault="00F936B3" w:rsidP="00377FBB">
            <w:pPr>
              <w:spacing w:after="120"/>
            </w:pPr>
            <w:r>
              <w:t>N</w:t>
            </w:r>
          </w:p>
        </w:tc>
        <w:tc>
          <w:tcPr>
            <w:tcW w:w="234" w:type="dxa"/>
            <w:tcBorders>
              <w:top w:val="single" w:sz="4" w:space="0" w:color="auto"/>
            </w:tcBorders>
          </w:tcPr>
          <w:p w14:paraId="17E428B9" w14:textId="77777777" w:rsidR="00F936B3" w:rsidRDefault="00F936B3" w:rsidP="00377FBB">
            <w:pPr>
              <w:spacing w:after="120"/>
            </w:pPr>
          </w:p>
        </w:tc>
        <w:tc>
          <w:tcPr>
            <w:tcW w:w="390" w:type="dxa"/>
            <w:tcBorders>
              <w:top w:val="single" w:sz="4" w:space="0" w:color="auto"/>
              <w:bottom w:val="single" w:sz="4" w:space="0" w:color="auto"/>
            </w:tcBorders>
          </w:tcPr>
          <w:p w14:paraId="26FB0C83" w14:textId="77777777" w:rsidR="00F936B3" w:rsidRDefault="00F936B3" w:rsidP="00377FBB">
            <w:pPr>
              <w:spacing w:after="120"/>
              <w:jc w:val="right"/>
            </w:pPr>
            <w:r>
              <w:t>N</w:t>
            </w:r>
          </w:p>
        </w:tc>
        <w:tc>
          <w:tcPr>
            <w:tcW w:w="1864" w:type="dxa"/>
            <w:tcBorders>
              <w:top w:val="single" w:sz="4" w:space="0" w:color="auto"/>
              <w:bottom w:val="single" w:sz="4" w:space="0" w:color="auto"/>
            </w:tcBorders>
          </w:tcPr>
          <w:p w14:paraId="081BC620" w14:textId="77777777" w:rsidR="00F936B3" w:rsidRDefault="00F936B3" w:rsidP="00377FBB">
            <w:pPr>
              <w:spacing w:after="120"/>
              <w:jc w:val="center"/>
            </w:pPr>
            <w:r>
              <w:t>M-score D10</w:t>
            </w:r>
          </w:p>
        </w:tc>
        <w:tc>
          <w:tcPr>
            <w:tcW w:w="543" w:type="dxa"/>
            <w:tcBorders>
              <w:top w:val="single" w:sz="4" w:space="0" w:color="auto"/>
              <w:bottom w:val="single" w:sz="4" w:space="0" w:color="auto"/>
            </w:tcBorders>
          </w:tcPr>
          <w:p w14:paraId="2C8C6682" w14:textId="77777777" w:rsidR="00F936B3" w:rsidRDefault="00F936B3" w:rsidP="00377FBB">
            <w:pPr>
              <w:spacing w:after="120"/>
            </w:pPr>
            <w:r>
              <w:t>N</w:t>
            </w:r>
          </w:p>
        </w:tc>
        <w:tc>
          <w:tcPr>
            <w:tcW w:w="234" w:type="dxa"/>
            <w:tcBorders>
              <w:top w:val="single" w:sz="4" w:space="0" w:color="auto"/>
            </w:tcBorders>
          </w:tcPr>
          <w:p w14:paraId="21455B80" w14:textId="77777777" w:rsidR="00F936B3" w:rsidRDefault="00F936B3" w:rsidP="00377FBB">
            <w:pPr>
              <w:spacing w:after="120"/>
            </w:pPr>
          </w:p>
        </w:tc>
        <w:tc>
          <w:tcPr>
            <w:tcW w:w="456" w:type="dxa"/>
            <w:tcBorders>
              <w:top w:val="single" w:sz="4" w:space="0" w:color="auto"/>
              <w:bottom w:val="single" w:sz="4" w:space="0" w:color="auto"/>
            </w:tcBorders>
          </w:tcPr>
          <w:p w14:paraId="7CD401E8" w14:textId="77777777" w:rsidR="00F936B3" w:rsidRDefault="00F936B3" w:rsidP="00377FBB">
            <w:pPr>
              <w:spacing w:after="120"/>
              <w:jc w:val="right"/>
            </w:pPr>
            <w:r>
              <w:t>N</w:t>
            </w:r>
          </w:p>
        </w:tc>
        <w:tc>
          <w:tcPr>
            <w:tcW w:w="1514" w:type="dxa"/>
            <w:tcBorders>
              <w:top w:val="single" w:sz="4" w:space="0" w:color="auto"/>
              <w:bottom w:val="single" w:sz="4" w:space="0" w:color="auto"/>
            </w:tcBorders>
          </w:tcPr>
          <w:p w14:paraId="6C5A1B43" w14:textId="77777777" w:rsidR="00F936B3" w:rsidRDefault="00F936B3" w:rsidP="00377FBB">
            <w:pPr>
              <w:spacing w:after="120"/>
              <w:jc w:val="center"/>
            </w:pPr>
            <w:r>
              <w:t>M-score D10</w:t>
            </w:r>
          </w:p>
        </w:tc>
        <w:tc>
          <w:tcPr>
            <w:tcW w:w="456" w:type="dxa"/>
            <w:tcBorders>
              <w:top w:val="single" w:sz="4" w:space="0" w:color="auto"/>
              <w:bottom w:val="single" w:sz="4" w:space="0" w:color="auto"/>
            </w:tcBorders>
          </w:tcPr>
          <w:p w14:paraId="57D4CE74" w14:textId="77777777" w:rsidR="00F936B3" w:rsidRDefault="00F936B3" w:rsidP="00377FBB">
            <w:pPr>
              <w:spacing w:after="120"/>
            </w:pPr>
            <w:r>
              <w:t>N</w:t>
            </w:r>
          </w:p>
        </w:tc>
      </w:tr>
      <w:tr w:rsidR="00F936B3" w14:paraId="55668AED" w14:textId="77777777" w:rsidTr="00377FBB">
        <w:tc>
          <w:tcPr>
            <w:tcW w:w="3423" w:type="dxa"/>
            <w:tcBorders>
              <w:top w:val="single" w:sz="4" w:space="0" w:color="auto"/>
            </w:tcBorders>
          </w:tcPr>
          <w:p w14:paraId="3591A210" w14:textId="77777777" w:rsidR="00F936B3" w:rsidRDefault="00F936B3" w:rsidP="00377FBB">
            <w:r>
              <w:t>Presence of crust materials</w:t>
            </w:r>
          </w:p>
        </w:tc>
        <w:tc>
          <w:tcPr>
            <w:tcW w:w="238" w:type="dxa"/>
          </w:tcPr>
          <w:p w14:paraId="2F031F33" w14:textId="77777777" w:rsidR="00F936B3" w:rsidRDefault="00F936B3" w:rsidP="00377FBB"/>
        </w:tc>
        <w:tc>
          <w:tcPr>
            <w:tcW w:w="496" w:type="dxa"/>
            <w:tcBorders>
              <w:top w:val="single" w:sz="4" w:space="0" w:color="auto"/>
            </w:tcBorders>
          </w:tcPr>
          <w:p w14:paraId="25D0A3C6" w14:textId="77777777" w:rsidR="00F936B3" w:rsidRDefault="00F936B3" w:rsidP="00377FBB">
            <w:pPr>
              <w:jc w:val="right"/>
            </w:pPr>
            <w:r>
              <w:t>52</w:t>
            </w:r>
          </w:p>
        </w:tc>
        <w:tc>
          <w:tcPr>
            <w:tcW w:w="1655" w:type="dxa"/>
            <w:tcBorders>
              <w:top w:val="single" w:sz="4" w:space="0" w:color="auto"/>
            </w:tcBorders>
          </w:tcPr>
          <w:p w14:paraId="502797E7" w14:textId="77777777" w:rsidR="00F936B3" w:rsidRDefault="00F936B3" w:rsidP="00377FBB">
            <w:pPr>
              <w:jc w:val="center"/>
            </w:pPr>
            <w:r>
              <w:t>M0</w:t>
            </w:r>
          </w:p>
        </w:tc>
        <w:tc>
          <w:tcPr>
            <w:tcW w:w="986" w:type="dxa"/>
            <w:tcBorders>
              <w:top w:val="single" w:sz="4" w:space="0" w:color="auto"/>
            </w:tcBorders>
          </w:tcPr>
          <w:p w14:paraId="19FB62DF" w14:textId="77777777" w:rsidR="00F936B3" w:rsidRDefault="00F936B3" w:rsidP="00377FBB">
            <w:r>
              <w:t>1</w:t>
            </w:r>
          </w:p>
        </w:tc>
        <w:tc>
          <w:tcPr>
            <w:tcW w:w="234" w:type="dxa"/>
          </w:tcPr>
          <w:p w14:paraId="5C0CB258" w14:textId="77777777" w:rsidR="00F936B3" w:rsidRDefault="00F936B3" w:rsidP="00377FBB"/>
        </w:tc>
        <w:tc>
          <w:tcPr>
            <w:tcW w:w="390" w:type="dxa"/>
            <w:tcBorders>
              <w:top w:val="single" w:sz="4" w:space="0" w:color="auto"/>
            </w:tcBorders>
          </w:tcPr>
          <w:p w14:paraId="6E22AFAF" w14:textId="77777777" w:rsidR="00F936B3" w:rsidRDefault="00F936B3" w:rsidP="00377FBB">
            <w:pPr>
              <w:jc w:val="right"/>
            </w:pPr>
            <w:r>
              <w:t>0</w:t>
            </w:r>
          </w:p>
        </w:tc>
        <w:tc>
          <w:tcPr>
            <w:tcW w:w="1864" w:type="dxa"/>
            <w:tcBorders>
              <w:top w:val="single" w:sz="4" w:space="0" w:color="auto"/>
            </w:tcBorders>
          </w:tcPr>
          <w:p w14:paraId="43BAC4FC" w14:textId="77777777" w:rsidR="00F936B3" w:rsidRDefault="00F936B3" w:rsidP="00377FBB">
            <w:pPr>
              <w:jc w:val="center"/>
            </w:pPr>
            <w:r>
              <w:t>M0</w:t>
            </w:r>
          </w:p>
        </w:tc>
        <w:tc>
          <w:tcPr>
            <w:tcW w:w="543" w:type="dxa"/>
            <w:tcBorders>
              <w:top w:val="single" w:sz="4" w:space="0" w:color="auto"/>
            </w:tcBorders>
          </w:tcPr>
          <w:p w14:paraId="6F23CD7D" w14:textId="77777777" w:rsidR="00F936B3" w:rsidRDefault="00F936B3" w:rsidP="00377FBB">
            <w:r>
              <w:t>0</w:t>
            </w:r>
          </w:p>
        </w:tc>
        <w:tc>
          <w:tcPr>
            <w:tcW w:w="234" w:type="dxa"/>
          </w:tcPr>
          <w:p w14:paraId="4B8F1B5C" w14:textId="77777777" w:rsidR="00F936B3" w:rsidRDefault="00F936B3" w:rsidP="00377FBB"/>
        </w:tc>
        <w:tc>
          <w:tcPr>
            <w:tcW w:w="456" w:type="dxa"/>
            <w:tcBorders>
              <w:top w:val="single" w:sz="4" w:space="0" w:color="auto"/>
            </w:tcBorders>
          </w:tcPr>
          <w:p w14:paraId="4C198870" w14:textId="77777777" w:rsidR="00F936B3" w:rsidRDefault="00F936B3" w:rsidP="00377FBB">
            <w:pPr>
              <w:jc w:val="right"/>
            </w:pPr>
            <w:r>
              <w:t>52</w:t>
            </w:r>
          </w:p>
        </w:tc>
        <w:tc>
          <w:tcPr>
            <w:tcW w:w="1514" w:type="dxa"/>
            <w:tcBorders>
              <w:top w:val="single" w:sz="4" w:space="0" w:color="auto"/>
            </w:tcBorders>
          </w:tcPr>
          <w:p w14:paraId="0A941FBC" w14:textId="77777777" w:rsidR="00F936B3" w:rsidRDefault="00F936B3" w:rsidP="00377FBB">
            <w:pPr>
              <w:jc w:val="center"/>
            </w:pPr>
            <w:r>
              <w:t>M0</w:t>
            </w:r>
          </w:p>
        </w:tc>
        <w:tc>
          <w:tcPr>
            <w:tcW w:w="456" w:type="dxa"/>
            <w:tcBorders>
              <w:top w:val="single" w:sz="4" w:space="0" w:color="auto"/>
            </w:tcBorders>
          </w:tcPr>
          <w:p w14:paraId="6F922A1D" w14:textId="77777777" w:rsidR="00F936B3" w:rsidRDefault="00F936B3" w:rsidP="00377FBB">
            <w:r>
              <w:t>1</w:t>
            </w:r>
          </w:p>
        </w:tc>
      </w:tr>
      <w:tr w:rsidR="00F936B3" w14:paraId="438730F8" w14:textId="77777777" w:rsidTr="00377FBB">
        <w:tc>
          <w:tcPr>
            <w:tcW w:w="3423" w:type="dxa"/>
          </w:tcPr>
          <w:p w14:paraId="59EC919E" w14:textId="77777777" w:rsidR="00F936B3" w:rsidRDefault="00F936B3" w:rsidP="00377FBB"/>
        </w:tc>
        <w:tc>
          <w:tcPr>
            <w:tcW w:w="238" w:type="dxa"/>
          </w:tcPr>
          <w:p w14:paraId="639B4D56" w14:textId="77777777" w:rsidR="00F936B3" w:rsidRDefault="00F936B3" w:rsidP="00377FBB"/>
        </w:tc>
        <w:tc>
          <w:tcPr>
            <w:tcW w:w="496" w:type="dxa"/>
          </w:tcPr>
          <w:p w14:paraId="57F2CE82" w14:textId="77777777" w:rsidR="00F936B3" w:rsidRDefault="00F936B3" w:rsidP="00377FBB">
            <w:pPr>
              <w:jc w:val="right"/>
            </w:pPr>
          </w:p>
        </w:tc>
        <w:tc>
          <w:tcPr>
            <w:tcW w:w="1655" w:type="dxa"/>
          </w:tcPr>
          <w:p w14:paraId="18E92B25" w14:textId="77777777" w:rsidR="00F936B3" w:rsidRDefault="00F936B3" w:rsidP="00377FBB">
            <w:pPr>
              <w:jc w:val="center"/>
            </w:pPr>
            <w:r>
              <w:t>M1</w:t>
            </w:r>
          </w:p>
        </w:tc>
        <w:tc>
          <w:tcPr>
            <w:tcW w:w="986" w:type="dxa"/>
          </w:tcPr>
          <w:p w14:paraId="4428DCB8" w14:textId="77777777" w:rsidR="00F936B3" w:rsidRDefault="00F936B3" w:rsidP="00377FBB">
            <w:r>
              <w:t>4</w:t>
            </w:r>
          </w:p>
        </w:tc>
        <w:tc>
          <w:tcPr>
            <w:tcW w:w="234" w:type="dxa"/>
          </w:tcPr>
          <w:p w14:paraId="6EA8541C" w14:textId="77777777" w:rsidR="00F936B3" w:rsidRDefault="00F936B3" w:rsidP="00377FBB"/>
        </w:tc>
        <w:tc>
          <w:tcPr>
            <w:tcW w:w="390" w:type="dxa"/>
          </w:tcPr>
          <w:p w14:paraId="4AAFAB22" w14:textId="77777777" w:rsidR="00F936B3" w:rsidRDefault="00F936B3" w:rsidP="00377FBB">
            <w:pPr>
              <w:jc w:val="right"/>
            </w:pPr>
          </w:p>
        </w:tc>
        <w:tc>
          <w:tcPr>
            <w:tcW w:w="1864" w:type="dxa"/>
          </w:tcPr>
          <w:p w14:paraId="50452605" w14:textId="77777777" w:rsidR="00F936B3" w:rsidRDefault="00F936B3" w:rsidP="00377FBB">
            <w:pPr>
              <w:jc w:val="center"/>
            </w:pPr>
            <w:r>
              <w:t>M1</w:t>
            </w:r>
          </w:p>
        </w:tc>
        <w:tc>
          <w:tcPr>
            <w:tcW w:w="543" w:type="dxa"/>
          </w:tcPr>
          <w:p w14:paraId="07D07286" w14:textId="77777777" w:rsidR="00F936B3" w:rsidRDefault="00F936B3" w:rsidP="00377FBB">
            <w:r>
              <w:t>0</w:t>
            </w:r>
          </w:p>
        </w:tc>
        <w:tc>
          <w:tcPr>
            <w:tcW w:w="234" w:type="dxa"/>
          </w:tcPr>
          <w:p w14:paraId="62C636F3" w14:textId="77777777" w:rsidR="00F936B3" w:rsidRDefault="00F936B3" w:rsidP="00377FBB"/>
        </w:tc>
        <w:tc>
          <w:tcPr>
            <w:tcW w:w="456" w:type="dxa"/>
          </w:tcPr>
          <w:p w14:paraId="6936F1ED" w14:textId="77777777" w:rsidR="00F936B3" w:rsidRDefault="00F936B3" w:rsidP="00377FBB">
            <w:pPr>
              <w:jc w:val="right"/>
            </w:pPr>
          </w:p>
        </w:tc>
        <w:tc>
          <w:tcPr>
            <w:tcW w:w="1514" w:type="dxa"/>
          </w:tcPr>
          <w:p w14:paraId="7BEBEF47" w14:textId="77777777" w:rsidR="00F936B3" w:rsidRDefault="00F936B3" w:rsidP="00377FBB">
            <w:pPr>
              <w:jc w:val="center"/>
            </w:pPr>
            <w:r>
              <w:t>M1</w:t>
            </w:r>
          </w:p>
        </w:tc>
        <w:tc>
          <w:tcPr>
            <w:tcW w:w="456" w:type="dxa"/>
          </w:tcPr>
          <w:p w14:paraId="2547835C" w14:textId="77777777" w:rsidR="00F936B3" w:rsidRDefault="00F936B3" w:rsidP="00377FBB">
            <w:r>
              <w:t>4</w:t>
            </w:r>
          </w:p>
        </w:tc>
      </w:tr>
      <w:tr w:rsidR="00F936B3" w14:paraId="02C6DA67" w14:textId="77777777" w:rsidTr="00377FBB">
        <w:tc>
          <w:tcPr>
            <w:tcW w:w="3423" w:type="dxa"/>
          </w:tcPr>
          <w:p w14:paraId="346E7E0D" w14:textId="77777777" w:rsidR="00F936B3" w:rsidRDefault="00F936B3" w:rsidP="00377FBB"/>
        </w:tc>
        <w:tc>
          <w:tcPr>
            <w:tcW w:w="238" w:type="dxa"/>
          </w:tcPr>
          <w:p w14:paraId="0DE6780A" w14:textId="77777777" w:rsidR="00F936B3" w:rsidRDefault="00F936B3" w:rsidP="00377FBB"/>
        </w:tc>
        <w:tc>
          <w:tcPr>
            <w:tcW w:w="496" w:type="dxa"/>
          </w:tcPr>
          <w:p w14:paraId="5D97DDC4" w14:textId="77777777" w:rsidR="00F936B3" w:rsidRDefault="00F936B3" w:rsidP="00377FBB">
            <w:pPr>
              <w:jc w:val="right"/>
            </w:pPr>
          </w:p>
        </w:tc>
        <w:tc>
          <w:tcPr>
            <w:tcW w:w="1655" w:type="dxa"/>
          </w:tcPr>
          <w:p w14:paraId="262382A5" w14:textId="77777777" w:rsidR="00F936B3" w:rsidRDefault="00F936B3" w:rsidP="00377FBB">
            <w:pPr>
              <w:jc w:val="center"/>
            </w:pPr>
            <w:r>
              <w:t>M2</w:t>
            </w:r>
          </w:p>
        </w:tc>
        <w:tc>
          <w:tcPr>
            <w:tcW w:w="986" w:type="dxa"/>
          </w:tcPr>
          <w:p w14:paraId="3B57B0A2" w14:textId="77777777" w:rsidR="00F936B3" w:rsidRDefault="00F936B3" w:rsidP="00377FBB">
            <w:r>
              <w:t>1</w:t>
            </w:r>
          </w:p>
        </w:tc>
        <w:tc>
          <w:tcPr>
            <w:tcW w:w="234" w:type="dxa"/>
          </w:tcPr>
          <w:p w14:paraId="2E2015A3" w14:textId="77777777" w:rsidR="00F936B3" w:rsidRDefault="00F936B3" w:rsidP="00377FBB"/>
        </w:tc>
        <w:tc>
          <w:tcPr>
            <w:tcW w:w="390" w:type="dxa"/>
          </w:tcPr>
          <w:p w14:paraId="1FEADF70" w14:textId="77777777" w:rsidR="00F936B3" w:rsidRDefault="00F936B3" w:rsidP="00377FBB">
            <w:pPr>
              <w:jc w:val="right"/>
            </w:pPr>
          </w:p>
        </w:tc>
        <w:tc>
          <w:tcPr>
            <w:tcW w:w="1864" w:type="dxa"/>
          </w:tcPr>
          <w:p w14:paraId="108AA1A2" w14:textId="77777777" w:rsidR="00F936B3" w:rsidRDefault="00F936B3" w:rsidP="00377FBB">
            <w:pPr>
              <w:jc w:val="center"/>
            </w:pPr>
            <w:r>
              <w:t>M2</w:t>
            </w:r>
          </w:p>
        </w:tc>
        <w:tc>
          <w:tcPr>
            <w:tcW w:w="543" w:type="dxa"/>
          </w:tcPr>
          <w:p w14:paraId="31678471" w14:textId="77777777" w:rsidR="00F936B3" w:rsidRDefault="00F936B3" w:rsidP="00377FBB">
            <w:r>
              <w:t>0</w:t>
            </w:r>
          </w:p>
        </w:tc>
        <w:tc>
          <w:tcPr>
            <w:tcW w:w="234" w:type="dxa"/>
          </w:tcPr>
          <w:p w14:paraId="6B50AC8E" w14:textId="77777777" w:rsidR="00F936B3" w:rsidRDefault="00F936B3" w:rsidP="00377FBB"/>
        </w:tc>
        <w:tc>
          <w:tcPr>
            <w:tcW w:w="456" w:type="dxa"/>
          </w:tcPr>
          <w:p w14:paraId="10F8A4B2" w14:textId="77777777" w:rsidR="00F936B3" w:rsidRDefault="00F936B3" w:rsidP="00377FBB">
            <w:pPr>
              <w:jc w:val="right"/>
            </w:pPr>
          </w:p>
        </w:tc>
        <w:tc>
          <w:tcPr>
            <w:tcW w:w="1514" w:type="dxa"/>
          </w:tcPr>
          <w:p w14:paraId="2DD303BA" w14:textId="77777777" w:rsidR="00F936B3" w:rsidRDefault="00F936B3" w:rsidP="00377FBB">
            <w:pPr>
              <w:jc w:val="center"/>
            </w:pPr>
            <w:r>
              <w:t>M2</w:t>
            </w:r>
          </w:p>
        </w:tc>
        <w:tc>
          <w:tcPr>
            <w:tcW w:w="456" w:type="dxa"/>
          </w:tcPr>
          <w:p w14:paraId="1342BFDA" w14:textId="77777777" w:rsidR="00F936B3" w:rsidRDefault="00F936B3" w:rsidP="00377FBB">
            <w:r>
              <w:t>1</w:t>
            </w:r>
          </w:p>
        </w:tc>
      </w:tr>
      <w:tr w:rsidR="00F936B3" w14:paraId="6B138F2D" w14:textId="77777777" w:rsidTr="00377FBB">
        <w:tc>
          <w:tcPr>
            <w:tcW w:w="3423" w:type="dxa"/>
          </w:tcPr>
          <w:p w14:paraId="21B54A7B" w14:textId="77777777" w:rsidR="00F936B3" w:rsidRDefault="00F936B3" w:rsidP="00377FBB"/>
        </w:tc>
        <w:tc>
          <w:tcPr>
            <w:tcW w:w="238" w:type="dxa"/>
          </w:tcPr>
          <w:p w14:paraId="42F718D8" w14:textId="77777777" w:rsidR="00F936B3" w:rsidRDefault="00F936B3" w:rsidP="00377FBB"/>
        </w:tc>
        <w:tc>
          <w:tcPr>
            <w:tcW w:w="496" w:type="dxa"/>
          </w:tcPr>
          <w:p w14:paraId="1C80DDE1" w14:textId="77777777" w:rsidR="00F936B3" w:rsidRDefault="00F936B3" w:rsidP="00377FBB">
            <w:pPr>
              <w:jc w:val="right"/>
            </w:pPr>
          </w:p>
        </w:tc>
        <w:tc>
          <w:tcPr>
            <w:tcW w:w="1655" w:type="dxa"/>
          </w:tcPr>
          <w:p w14:paraId="16CCB830" w14:textId="77777777" w:rsidR="00F936B3" w:rsidRDefault="00F936B3" w:rsidP="00377FBB">
            <w:pPr>
              <w:jc w:val="center"/>
            </w:pPr>
            <w:r>
              <w:t>M3</w:t>
            </w:r>
          </w:p>
        </w:tc>
        <w:tc>
          <w:tcPr>
            <w:tcW w:w="986" w:type="dxa"/>
          </w:tcPr>
          <w:p w14:paraId="46C2CCCC" w14:textId="77777777" w:rsidR="00F936B3" w:rsidRDefault="00F936B3" w:rsidP="00377FBB">
            <w:r>
              <w:t>46</w:t>
            </w:r>
          </w:p>
        </w:tc>
        <w:tc>
          <w:tcPr>
            <w:tcW w:w="234" w:type="dxa"/>
          </w:tcPr>
          <w:p w14:paraId="3A379343" w14:textId="77777777" w:rsidR="00F936B3" w:rsidRDefault="00F936B3" w:rsidP="00377FBB"/>
        </w:tc>
        <w:tc>
          <w:tcPr>
            <w:tcW w:w="390" w:type="dxa"/>
          </w:tcPr>
          <w:p w14:paraId="0119536D" w14:textId="77777777" w:rsidR="00F936B3" w:rsidRDefault="00F936B3" w:rsidP="00377FBB">
            <w:pPr>
              <w:jc w:val="right"/>
            </w:pPr>
          </w:p>
        </w:tc>
        <w:tc>
          <w:tcPr>
            <w:tcW w:w="1864" w:type="dxa"/>
          </w:tcPr>
          <w:p w14:paraId="43A22728" w14:textId="77777777" w:rsidR="00F936B3" w:rsidRDefault="00F936B3" w:rsidP="00377FBB">
            <w:pPr>
              <w:jc w:val="center"/>
            </w:pPr>
            <w:r>
              <w:t>M3</w:t>
            </w:r>
          </w:p>
        </w:tc>
        <w:tc>
          <w:tcPr>
            <w:tcW w:w="543" w:type="dxa"/>
          </w:tcPr>
          <w:p w14:paraId="3EC509F7" w14:textId="77777777" w:rsidR="00F936B3" w:rsidRDefault="00F936B3" w:rsidP="00377FBB">
            <w:r>
              <w:t>0</w:t>
            </w:r>
          </w:p>
        </w:tc>
        <w:tc>
          <w:tcPr>
            <w:tcW w:w="234" w:type="dxa"/>
          </w:tcPr>
          <w:p w14:paraId="281C2545" w14:textId="77777777" w:rsidR="00F936B3" w:rsidRDefault="00F936B3" w:rsidP="00377FBB"/>
        </w:tc>
        <w:tc>
          <w:tcPr>
            <w:tcW w:w="456" w:type="dxa"/>
          </w:tcPr>
          <w:p w14:paraId="5ACE880E" w14:textId="77777777" w:rsidR="00F936B3" w:rsidRDefault="00F936B3" w:rsidP="00377FBB">
            <w:pPr>
              <w:jc w:val="right"/>
            </w:pPr>
          </w:p>
        </w:tc>
        <w:tc>
          <w:tcPr>
            <w:tcW w:w="1514" w:type="dxa"/>
          </w:tcPr>
          <w:p w14:paraId="40465F92" w14:textId="77777777" w:rsidR="00F936B3" w:rsidRDefault="00F936B3" w:rsidP="00377FBB">
            <w:pPr>
              <w:jc w:val="center"/>
            </w:pPr>
            <w:r>
              <w:t>M3</w:t>
            </w:r>
          </w:p>
        </w:tc>
        <w:tc>
          <w:tcPr>
            <w:tcW w:w="456" w:type="dxa"/>
          </w:tcPr>
          <w:p w14:paraId="66CD3FC0" w14:textId="77777777" w:rsidR="00F936B3" w:rsidRDefault="00F936B3" w:rsidP="00377FBB">
            <w:r>
              <w:t>46</w:t>
            </w:r>
          </w:p>
        </w:tc>
      </w:tr>
      <w:tr w:rsidR="00F936B3" w14:paraId="4361BF25" w14:textId="77777777" w:rsidTr="00377FBB">
        <w:tc>
          <w:tcPr>
            <w:tcW w:w="3423" w:type="dxa"/>
          </w:tcPr>
          <w:p w14:paraId="686896CC" w14:textId="77777777" w:rsidR="00F936B3" w:rsidRDefault="00F936B3" w:rsidP="00377FBB"/>
        </w:tc>
        <w:tc>
          <w:tcPr>
            <w:tcW w:w="238" w:type="dxa"/>
          </w:tcPr>
          <w:p w14:paraId="0F6E0E38" w14:textId="77777777" w:rsidR="00F936B3" w:rsidRDefault="00F936B3" w:rsidP="00377FBB"/>
        </w:tc>
        <w:tc>
          <w:tcPr>
            <w:tcW w:w="496" w:type="dxa"/>
          </w:tcPr>
          <w:p w14:paraId="0C24225C" w14:textId="77777777" w:rsidR="00F936B3" w:rsidRDefault="00F936B3" w:rsidP="00377FBB">
            <w:pPr>
              <w:jc w:val="right"/>
            </w:pPr>
          </w:p>
        </w:tc>
        <w:tc>
          <w:tcPr>
            <w:tcW w:w="1655" w:type="dxa"/>
          </w:tcPr>
          <w:p w14:paraId="6146D6BF" w14:textId="77777777" w:rsidR="00F936B3" w:rsidRDefault="00F936B3" w:rsidP="00377FBB">
            <w:pPr>
              <w:jc w:val="center"/>
            </w:pPr>
            <w:r>
              <w:t>M4</w:t>
            </w:r>
          </w:p>
        </w:tc>
        <w:tc>
          <w:tcPr>
            <w:tcW w:w="986" w:type="dxa"/>
          </w:tcPr>
          <w:p w14:paraId="75A9477B" w14:textId="77777777" w:rsidR="00F936B3" w:rsidRDefault="00F936B3" w:rsidP="00377FBB">
            <w:r>
              <w:t>0</w:t>
            </w:r>
          </w:p>
        </w:tc>
        <w:tc>
          <w:tcPr>
            <w:tcW w:w="234" w:type="dxa"/>
          </w:tcPr>
          <w:p w14:paraId="7A2841AD" w14:textId="77777777" w:rsidR="00F936B3" w:rsidRDefault="00F936B3" w:rsidP="00377FBB"/>
        </w:tc>
        <w:tc>
          <w:tcPr>
            <w:tcW w:w="390" w:type="dxa"/>
          </w:tcPr>
          <w:p w14:paraId="756C7DC2" w14:textId="77777777" w:rsidR="00F936B3" w:rsidRDefault="00F936B3" w:rsidP="00377FBB">
            <w:pPr>
              <w:jc w:val="right"/>
            </w:pPr>
          </w:p>
        </w:tc>
        <w:tc>
          <w:tcPr>
            <w:tcW w:w="1864" w:type="dxa"/>
          </w:tcPr>
          <w:p w14:paraId="5E217BAD" w14:textId="77777777" w:rsidR="00F936B3" w:rsidRDefault="00F936B3" w:rsidP="00377FBB">
            <w:pPr>
              <w:jc w:val="center"/>
            </w:pPr>
            <w:r>
              <w:t>M4</w:t>
            </w:r>
          </w:p>
        </w:tc>
        <w:tc>
          <w:tcPr>
            <w:tcW w:w="543" w:type="dxa"/>
          </w:tcPr>
          <w:p w14:paraId="459293F5" w14:textId="77777777" w:rsidR="00F936B3" w:rsidRDefault="00F936B3" w:rsidP="00377FBB">
            <w:r>
              <w:t>0</w:t>
            </w:r>
          </w:p>
        </w:tc>
        <w:tc>
          <w:tcPr>
            <w:tcW w:w="234" w:type="dxa"/>
          </w:tcPr>
          <w:p w14:paraId="2342FE5D" w14:textId="77777777" w:rsidR="00F936B3" w:rsidRDefault="00F936B3" w:rsidP="00377FBB"/>
        </w:tc>
        <w:tc>
          <w:tcPr>
            <w:tcW w:w="456" w:type="dxa"/>
          </w:tcPr>
          <w:p w14:paraId="5C24FFE3" w14:textId="77777777" w:rsidR="00F936B3" w:rsidRDefault="00F936B3" w:rsidP="00377FBB">
            <w:pPr>
              <w:jc w:val="right"/>
            </w:pPr>
          </w:p>
        </w:tc>
        <w:tc>
          <w:tcPr>
            <w:tcW w:w="1514" w:type="dxa"/>
          </w:tcPr>
          <w:p w14:paraId="127999F5" w14:textId="77777777" w:rsidR="00F936B3" w:rsidRDefault="00F936B3" w:rsidP="00377FBB">
            <w:pPr>
              <w:jc w:val="center"/>
            </w:pPr>
            <w:r>
              <w:t>M4</w:t>
            </w:r>
          </w:p>
        </w:tc>
        <w:tc>
          <w:tcPr>
            <w:tcW w:w="456" w:type="dxa"/>
          </w:tcPr>
          <w:p w14:paraId="5E141475" w14:textId="77777777" w:rsidR="00F936B3" w:rsidRDefault="00F936B3" w:rsidP="00377FBB">
            <w:r>
              <w:t>0</w:t>
            </w:r>
          </w:p>
        </w:tc>
      </w:tr>
      <w:tr w:rsidR="00F936B3" w14:paraId="519496A4" w14:textId="77777777" w:rsidTr="00377FBB">
        <w:tc>
          <w:tcPr>
            <w:tcW w:w="3423" w:type="dxa"/>
          </w:tcPr>
          <w:p w14:paraId="17EEC4D6" w14:textId="77777777" w:rsidR="00F936B3" w:rsidRDefault="00F936B3" w:rsidP="00377FBB"/>
        </w:tc>
        <w:tc>
          <w:tcPr>
            <w:tcW w:w="238" w:type="dxa"/>
          </w:tcPr>
          <w:p w14:paraId="3E0209C7" w14:textId="77777777" w:rsidR="00F936B3" w:rsidRDefault="00F936B3" w:rsidP="00377FBB"/>
        </w:tc>
        <w:tc>
          <w:tcPr>
            <w:tcW w:w="496" w:type="dxa"/>
          </w:tcPr>
          <w:p w14:paraId="6F3DEE6F" w14:textId="77777777" w:rsidR="00F936B3" w:rsidRDefault="00F936B3" w:rsidP="00377FBB">
            <w:pPr>
              <w:jc w:val="right"/>
            </w:pPr>
          </w:p>
        </w:tc>
        <w:tc>
          <w:tcPr>
            <w:tcW w:w="1655" w:type="dxa"/>
          </w:tcPr>
          <w:p w14:paraId="35F0FBAE" w14:textId="77777777" w:rsidR="00F936B3" w:rsidRDefault="00F936B3" w:rsidP="00377FBB">
            <w:pPr>
              <w:jc w:val="center"/>
            </w:pPr>
            <w:r>
              <w:t>M4.1</w:t>
            </w:r>
          </w:p>
        </w:tc>
        <w:tc>
          <w:tcPr>
            <w:tcW w:w="986" w:type="dxa"/>
          </w:tcPr>
          <w:p w14:paraId="78F416A7" w14:textId="77777777" w:rsidR="00F936B3" w:rsidRDefault="00F936B3" w:rsidP="00377FBB">
            <w:r>
              <w:t>0</w:t>
            </w:r>
          </w:p>
        </w:tc>
        <w:tc>
          <w:tcPr>
            <w:tcW w:w="234" w:type="dxa"/>
          </w:tcPr>
          <w:p w14:paraId="4715F9B5" w14:textId="77777777" w:rsidR="00F936B3" w:rsidRDefault="00F936B3" w:rsidP="00377FBB"/>
        </w:tc>
        <w:tc>
          <w:tcPr>
            <w:tcW w:w="390" w:type="dxa"/>
          </w:tcPr>
          <w:p w14:paraId="3119641B" w14:textId="77777777" w:rsidR="00F936B3" w:rsidRDefault="00F936B3" w:rsidP="00377FBB">
            <w:pPr>
              <w:jc w:val="right"/>
            </w:pPr>
          </w:p>
        </w:tc>
        <w:tc>
          <w:tcPr>
            <w:tcW w:w="1864" w:type="dxa"/>
          </w:tcPr>
          <w:p w14:paraId="362220FF" w14:textId="77777777" w:rsidR="00F936B3" w:rsidRDefault="00F936B3" w:rsidP="00377FBB">
            <w:pPr>
              <w:jc w:val="center"/>
            </w:pPr>
            <w:r>
              <w:t>M4.1</w:t>
            </w:r>
          </w:p>
        </w:tc>
        <w:tc>
          <w:tcPr>
            <w:tcW w:w="543" w:type="dxa"/>
          </w:tcPr>
          <w:p w14:paraId="5658B186" w14:textId="77777777" w:rsidR="00F936B3" w:rsidRDefault="00F936B3" w:rsidP="00377FBB">
            <w:r>
              <w:t>0</w:t>
            </w:r>
          </w:p>
        </w:tc>
        <w:tc>
          <w:tcPr>
            <w:tcW w:w="234" w:type="dxa"/>
          </w:tcPr>
          <w:p w14:paraId="239F482F" w14:textId="77777777" w:rsidR="00F936B3" w:rsidRDefault="00F936B3" w:rsidP="00377FBB"/>
        </w:tc>
        <w:tc>
          <w:tcPr>
            <w:tcW w:w="456" w:type="dxa"/>
          </w:tcPr>
          <w:p w14:paraId="30A0F922" w14:textId="77777777" w:rsidR="00F936B3" w:rsidRDefault="00F936B3" w:rsidP="00377FBB">
            <w:pPr>
              <w:jc w:val="right"/>
            </w:pPr>
          </w:p>
        </w:tc>
        <w:tc>
          <w:tcPr>
            <w:tcW w:w="1514" w:type="dxa"/>
          </w:tcPr>
          <w:p w14:paraId="2A8260D3" w14:textId="77777777" w:rsidR="00F936B3" w:rsidRDefault="00F936B3" w:rsidP="00377FBB">
            <w:pPr>
              <w:jc w:val="center"/>
            </w:pPr>
            <w:r>
              <w:t>M4.1</w:t>
            </w:r>
          </w:p>
        </w:tc>
        <w:tc>
          <w:tcPr>
            <w:tcW w:w="456" w:type="dxa"/>
          </w:tcPr>
          <w:p w14:paraId="66C93F77" w14:textId="77777777" w:rsidR="00F936B3" w:rsidRDefault="00F936B3" w:rsidP="00377FBB">
            <w:r>
              <w:t>0</w:t>
            </w:r>
          </w:p>
        </w:tc>
      </w:tr>
      <w:tr w:rsidR="00F936B3" w14:paraId="1F882DFA" w14:textId="77777777" w:rsidTr="00377FBB">
        <w:tc>
          <w:tcPr>
            <w:tcW w:w="3423" w:type="dxa"/>
          </w:tcPr>
          <w:p w14:paraId="4C63E652" w14:textId="77777777" w:rsidR="00F936B3" w:rsidRDefault="00F936B3" w:rsidP="00377FBB">
            <w:r>
              <w:t>Presence of fecal contamination</w:t>
            </w:r>
          </w:p>
        </w:tc>
        <w:tc>
          <w:tcPr>
            <w:tcW w:w="238" w:type="dxa"/>
          </w:tcPr>
          <w:p w14:paraId="2F87C257" w14:textId="77777777" w:rsidR="00F936B3" w:rsidRDefault="00F936B3" w:rsidP="00377FBB"/>
        </w:tc>
        <w:tc>
          <w:tcPr>
            <w:tcW w:w="496" w:type="dxa"/>
          </w:tcPr>
          <w:p w14:paraId="06374253" w14:textId="77777777" w:rsidR="00F936B3" w:rsidRDefault="00F936B3" w:rsidP="00377FBB">
            <w:pPr>
              <w:jc w:val="right"/>
            </w:pPr>
            <w:r w:rsidRPr="0037242E">
              <w:rPr>
                <w:highlight w:val="yellow"/>
              </w:rPr>
              <w:t>16</w:t>
            </w:r>
          </w:p>
        </w:tc>
        <w:tc>
          <w:tcPr>
            <w:tcW w:w="1655" w:type="dxa"/>
          </w:tcPr>
          <w:p w14:paraId="10F81EE8" w14:textId="77777777" w:rsidR="00F936B3" w:rsidRDefault="00F936B3" w:rsidP="00377FBB">
            <w:pPr>
              <w:jc w:val="center"/>
            </w:pPr>
            <w:r>
              <w:t>M0</w:t>
            </w:r>
          </w:p>
        </w:tc>
        <w:tc>
          <w:tcPr>
            <w:tcW w:w="986" w:type="dxa"/>
          </w:tcPr>
          <w:p w14:paraId="19C658F7" w14:textId="77777777" w:rsidR="00F936B3" w:rsidRDefault="00F936B3" w:rsidP="00377FBB">
            <w:r>
              <w:t>0</w:t>
            </w:r>
          </w:p>
        </w:tc>
        <w:tc>
          <w:tcPr>
            <w:tcW w:w="234" w:type="dxa"/>
          </w:tcPr>
          <w:p w14:paraId="694FB56C" w14:textId="77777777" w:rsidR="00F936B3" w:rsidRDefault="00F936B3" w:rsidP="00377FBB"/>
        </w:tc>
        <w:tc>
          <w:tcPr>
            <w:tcW w:w="390" w:type="dxa"/>
          </w:tcPr>
          <w:p w14:paraId="31EFEB31" w14:textId="77777777" w:rsidR="00F936B3" w:rsidRDefault="00F936B3" w:rsidP="00377FBB">
            <w:pPr>
              <w:jc w:val="right"/>
            </w:pPr>
            <w:r>
              <w:t>1</w:t>
            </w:r>
          </w:p>
        </w:tc>
        <w:tc>
          <w:tcPr>
            <w:tcW w:w="1864" w:type="dxa"/>
          </w:tcPr>
          <w:p w14:paraId="5C1E9369" w14:textId="77777777" w:rsidR="00F936B3" w:rsidRDefault="00F936B3" w:rsidP="00377FBB">
            <w:pPr>
              <w:jc w:val="center"/>
            </w:pPr>
            <w:r>
              <w:t>M0</w:t>
            </w:r>
          </w:p>
        </w:tc>
        <w:tc>
          <w:tcPr>
            <w:tcW w:w="543" w:type="dxa"/>
          </w:tcPr>
          <w:p w14:paraId="1C0A1078" w14:textId="77777777" w:rsidR="00F936B3" w:rsidRDefault="00F936B3" w:rsidP="00377FBB">
            <w:r>
              <w:t>0</w:t>
            </w:r>
          </w:p>
        </w:tc>
        <w:tc>
          <w:tcPr>
            <w:tcW w:w="234" w:type="dxa"/>
          </w:tcPr>
          <w:p w14:paraId="49267F98" w14:textId="77777777" w:rsidR="00F936B3" w:rsidRDefault="00F936B3" w:rsidP="00377FBB"/>
        </w:tc>
        <w:tc>
          <w:tcPr>
            <w:tcW w:w="456" w:type="dxa"/>
          </w:tcPr>
          <w:p w14:paraId="64F9C64E" w14:textId="77777777" w:rsidR="00F936B3" w:rsidRDefault="00F936B3" w:rsidP="00377FBB">
            <w:pPr>
              <w:jc w:val="right"/>
            </w:pPr>
            <w:r w:rsidRPr="0037242E">
              <w:rPr>
                <w:highlight w:val="yellow"/>
              </w:rPr>
              <w:t>17</w:t>
            </w:r>
          </w:p>
        </w:tc>
        <w:tc>
          <w:tcPr>
            <w:tcW w:w="1514" w:type="dxa"/>
          </w:tcPr>
          <w:p w14:paraId="5D39813D" w14:textId="77777777" w:rsidR="00F936B3" w:rsidRDefault="00F936B3" w:rsidP="00377FBB">
            <w:pPr>
              <w:jc w:val="center"/>
            </w:pPr>
            <w:r>
              <w:t>M0</w:t>
            </w:r>
          </w:p>
        </w:tc>
        <w:tc>
          <w:tcPr>
            <w:tcW w:w="456" w:type="dxa"/>
          </w:tcPr>
          <w:p w14:paraId="021FF860" w14:textId="77777777" w:rsidR="00F936B3" w:rsidRDefault="00F936B3" w:rsidP="00377FBB">
            <w:r>
              <w:t>0</w:t>
            </w:r>
          </w:p>
        </w:tc>
      </w:tr>
      <w:tr w:rsidR="00F936B3" w14:paraId="42FF55BE" w14:textId="77777777" w:rsidTr="00377FBB">
        <w:tc>
          <w:tcPr>
            <w:tcW w:w="3423" w:type="dxa"/>
          </w:tcPr>
          <w:p w14:paraId="4658A504" w14:textId="77777777" w:rsidR="00F936B3" w:rsidRDefault="00F936B3" w:rsidP="00377FBB"/>
        </w:tc>
        <w:tc>
          <w:tcPr>
            <w:tcW w:w="238" w:type="dxa"/>
          </w:tcPr>
          <w:p w14:paraId="51BF6916" w14:textId="77777777" w:rsidR="00F936B3" w:rsidRDefault="00F936B3" w:rsidP="00377FBB"/>
        </w:tc>
        <w:tc>
          <w:tcPr>
            <w:tcW w:w="496" w:type="dxa"/>
          </w:tcPr>
          <w:p w14:paraId="372F5AA4" w14:textId="77777777" w:rsidR="00F936B3" w:rsidRDefault="00F936B3" w:rsidP="00377FBB">
            <w:pPr>
              <w:jc w:val="right"/>
            </w:pPr>
          </w:p>
        </w:tc>
        <w:tc>
          <w:tcPr>
            <w:tcW w:w="1655" w:type="dxa"/>
          </w:tcPr>
          <w:p w14:paraId="2EB523C4" w14:textId="77777777" w:rsidR="00F936B3" w:rsidRDefault="00F936B3" w:rsidP="00377FBB">
            <w:pPr>
              <w:jc w:val="center"/>
            </w:pPr>
            <w:r>
              <w:t>M1</w:t>
            </w:r>
          </w:p>
        </w:tc>
        <w:tc>
          <w:tcPr>
            <w:tcW w:w="986" w:type="dxa"/>
          </w:tcPr>
          <w:p w14:paraId="7629D60A" w14:textId="77777777" w:rsidR="00F936B3" w:rsidRDefault="00F936B3" w:rsidP="00377FBB">
            <w:r>
              <w:t>0</w:t>
            </w:r>
          </w:p>
        </w:tc>
        <w:tc>
          <w:tcPr>
            <w:tcW w:w="234" w:type="dxa"/>
          </w:tcPr>
          <w:p w14:paraId="3E05348B" w14:textId="77777777" w:rsidR="00F936B3" w:rsidRDefault="00F936B3" w:rsidP="00377FBB"/>
        </w:tc>
        <w:tc>
          <w:tcPr>
            <w:tcW w:w="390" w:type="dxa"/>
          </w:tcPr>
          <w:p w14:paraId="68BD9C86" w14:textId="77777777" w:rsidR="00F936B3" w:rsidRDefault="00F936B3" w:rsidP="00377FBB">
            <w:pPr>
              <w:jc w:val="right"/>
            </w:pPr>
          </w:p>
        </w:tc>
        <w:tc>
          <w:tcPr>
            <w:tcW w:w="1864" w:type="dxa"/>
          </w:tcPr>
          <w:p w14:paraId="4D2AAD53" w14:textId="77777777" w:rsidR="00F936B3" w:rsidRDefault="00F936B3" w:rsidP="00377FBB">
            <w:pPr>
              <w:jc w:val="center"/>
            </w:pPr>
            <w:r>
              <w:t>M1</w:t>
            </w:r>
          </w:p>
        </w:tc>
        <w:tc>
          <w:tcPr>
            <w:tcW w:w="543" w:type="dxa"/>
          </w:tcPr>
          <w:p w14:paraId="79483186" w14:textId="77777777" w:rsidR="00F936B3" w:rsidRDefault="00F936B3" w:rsidP="00377FBB">
            <w:r>
              <w:t>1</w:t>
            </w:r>
          </w:p>
        </w:tc>
        <w:tc>
          <w:tcPr>
            <w:tcW w:w="234" w:type="dxa"/>
          </w:tcPr>
          <w:p w14:paraId="61A0E2DB" w14:textId="77777777" w:rsidR="00F936B3" w:rsidRDefault="00F936B3" w:rsidP="00377FBB"/>
        </w:tc>
        <w:tc>
          <w:tcPr>
            <w:tcW w:w="456" w:type="dxa"/>
          </w:tcPr>
          <w:p w14:paraId="742BCB17" w14:textId="77777777" w:rsidR="00F936B3" w:rsidRDefault="00F936B3" w:rsidP="00377FBB">
            <w:pPr>
              <w:jc w:val="right"/>
            </w:pPr>
          </w:p>
        </w:tc>
        <w:tc>
          <w:tcPr>
            <w:tcW w:w="1514" w:type="dxa"/>
          </w:tcPr>
          <w:p w14:paraId="4F1B21E6" w14:textId="77777777" w:rsidR="00F936B3" w:rsidRDefault="00F936B3" w:rsidP="00377FBB">
            <w:pPr>
              <w:jc w:val="center"/>
            </w:pPr>
            <w:r>
              <w:t>M1</w:t>
            </w:r>
          </w:p>
        </w:tc>
        <w:tc>
          <w:tcPr>
            <w:tcW w:w="456" w:type="dxa"/>
          </w:tcPr>
          <w:p w14:paraId="5EF047CC" w14:textId="77777777" w:rsidR="00F936B3" w:rsidRDefault="00F936B3" w:rsidP="00377FBB">
            <w:r>
              <w:t>1</w:t>
            </w:r>
          </w:p>
        </w:tc>
      </w:tr>
      <w:tr w:rsidR="00F936B3" w14:paraId="116C16F3" w14:textId="77777777" w:rsidTr="00377FBB">
        <w:tc>
          <w:tcPr>
            <w:tcW w:w="3423" w:type="dxa"/>
          </w:tcPr>
          <w:p w14:paraId="588944CC" w14:textId="77777777" w:rsidR="00F936B3" w:rsidRDefault="00F936B3" w:rsidP="00377FBB"/>
        </w:tc>
        <w:tc>
          <w:tcPr>
            <w:tcW w:w="238" w:type="dxa"/>
          </w:tcPr>
          <w:p w14:paraId="252119BB" w14:textId="77777777" w:rsidR="00F936B3" w:rsidRDefault="00F936B3" w:rsidP="00377FBB"/>
        </w:tc>
        <w:tc>
          <w:tcPr>
            <w:tcW w:w="496" w:type="dxa"/>
          </w:tcPr>
          <w:p w14:paraId="01E4E9B0" w14:textId="77777777" w:rsidR="00F936B3" w:rsidRDefault="00F936B3" w:rsidP="00377FBB">
            <w:pPr>
              <w:jc w:val="right"/>
            </w:pPr>
          </w:p>
        </w:tc>
        <w:tc>
          <w:tcPr>
            <w:tcW w:w="1655" w:type="dxa"/>
          </w:tcPr>
          <w:p w14:paraId="45E5B4BE" w14:textId="77777777" w:rsidR="00F936B3" w:rsidRDefault="00F936B3" w:rsidP="00377FBB">
            <w:pPr>
              <w:jc w:val="center"/>
            </w:pPr>
            <w:r>
              <w:t>M2</w:t>
            </w:r>
          </w:p>
        </w:tc>
        <w:tc>
          <w:tcPr>
            <w:tcW w:w="986" w:type="dxa"/>
          </w:tcPr>
          <w:p w14:paraId="1853B286" w14:textId="77777777" w:rsidR="00F936B3" w:rsidRDefault="00F936B3" w:rsidP="00377FBB">
            <w:r>
              <w:t>0</w:t>
            </w:r>
          </w:p>
        </w:tc>
        <w:tc>
          <w:tcPr>
            <w:tcW w:w="234" w:type="dxa"/>
          </w:tcPr>
          <w:p w14:paraId="5DF46C76" w14:textId="77777777" w:rsidR="00F936B3" w:rsidRDefault="00F936B3" w:rsidP="00377FBB"/>
        </w:tc>
        <w:tc>
          <w:tcPr>
            <w:tcW w:w="390" w:type="dxa"/>
          </w:tcPr>
          <w:p w14:paraId="04F1C409" w14:textId="77777777" w:rsidR="00F936B3" w:rsidRDefault="00F936B3" w:rsidP="00377FBB">
            <w:pPr>
              <w:jc w:val="right"/>
            </w:pPr>
          </w:p>
        </w:tc>
        <w:tc>
          <w:tcPr>
            <w:tcW w:w="1864" w:type="dxa"/>
          </w:tcPr>
          <w:p w14:paraId="49FA4697" w14:textId="77777777" w:rsidR="00F936B3" w:rsidRDefault="00F936B3" w:rsidP="00377FBB">
            <w:pPr>
              <w:jc w:val="center"/>
            </w:pPr>
            <w:r>
              <w:t>M2</w:t>
            </w:r>
          </w:p>
        </w:tc>
        <w:tc>
          <w:tcPr>
            <w:tcW w:w="543" w:type="dxa"/>
          </w:tcPr>
          <w:p w14:paraId="2172E6F9" w14:textId="77777777" w:rsidR="00F936B3" w:rsidRDefault="00F936B3" w:rsidP="00377FBB">
            <w:r>
              <w:t>0</w:t>
            </w:r>
          </w:p>
        </w:tc>
        <w:tc>
          <w:tcPr>
            <w:tcW w:w="234" w:type="dxa"/>
          </w:tcPr>
          <w:p w14:paraId="5013A94F" w14:textId="77777777" w:rsidR="00F936B3" w:rsidRDefault="00F936B3" w:rsidP="00377FBB"/>
        </w:tc>
        <w:tc>
          <w:tcPr>
            <w:tcW w:w="456" w:type="dxa"/>
          </w:tcPr>
          <w:p w14:paraId="1D532726" w14:textId="77777777" w:rsidR="00F936B3" w:rsidRDefault="00F936B3" w:rsidP="00377FBB">
            <w:pPr>
              <w:jc w:val="right"/>
            </w:pPr>
          </w:p>
        </w:tc>
        <w:tc>
          <w:tcPr>
            <w:tcW w:w="1514" w:type="dxa"/>
          </w:tcPr>
          <w:p w14:paraId="1A11A26A" w14:textId="77777777" w:rsidR="00F936B3" w:rsidRDefault="00F936B3" w:rsidP="00377FBB">
            <w:pPr>
              <w:jc w:val="center"/>
            </w:pPr>
            <w:r>
              <w:t>M2</w:t>
            </w:r>
          </w:p>
        </w:tc>
        <w:tc>
          <w:tcPr>
            <w:tcW w:w="456" w:type="dxa"/>
          </w:tcPr>
          <w:p w14:paraId="31908C88" w14:textId="77777777" w:rsidR="00F936B3" w:rsidRDefault="00F936B3" w:rsidP="00377FBB">
            <w:r>
              <w:t>0</w:t>
            </w:r>
          </w:p>
        </w:tc>
      </w:tr>
      <w:tr w:rsidR="00F936B3" w14:paraId="2081D6E9" w14:textId="77777777" w:rsidTr="00377FBB">
        <w:tc>
          <w:tcPr>
            <w:tcW w:w="3423" w:type="dxa"/>
          </w:tcPr>
          <w:p w14:paraId="7AB91E13" w14:textId="77777777" w:rsidR="00F936B3" w:rsidRDefault="00F936B3" w:rsidP="00377FBB"/>
        </w:tc>
        <w:tc>
          <w:tcPr>
            <w:tcW w:w="238" w:type="dxa"/>
          </w:tcPr>
          <w:p w14:paraId="2AC3A8C7" w14:textId="77777777" w:rsidR="00F936B3" w:rsidRDefault="00F936B3" w:rsidP="00377FBB"/>
        </w:tc>
        <w:tc>
          <w:tcPr>
            <w:tcW w:w="496" w:type="dxa"/>
          </w:tcPr>
          <w:p w14:paraId="2F2EA719" w14:textId="77777777" w:rsidR="00F936B3" w:rsidRDefault="00F936B3" w:rsidP="00377FBB">
            <w:pPr>
              <w:jc w:val="right"/>
            </w:pPr>
          </w:p>
        </w:tc>
        <w:tc>
          <w:tcPr>
            <w:tcW w:w="1655" w:type="dxa"/>
          </w:tcPr>
          <w:p w14:paraId="2BCD2487" w14:textId="77777777" w:rsidR="00F936B3" w:rsidRDefault="00F936B3" w:rsidP="00377FBB">
            <w:pPr>
              <w:jc w:val="center"/>
            </w:pPr>
            <w:r>
              <w:t>M3</w:t>
            </w:r>
          </w:p>
        </w:tc>
        <w:tc>
          <w:tcPr>
            <w:tcW w:w="986" w:type="dxa"/>
          </w:tcPr>
          <w:p w14:paraId="77FF1C97" w14:textId="77777777" w:rsidR="00F936B3" w:rsidRDefault="00F936B3" w:rsidP="00377FBB">
            <w:r w:rsidRPr="0037242E">
              <w:rPr>
                <w:highlight w:val="yellow"/>
              </w:rPr>
              <w:t>17</w:t>
            </w:r>
          </w:p>
        </w:tc>
        <w:tc>
          <w:tcPr>
            <w:tcW w:w="234" w:type="dxa"/>
          </w:tcPr>
          <w:p w14:paraId="10F8CCFC" w14:textId="77777777" w:rsidR="00F936B3" w:rsidRDefault="00F936B3" w:rsidP="00377FBB"/>
        </w:tc>
        <w:tc>
          <w:tcPr>
            <w:tcW w:w="390" w:type="dxa"/>
          </w:tcPr>
          <w:p w14:paraId="33DCAA67" w14:textId="77777777" w:rsidR="00F936B3" w:rsidRDefault="00F936B3" w:rsidP="00377FBB">
            <w:pPr>
              <w:jc w:val="right"/>
            </w:pPr>
          </w:p>
        </w:tc>
        <w:tc>
          <w:tcPr>
            <w:tcW w:w="1864" w:type="dxa"/>
          </w:tcPr>
          <w:p w14:paraId="3381F681" w14:textId="77777777" w:rsidR="00F936B3" w:rsidRDefault="00F936B3" w:rsidP="00377FBB">
            <w:pPr>
              <w:jc w:val="center"/>
            </w:pPr>
            <w:r>
              <w:t>M3</w:t>
            </w:r>
          </w:p>
        </w:tc>
        <w:tc>
          <w:tcPr>
            <w:tcW w:w="543" w:type="dxa"/>
          </w:tcPr>
          <w:p w14:paraId="1BDA7879" w14:textId="77777777" w:rsidR="00F936B3" w:rsidRDefault="00F936B3" w:rsidP="00377FBB">
            <w:r>
              <w:t>0</w:t>
            </w:r>
          </w:p>
        </w:tc>
        <w:tc>
          <w:tcPr>
            <w:tcW w:w="234" w:type="dxa"/>
          </w:tcPr>
          <w:p w14:paraId="274C89FB" w14:textId="77777777" w:rsidR="00F936B3" w:rsidRDefault="00F936B3" w:rsidP="00377FBB"/>
        </w:tc>
        <w:tc>
          <w:tcPr>
            <w:tcW w:w="456" w:type="dxa"/>
          </w:tcPr>
          <w:p w14:paraId="3E563BB9" w14:textId="77777777" w:rsidR="00F936B3" w:rsidRDefault="00F936B3" w:rsidP="00377FBB">
            <w:pPr>
              <w:jc w:val="right"/>
            </w:pPr>
          </w:p>
        </w:tc>
        <w:tc>
          <w:tcPr>
            <w:tcW w:w="1514" w:type="dxa"/>
          </w:tcPr>
          <w:p w14:paraId="0D3E045F" w14:textId="77777777" w:rsidR="00F936B3" w:rsidRDefault="00F936B3" w:rsidP="00377FBB">
            <w:pPr>
              <w:jc w:val="center"/>
            </w:pPr>
            <w:r>
              <w:t>M3</w:t>
            </w:r>
          </w:p>
        </w:tc>
        <w:tc>
          <w:tcPr>
            <w:tcW w:w="456" w:type="dxa"/>
          </w:tcPr>
          <w:p w14:paraId="1F3A7406" w14:textId="77777777" w:rsidR="00F936B3" w:rsidRDefault="00F936B3" w:rsidP="00377FBB">
            <w:r w:rsidRPr="0037242E">
              <w:rPr>
                <w:highlight w:val="yellow"/>
              </w:rPr>
              <w:t>17</w:t>
            </w:r>
          </w:p>
        </w:tc>
      </w:tr>
      <w:tr w:rsidR="00F936B3" w14:paraId="47ADD604" w14:textId="77777777" w:rsidTr="00377FBB">
        <w:tc>
          <w:tcPr>
            <w:tcW w:w="3423" w:type="dxa"/>
          </w:tcPr>
          <w:p w14:paraId="301E5C1F" w14:textId="77777777" w:rsidR="00F936B3" w:rsidRDefault="00F936B3" w:rsidP="00377FBB"/>
        </w:tc>
        <w:tc>
          <w:tcPr>
            <w:tcW w:w="238" w:type="dxa"/>
          </w:tcPr>
          <w:p w14:paraId="17C0E2F0" w14:textId="77777777" w:rsidR="00F936B3" w:rsidRDefault="00F936B3" w:rsidP="00377FBB"/>
        </w:tc>
        <w:tc>
          <w:tcPr>
            <w:tcW w:w="496" w:type="dxa"/>
          </w:tcPr>
          <w:p w14:paraId="5DCEC436" w14:textId="77777777" w:rsidR="00F936B3" w:rsidRDefault="00F936B3" w:rsidP="00377FBB">
            <w:pPr>
              <w:jc w:val="right"/>
            </w:pPr>
          </w:p>
        </w:tc>
        <w:tc>
          <w:tcPr>
            <w:tcW w:w="1655" w:type="dxa"/>
          </w:tcPr>
          <w:p w14:paraId="604A4034" w14:textId="77777777" w:rsidR="00F936B3" w:rsidRDefault="00F936B3" w:rsidP="00377FBB">
            <w:pPr>
              <w:jc w:val="center"/>
            </w:pPr>
            <w:r>
              <w:t>M4</w:t>
            </w:r>
          </w:p>
        </w:tc>
        <w:tc>
          <w:tcPr>
            <w:tcW w:w="986" w:type="dxa"/>
          </w:tcPr>
          <w:p w14:paraId="1B8DFD02" w14:textId="77777777" w:rsidR="00F936B3" w:rsidRDefault="00F936B3" w:rsidP="00377FBB">
            <w:r>
              <w:t>0</w:t>
            </w:r>
          </w:p>
        </w:tc>
        <w:tc>
          <w:tcPr>
            <w:tcW w:w="234" w:type="dxa"/>
          </w:tcPr>
          <w:p w14:paraId="313001B5" w14:textId="77777777" w:rsidR="00F936B3" w:rsidRDefault="00F936B3" w:rsidP="00377FBB"/>
        </w:tc>
        <w:tc>
          <w:tcPr>
            <w:tcW w:w="390" w:type="dxa"/>
          </w:tcPr>
          <w:p w14:paraId="19BE3747" w14:textId="77777777" w:rsidR="00F936B3" w:rsidRDefault="00F936B3" w:rsidP="00377FBB">
            <w:pPr>
              <w:jc w:val="right"/>
            </w:pPr>
          </w:p>
        </w:tc>
        <w:tc>
          <w:tcPr>
            <w:tcW w:w="1864" w:type="dxa"/>
          </w:tcPr>
          <w:p w14:paraId="315B4CF3" w14:textId="77777777" w:rsidR="00F936B3" w:rsidRDefault="00F936B3" w:rsidP="00377FBB">
            <w:pPr>
              <w:jc w:val="center"/>
            </w:pPr>
            <w:r>
              <w:t>M4</w:t>
            </w:r>
          </w:p>
        </w:tc>
        <w:tc>
          <w:tcPr>
            <w:tcW w:w="543" w:type="dxa"/>
          </w:tcPr>
          <w:p w14:paraId="16A3DBEC" w14:textId="77777777" w:rsidR="00F936B3" w:rsidRDefault="00F936B3" w:rsidP="00377FBB">
            <w:r>
              <w:t>0</w:t>
            </w:r>
          </w:p>
        </w:tc>
        <w:tc>
          <w:tcPr>
            <w:tcW w:w="234" w:type="dxa"/>
          </w:tcPr>
          <w:p w14:paraId="2738B7D0" w14:textId="77777777" w:rsidR="00F936B3" w:rsidRDefault="00F936B3" w:rsidP="00377FBB"/>
        </w:tc>
        <w:tc>
          <w:tcPr>
            <w:tcW w:w="456" w:type="dxa"/>
          </w:tcPr>
          <w:p w14:paraId="45F0808D" w14:textId="77777777" w:rsidR="00F936B3" w:rsidRDefault="00F936B3" w:rsidP="00377FBB">
            <w:pPr>
              <w:jc w:val="right"/>
            </w:pPr>
          </w:p>
        </w:tc>
        <w:tc>
          <w:tcPr>
            <w:tcW w:w="1514" w:type="dxa"/>
          </w:tcPr>
          <w:p w14:paraId="368080D5" w14:textId="77777777" w:rsidR="00F936B3" w:rsidRDefault="00F936B3" w:rsidP="00377FBB">
            <w:pPr>
              <w:jc w:val="center"/>
            </w:pPr>
            <w:r>
              <w:t>M4</w:t>
            </w:r>
          </w:p>
        </w:tc>
        <w:tc>
          <w:tcPr>
            <w:tcW w:w="456" w:type="dxa"/>
          </w:tcPr>
          <w:p w14:paraId="7ADB3C86" w14:textId="77777777" w:rsidR="00F936B3" w:rsidRDefault="00F936B3" w:rsidP="00377FBB">
            <w:r>
              <w:t>0</w:t>
            </w:r>
          </w:p>
        </w:tc>
      </w:tr>
      <w:tr w:rsidR="00F936B3" w14:paraId="1B222C23" w14:textId="77777777" w:rsidTr="00377FBB">
        <w:tc>
          <w:tcPr>
            <w:tcW w:w="3423" w:type="dxa"/>
          </w:tcPr>
          <w:p w14:paraId="72F842AC" w14:textId="77777777" w:rsidR="00F936B3" w:rsidRDefault="00F936B3" w:rsidP="00377FBB"/>
        </w:tc>
        <w:tc>
          <w:tcPr>
            <w:tcW w:w="238" w:type="dxa"/>
          </w:tcPr>
          <w:p w14:paraId="3922BDEA" w14:textId="77777777" w:rsidR="00F936B3" w:rsidRDefault="00F936B3" w:rsidP="00377FBB"/>
        </w:tc>
        <w:tc>
          <w:tcPr>
            <w:tcW w:w="496" w:type="dxa"/>
          </w:tcPr>
          <w:p w14:paraId="04DC968C" w14:textId="77777777" w:rsidR="00F936B3" w:rsidRDefault="00F936B3" w:rsidP="00377FBB">
            <w:pPr>
              <w:jc w:val="right"/>
            </w:pPr>
          </w:p>
        </w:tc>
        <w:tc>
          <w:tcPr>
            <w:tcW w:w="1655" w:type="dxa"/>
          </w:tcPr>
          <w:p w14:paraId="1D8838DA" w14:textId="77777777" w:rsidR="00F936B3" w:rsidRDefault="00F936B3" w:rsidP="00377FBB">
            <w:pPr>
              <w:jc w:val="center"/>
            </w:pPr>
            <w:r>
              <w:t>M4.1</w:t>
            </w:r>
          </w:p>
        </w:tc>
        <w:tc>
          <w:tcPr>
            <w:tcW w:w="986" w:type="dxa"/>
          </w:tcPr>
          <w:p w14:paraId="0DF9BB52" w14:textId="77777777" w:rsidR="00F936B3" w:rsidRDefault="00F936B3" w:rsidP="00377FBB">
            <w:r>
              <w:t>0</w:t>
            </w:r>
          </w:p>
        </w:tc>
        <w:tc>
          <w:tcPr>
            <w:tcW w:w="234" w:type="dxa"/>
          </w:tcPr>
          <w:p w14:paraId="4093EE23" w14:textId="77777777" w:rsidR="00F936B3" w:rsidRDefault="00F936B3" w:rsidP="00377FBB"/>
        </w:tc>
        <w:tc>
          <w:tcPr>
            <w:tcW w:w="390" w:type="dxa"/>
          </w:tcPr>
          <w:p w14:paraId="06239B25" w14:textId="77777777" w:rsidR="00F936B3" w:rsidRDefault="00F936B3" w:rsidP="00377FBB">
            <w:pPr>
              <w:jc w:val="right"/>
            </w:pPr>
          </w:p>
        </w:tc>
        <w:tc>
          <w:tcPr>
            <w:tcW w:w="1864" w:type="dxa"/>
          </w:tcPr>
          <w:p w14:paraId="1F039989" w14:textId="77777777" w:rsidR="00F936B3" w:rsidRDefault="00F936B3" w:rsidP="00377FBB">
            <w:pPr>
              <w:jc w:val="center"/>
            </w:pPr>
            <w:r>
              <w:t>M4.1</w:t>
            </w:r>
          </w:p>
        </w:tc>
        <w:tc>
          <w:tcPr>
            <w:tcW w:w="543" w:type="dxa"/>
          </w:tcPr>
          <w:p w14:paraId="6825CDFF" w14:textId="77777777" w:rsidR="00F936B3" w:rsidRDefault="00F936B3" w:rsidP="00377FBB">
            <w:r>
              <w:t>0</w:t>
            </w:r>
          </w:p>
        </w:tc>
        <w:tc>
          <w:tcPr>
            <w:tcW w:w="234" w:type="dxa"/>
          </w:tcPr>
          <w:p w14:paraId="0D5C9671" w14:textId="77777777" w:rsidR="00F936B3" w:rsidRDefault="00F936B3" w:rsidP="00377FBB"/>
        </w:tc>
        <w:tc>
          <w:tcPr>
            <w:tcW w:w="456" w:type="dxa"/>
          </w:tcPr>
          <w:p w14:paraId="3404289F" w14:textId="77777777" w:rsidR="00F936B3" w:rsidRDefault="00F936B3" w:rsidP="00377FBB">
            <w:pPr>
              <w:jc w:val="right"/>
            </w:pPr>
          </w:p>
        </w:tc>
        <w:tc>
          <w:tcPr>
            <w:tcW w:w="1514" w:type="dxa"/>
          </w:tcPr>
          <w:p w14:paraId="1E971EC0" w14:textId="77777777" w:rsidR="00F936B3" w:rsidRDefault="00F936B3" w:rsidP="00377FBB">
            <w:pPr>
              <w:jc w:val="center"/>
            </w:pPr>
            <w:r>
              <w:t>M4.1</w:t>
            </w:r>
          </w:p>
        </w:tc>
        <w:tc>
          <w:tcPr>
            <w:tcW w:w="456" w:type="dxa"/>
          </w:tcPr>
          <w:p w14:paraId="26836E10" w14:textId="77777777" w:rsidR="00F936B3" w:rsidRDefault="00F936B3" w:rsidP="00377FBB">
            <w:r>
              <w:t>0</w:t>
            </w:r>
          </w:p>
        </w:tc>
      </w:tr>
      <w:tr w:rsidR="00F936B3" w14:paraId="351BC437" w14:textId="77777777" w:rsidTr="00377FBB">
        <w:tc>
          <w:tcPr>
            <w:tcW w:w="3423" w:type="dxa"/>
          </w:tcPr>
          <w:p w14:paraId="090409C5" w14:textId="77777777" w:rsidR="00F936B3" w:rsidRDefault="00F936B3" w:rsidP="00377FBB">
            <w:r>
              <w:t>Poor photograph quality</w:t>
            </w:r>
          </w:p>
        </w:tc>
        <w:tc>
          <w:tcPr>
            <w:tcW w:w="238" w:type="dxa"/>
          </w:tcPr>
          <w:p w14:paraId="7AF76FE1" w14:textId="77777777" w:rsidR="00F936B3" w:rsidRDefault="00F936B3" w:rsidP="00377FBB"/>
        </w:tc>
        <w:tc>
          <w:tcPr>
            <w:tcW w:w="496" w:type="dxa"/>
          </w:tcPr>
          <w:p w14:paraId="018BF61D" w14:textId="77777777" w:rsidR="00F936B3" w:rsidRDefault="00F936B3" w:rsidP="00377FBB">
            <w:pPr>
              <w:jc w:val="right"/>
            </w:pPr>
            <w:r>
              <w:t>4</w:t>
            </w:r>
          </w:p>
        </w:tc>
        <w:tc>
          <w:tcPr>
            <w:tcW w:w="1655" w:type="dxa"/>
          </w:tcPr>
          <w:p w14:paraId="716D753F" w14:textId="77777777" w:rsidR="00F936B3" w:rsidRDefault="00F936B3" w:rsidP="00377FBB">
            <w:pPr>
              <w:jc w:val="center"/>
            </w:pPr>
            <w:r>
              <w:t>M0</w:t>
            </w:r>
          </w:p>
        </w:tc>
        <w:tc>
          <w:tcPr>
            <w:tcW w:w="986" w:type="dxa"/>
          </w:tcPr>
          <w:p w14:paraId="0F37F35E" w14:textId="77777777" w:rsidR="00F936B3" w:rsidRDefault="00F936B3" w:rsidP="00377FBB">
            <w:r>
              <w:t>0</w:t>
            </w:r>
          </w:p>
        </w:tc>
        <w:tc>
          <w:tcPr>
            <w:tcW w:w="234" w:type="dxa"/>
          </w:tcPr>
          <w:p w14:paraId="7080175D" w14:textId="77777777" w:rsidR="00F936B3" w:rsidRDefault="00F936B3" w:rsidP="00377FBB"/>
        </w:tc>
        <w:tc>
          <w:tcPr>
            <w:tcW w:w="390" w:type="dxa"/>
          </w:tcPr>
          <w:p w14:paraId="7D0D5027" w14:textId="77777777" w:rsidR="00F936B3" w:rsidRDefault="00F936B3" w:rsidP="00377FBB">
            <w:pPr>
              <w:jc w:val="right"/>
            </w:pPr>
            <w:r>
              <w:t>6</w:t>
            </w:r>
          </w:p>
        </w:tc>
        <w:tc>
          <w:tcPr>
            <w:tcW w:w="1864" w:type="dxa"/>
          </w:tcPr>
          <w:p w14:paraId="02C8F4AA" w14:textId="77777777" w:rsidR="00F936B3" w:rsidRDefault="00F936B3" w:rsidP="00377FBB">
            <w:pPr>
              <w:jc w:val="center"/>
            </w:pPr>
            <w:r>
              <w:t>M0</w:t>
            </w:r>
          </w:p>
        </w:tc>
        <w:tc>
          <w:tcPr>
            <w:tcW w:w="543" w:type="dxa"/>
          </w:tcPr>
          <w:p w14:paraId="725EC10C" w14:textId="77777777" w:rsidR="00F936B3" w:rsidRDefault="00F936B3" w:rsidP="00377FBB">
            <w:r>
              <w:t>0</w:t>
            </w:r>
          </w:p>
        </w:tc>
        <w:tc>
          <w:tcPr>
            <w:tcW w:w="234" w:type="dxa"/>
          </w:tcPr>
          <w:p w14:paraId="3820D868" w14:textId="77777777" w:rsidR="00F936B3" w:rsidRDefault="00F936B3" w:rsidP="00377FBB"/>
        </w:tc>
        <w:tc>
          <w:tcPr>
            <w:tcW w:w="456" w:type="dxa"/>
          </w:tcPr>
          <w:p w14:paraId="5F1ADFAD" w14:textId="77777777" w:rsidR="00F936B3" w:rsidRDefault="00F936B3" w:rsidP="00377FBB">
            <w:pPr>
              <w:jc w:val="right"/>
            </w:pPr>
            <w:r>
              <w:t>10</w:t>
            </w:r>
          </w:p>
        </w:tc>
        <w:tc>
          <w:tcPr>
            <w:tcW w:w="1514" w:type="dxa"/>
          </w:tcPr>
          <w:p w14:paraId="2503DE25" w14:textId="77777777" w:rsidR="00F936B3" w:rsidRDefault="00F936B3" w:rsidP="00377FBB">
            <w:pPr>
              <w:jc w:val="center"/>
            </w:pPr>
            <w:r>
              <w:t>M0</w:t>
            </w:r>
          </w:p>
        </w:tc>
        <w:tc>
          <w:tcPr>
            <w:tcW w:w="456" w:type="dxa"/>
          </w:tcPr>
          <w:p w14:paraId="206DF34E" w14:textId="77777777" w:rsidR="00F936B3" w:rsidRDefault="00F936B3" w:rsidP="00377FBB">
            <w:r>
              <w:t>0</w:t>
            </w:r>
          </w:p>
        </w:tc>
      </w:tr>
      <w:tr w:rsidR="00F936B3" w14:paraId="395CE162" w14:textId="77777777" w:rsidTr="00377FBB">
        <w:tc>
          <w:tcPr>
            <w:tcW w:w="3423" w:type="dxa"/>
          </w:tcPr>
          <w:p w14:paraId="05433366" w14:textId="77777777" w:rsidR="00F936B3" w:rsidRDefault="00F936B3" w:rsidP="00377FBB"/>
        </w:tc>
        <w:tc>
          <w:tcPr>
            <w:tcW w:w="238" w:type="dxa"/>
          </w:tcPr>
          <w:p w14:paraId="7E17731E" w14:textId="77777777" w:rsidR="00F936B3" w:rsidRDefault="00F936B3" w:rsidP="00377FBB"/>
        </w:tc>
        <w:tc>
          <w:tcPr>
            <w:tcW w:w="496" w:type="dxa"/>
          </w:tcPr>
          <w:p w14:paraId="64A84666" w14:textId="77777777" w:rsidR="00F936B3" w:rsidRDefault="00F936B3" w:rsidP="00377FBB">
            <w:pPr>
              <w:jc w:val="right"/>
            </w:pPr>
          </w:p>
        </w:tc>
        <w:tc>
          <w:tcPr>
            <w:tcW w:w="1655" w:type="dxa"/>
          </w:tcPr>
          <w:p w14:paraId="26A1A4AD" w14:textId="77777777" w:rsidR="00F936B3" w:rsidRDefault="00F936B3" w:rsidP="00377FBB">
            <w:pPr>
              <w:jc w:val="center"/>
            </w:pPr>
            <w:r>
              <w:t>M1</w:t>
            </w:r>
          </w:p>
        </w:tc>
        <w:tc>
          <w:tcPr>
            <w:tcW w:w="986" w:type="dxa"/>
          </w:tcPr>
          <w:p w14:paraId="223750B9" w14:textId="77777777" w:rsidR="00F936B3" w:rsidRDefault="00F936B3" w:rsidP="00377FBB">
            <w:r>
              <w:t>2</w:t>
            </w:r>
          </w:p>
        </w:tc>
        <w:tc>
          <w:tcPr>
            <w:tcW w:w="234" w:type="dxa"/>
          </w:tcPr>
          <w:p w14:paraId="3F2094CF" w14:textId="77777777" w:rsidR="00F936B3" w:rsidRDefault="00F936B3" w:rsidP="00377FBB"/>
        </w:tc>
        <w:tc>
          <w:tcPr>
            <w:tcW w:w="390" w:type="dxa"/>
          </w:tcPr>
          <w:p w14:paraId="5FF9AD9A" w14:textId="77777777" w:rsidR="00F936B3" w:rsidRDefault="00F936B3" w:rsidP="00377FBB">
            <w:pPr>
              <w:jc w:val="right"/>
            </w:pPr>
          </w:p>
        </w:tc>
        <w:tc>
          <w:tcPr>
            <w:tcW w:w="1864" w:type="dxa"/>
          </w:tcPr>
          <w:p w14:paraId="0885D613" w14:textId="77777777" w:rsidR="00F936B3" w:rsidRDefault="00F936B3" w:rsidP="00377FBB">
            <w:pPr>
              <w:jc w:val="center"/>
            </w:pPr>
            <w:r>
              <w:t>M1</w:t>
            </w:r>
          </w:p>
        </w:tc>
        <w:tc>
          <w:tcPr>
            <w:tcW w:w="543" w:type="dxa"/>
          </w:tcPr>
          <w:p w14:paraId="11724450" w14:textId="77777777" w:rsidR="00F936B3" w:rsidRDefault="00F936B3" w:rsidP="00377FBB">
            <w:r>
              <w:t>0</w:t>
            </w:r>
          </w:p>
        </w:tc>
        <w:tc>
          <w:tcPr>
            <w:tcW w:w="234" w:type="dxa"/>
          </w:tcPr>
          <w:p w14:paraId="67B36762" w14:textId="77777777" w:rsidR="00F936B3" w:rsidRDefault="00F936B3" w:rsidP="00377FBB"/>
        </w:tc>
        <w:tc>
          <w:tcPr>
            <w:tcW w:w="456" w:type="dxa"/>
          </w:tcPr>
          <w:p w14:paraId="68920EE3" w14:textId="77777777" w:rsidR="00F936B3" w:rsidRDefault="00F936B3" w:rsidP="00377FBB">
            <w:pPr>
              <w:jc w:val="right"/>
            </w:pPr>
          </w:p>
        </w:tc>
        <w:tc>
          <w:tcPr>
            <w:tcW w:w="1514" w:type="dxa"/>
          </w:tcPr>
          <w:p w14:paraId="46521712" w14:textId="77777777" w:rsidR="00F936B3" w:rsidRDefault="00F936B3" w:rsidP="00377FBB">
            <w:pPr>
              <w:jc w:val="center"/>
            </w:pPr>
            <w:r>
              <w:t>M1</w:t>
            </w:r>
          </w:p>
        </w:tc>
        <w:tc>
          <w:tcPr>
            <w:tcW w:w="456" w:type="dxa"/>
          </w:tcPr>
          <w:p w14:paraId="564BEA00" w14:textId="77777777" w:rsidR="00F936B3" w:rsidRDefault="00F936B3" w:rsidP="00377FBB">
            <w:r>
              <w:t>2</w:t>
            </w:r>
          </w:p>
        </w:tc>
      </w:tr>
      <w:tr w:rsidR="00F936B3" w14:paraId="1B68BF4B" w14:textId="77777777" w:rsidTr="00377FBB">
        <w:tc>
          <w:tcPr>
            <w:tcW w:w="3423" w:type="dxa"/>
          </w:tcPr>
          <w:p w14:paraId="3B3F4F35" w14:textId="77777777" w:rsidR="00F936B3" w:rsidRDefault="00F936B3" w:rsidP="00377FBB"/>
        </w:tc>
        <w:tc>
          <w:tcPr>
            <w:tcW w:w="238" w:type="dxa"/>
          </w:tcPr>
          <w:p w14:paraId="06CE7F98" w14:textId="77777777" w:rsidR="00F936B3" w:rsidRDefault="00F936B3" w:rsidP="00377FBB"/>
        </w:tc>
        <w:tc>
          <w:tcPr>
            <w:tcW w:w="496" w:type="dxa"/>
          </w:tcPr>
          <w:p w14:paraId="3B01ADCE" w14:textId="77777777" w:rsidR="00F936B3" w:rsidRDefault="00F936B3" w:rsidP="00377FBB">
            <w:pPr>
              <w:jc w:val="right"/>
            </w:pPr>
          </w:p>
        </w:tc>
        <w:tc>
          <w:tcPr>
            <w:tcW w:w="1655" w:type="dxa"/>
          </w:tcPr>
          <w:p w14:paraId="4A758B88" w14:textId="77777777" w:rsidR="00F936B3" w:rsidRDefault="00F936B3" w:rsidP="00377FBB">
            <w:pPr>
              <w:jc w:val="center"/>
            </w:pPr>
            <w:r>
              <w:t>M2</w:t>
            </w:r>
          </w:p>
        </w:tc>
        <w:tc>
          <w:tcPr>
            <w:tcW w:w="986" w:type="dxa"/>
          </w:tcPr>
          <w:p w14:paraId="1A76B620" w14:textId="77777777" w:rsidR="00F936B3" w:rsidRDefault="00F936B3" w:rsidP="00377FBB">
            <w:r>
              <w:t>0</w:t>
            </w:r>
          </w:p>
        </w:tc>
        <w:tc>
          <w:tcPr>
            <w:tcW w:w="234" w:type="dxa"/>
          </w:tcPr>
          <w:p w14:paraId="5735BBAC" w14:textId="77777777" w:rsidR="00F936B3" w:rsidRDefault="00F936B3" w:rsidP="00377FBB"/>
        </w:tc>
        <w:tc>
          <w:tcPr>
            <w:tcW w:w="390" w:type="dxa"/>
          </w:tcPr>
          <w:p w14:paraId="436D8B5A" w14:textId="77777777" w:rsidR="00F936B3" w:rsidRDefault="00F936B3" w:rsidP="00377FBB">
            <w:pPr>
              <w:jc w:val="right"/>
            </w:pPr>
          </w:p>
        </w:tc>
        <w:tc>
          <w:tcPr>
            <w:tcW w:w="1864" w:type="dxa"/>
          </w:tcPr>
          <w:p w14:paraId="5C87DBAD" w14:textId="77777777" w:rsidR="00F936B3" w:rsidRDefault="00F936B3" w:rsidP="00377FBB">
            <w:pPr>
              <w:jc w:val="center"/>
            </w:pPr>
            <w:r>
              <w:t>M2</w:t>
            </w:r>
          </w:p>
        </w:tc>
        <w:tc>
          <w:tcPr>
            <w:tcW w:w="543" w:type="dxa"/>
          </w:tcPr>
          <w:p w14:paraId="63036FD6" w14:textId="77777777" w:rsidR="00F936B3" w:rsidRDefault="00F936B3" w:rsidP="00377FBB">
            <w:r>
              <w:t>3</w:t>
            </w:r>
          </w:p>
        </w:tc>
        <w:tc>
          <w:tcPr>
            <w:tcW w:w="234" w:type="dxa"/>
          </w:tcPr>
          <w:p w14:paraId="15E6457A" w14:textId="77777777" w:rsidR="00F936B3" w:rsidRDefault="00F936B3" w:rsidP="00377FBB"/>
        </w:tc>
        <w:tc>
          <w:tcPr>
            <w:tcW w:w="456" w:type="dxa"/>
          </w:tcPr>
          <w:p w14:paraId="3E041FE7" w14:textId="77777777" w:rsidR="00F936B3" w:rsidRDefault="00F936B3" w:rsidP="00377FBB">
            <w:pPr>
              <w:jc w:val="right"/>
            </w:pPr>
          </w:p>
        </w:tc>
        <w:tc>
          <w:tcPr>
            <w:tcW w:w="1514" w:type="dxa"/>
          </w:tcPr>
          <w:p w14:paraId="3F48BECE" w14:textId="77777777" w:rsidR="00F936B3" w:rsidRDefault="00F936B3" w:rsidP="00377FBB">
            <w:pPr>
              <w:jc w:val="center"/>
            </w:pPr>
            <w:r>
              <w:t>M2</w:t>
            </w:r>
          </w:p>
        </w:tc>
        <w:tc>
          <w:tcPr>
            <w:tcW w:w="456" w:type="dxa"/>
          </w:tcPr>
          <w:p w14:paraId="64CCAF2A" w14:textId="77777777" w:rsidR="00F936B3" w:rsidRDefault="00F936B3" w:rsidP="00377FBB">
            <w:r>
              <w:t>3</w:t>
            </w:r>
          </w:p>
        </w:tc>
      </w:tr>
      <w:tr w:rsidR="00F936B3" w14:paraId="3CFA65DA" w14:textId="77777777" w:rsidTr="00377FBB">
        <w:tc>
          <w:tcPr>
            <w:tcW w:w="3423" w:type="dxa"/>
          </w:tcPr>
          <w:p w14:paraId="1C7F5C57" w14:textId="77777777" w:rsidR="00F936B3" w:rsidRDefault="00F936B3" w:rsidP="00377FBB"/>
        </w:tc>
        <w:tc>
          <w:tcPr>
            <w:tcW w:w="238" w:type="dxa"/>
          </w:tcPr>
          <w:p w14:paraId="5D064301" w14:textId="77777777" w:rsidR="00F936B3" w:rsidRDefault="00F936B3" w:rsidP="00377FBB"/>
        </w:tc>
        <w:tc>
          <w:tcPr>
            <w:tcW w:w="496" w:type="dxa"/>
          </w:tcPr>
          <w:p w14:paraId="54456F8E" w14:textId="77777777" w:rsidR="00F936B3" w:rsidRDefault="00F936B3" w:rsidP="00377FBB">
            <w:pPr>
              <w:jc w:val="right"/>
            </w:pPr>
          </w:p>
        </w:tc>
        <w:tc>
          <w:tcPr>
            <w:tcW w:w="1655" w:type="dxa"/>
          </w:tcPr>
          <w:p w14:paraId="06D56D89" w14:textId="77777777" w:rsidR="00F936B3" w:rsidRDefault="00F936B3" w:rsidP="00377FBB">
            <w:pPr>
              <w:jc w:val="center"/>
            </w:pPr>
            <w:r>
              <w:t>M3</w:t>
            </w:r>
          </w:p>
        </w:tc>
        <w:tc>
          <w:tcPr>
            <w:tcW w:w="986" w:type="dxa"/>
          </w:tcPr>
          <w:p w14:paraId="44D7D72B" w14:textId="77777777" w:rsidR="00F936B3" w:rsidRDefault="00F936B3" w:rsidP="00377FBB">
            <w:r>
              <w:t>2</w:t>
            </w:r>
          </w:p>
        </w:tc>
        <w:tc>
          <w:tcPr>
            <w:tcW w:w="234" w:type="dxa"/>
          </w:tcPr>
          <w:p w14:paraId="27666184" w14:textId="77777777" w:rsidR="00F936B3" w:rsidRDefault="00F936B3" w:rsidP="00377FBB"/>
        </w:tc>
        <w:tc>
          <w:tcPr>
            <w:tcW w:w="390" w:type="dxa"/>
          </w:tcPr>
          <w:p w14:paraId="1DB7D714" w14:textId="77777777" w:rsidR="00F936B3" w:rsidRDefault="00F936B3" w:rsidP="00377FBB">
            <w:pPr>
              <w:jc w:val="right"/>
            </w:pPr>
          </w:p>
        </w:tc>
        <w:tc>
          <w:tcPr>
            <w:tcW w:w="1864" w:type="dxa"/>
          </w:tcPr>
          <w:p w14:paraId="30C2D0BD" w14:textId="77777777" w:rsidR="00F936B3" w:rsidRDefault="00F936B3" w:rsidP="00377FBB">
            <w:pPr>
              <w:jc w:val="center"/>
            </w:pPr>
            <w:r>
              <w:t>M3</w:t>
            </w:r>
          </w:p>
        </w:tc>
        <w:tc>
          <w:tcPr>
            <w:tcW w:w="543" w:type="dxa"/>
          </w:tcPr>
          <w:p w14:paraId="3CCEBE86" w14:textId="77777777" w:rsidR="00F936B3" w:rsidRDefault="00F936B3" w:rsidP="00377FBB">
            <w:r>
              <w:t>1</w:t>
            </w:r>
          </w:p>
        </w:tc>
        <w:tc>
          <w:tcPr>
            <w:tcW w:w="234" w:type="dxa"/>
          </w:tcPr>
          <w:p w14:paraId="626FE8AE" w14:textId="77777777" w:rsidR="00F936B3" w:rsidRDefault="00F936B3" w:rsidP="00377FBB"/>
        </w:tc>
        <w:tc>
          <w:tcPr>
            <w:tcW w:w="456" w:type="dxa"/>
          </w:tcPr>
          <w:p w14:paraId="7A3E386B" w14:textId="77777777" w:rsidR="00F936B3" w:rsidRDefault="00F936B3" w:rsidP="00377FBB">
            <w:pPr>
              <w:jc w:val="right"/>
            </w:pPr>
          </w:p>
        </w:tc>
        <w:tc>
          <w:tcPr>
            <w:tcW w:w="1514" w:type="dxa"/>
          </w:tcPr>
          <w:p w14:paraId="40075F93" w14:textId="77777777" w:rsidR="00F936B3" w:rsidRDefault="00F936B3" w:rsidP="00377FBB">
            <w:pPr>
              <w:jc w:val="center"/>
            </w:pPr>
            <w:r>
              <w:t>M3</w:t>
            </w:r>
          </w:p>
        </w:tc>
        <w:tc>
          <w:tcPr>
            <w:tcW w:w="456" w:type="dxa"/>
          </w:tcPr>
          <w:p w14:paraId="75EA6A3C" w14:textId="77777777" w:rsidR="00F936B3" w:rsidRDefault="00F936B3" w:rsidP="00377FBB">
            <w:r>
              <w:t>3</w:t>
            </w:r>
          </w:p>
        </w:tc>
      </w:tr>
      <w:tr w:rsidR="00F936B3" w14:paraId="3219252B" w14:textId="77777777" w:rsidTr="00377FBB">
        <w:tc>
          <w:tcPr>
            <w:tcW w:w="3423" w:type="dxa"/>
          </w:tcPr>
          <w:p w14:paraId="6D221EF4" w14:textId="77777777" w:rsidR="00F936B3" w:rsidRDefault="00F936B3" w:rsidP="00377FBB"/>
        </w:tc>
        <w:tc>
          <w:tcPr>
            <w:tcW w:w="238" w:type="dxa"/>
          </w:tcPr>
          <w:p w14:paraId="510A70C6" w14:textId="77777777" w:rsidR="00F936B3" w:rsidRDefault="00F936B3" w:rsidP="00377FBB"/>
        </w:tc>
        <w:tc>
          <w:tcPr>
            <w:tcW w:w="496" w:type="dxa"/>
          </w:tcPr>
          <w:p w14:paraId="189538C5" w14:textId="77777777" w:rsidR="00F936B3" w:rsidRDefault="00F936B3" w:rsidP="00377FBB">
            <w:pPr>
              <w:jc w:val="right"/>
            </w:pPr>
          </w:p>
        </w:tc>
        <w:tc>
          <w:tcPr>
            <w:tcW w:w="1655" w:type="dxa"/>
          </w:tcPr>
          <w:p w14:paraId="2FAF9311" w14:textId="77777777" w:rsidR="00F936B3" w:rsidRDefault="00F936B3" w:rsidP="00377FBB">
            <w:pPr>
              <w:jc w:val="center"/>
            </w:pPr>
            <w:r>
              <w:t>M4</w:t>
            </w:r>
          </w:p>
        </w:tc>
        <w:tc>
          <w:tcPr>
            <w:tcW w:w="986" w:type="dxa"/>
          </w:tcPr>
          <w:p w14:paraId="7DA9C12C" w14:textId="77777777" w:rsidR="00F936B3" w:rsidRDefault="00F936B3" w:rsidP="00377FBB">
            <w:r>
              <w:t>0</w:t>
            </w:r>
          </w:p>
        </w:tc>
        <w:tc>
          <w:tcPr>
            <w:tcW w:w="234" w:type="dxa"/>
          </w:tcPr>
          <w:p w14:paraId="7464B88E" w14:textId="77777777" w:rsidR="00F936B3" w:rsidRDefault="00F936B3" w:rsidP="00377FBB"/>
        </w:tc>
        <w:tc>
          <w:tcPr>
            <w:tcW w:w="390" w:type="dxa"/>
          </w:tcPr>
          <w:p w14:paraId="57091E4A" w14:textId="77777777" w:rsidR="00F936B3" w:rsidRDefault="00F936B3" w:rsidP="00377FBB">
            <w:pPr>
              <w:jc w:val="right"/>
            </w:pPr>
          </w:p>
        </w:tc>
        <w:tc>
          <w:tcPr>
            <w:tcW w:w="1864" w:type="dxa"/>
          </w:tcPr>
          <w:p w14:paraId="13DBDCB8" w14:textId="77777777" w:rsidR="00F936B3" w:rsidRDefault="00F936B3" w:rsidP="00377FBB">
            <w:pPr>
              <w:jc w:val="center"/>
            </w:pPr>
            <w:r>
              <w:t>M4</w:t>
            </w:r>
          </w:p>
        </w:tc>
        <w:tc>
          <w:tcPr>
            <w:tcW w:w="543" w:type="dxa"/>
          </w:tcPr>
          <w:p w14:paraId="74AF3E88" w14:textId="77777777" w:rsidR="00F936B3" w:rsidRDefault="00F936B3" w:rsidP="00377FBB">
            <w:r>
              <w:t>2</w:t>
            </w:r>
          </w:p>
        </w:tc>
        <w:tc>
          <w:tcPr>
            <w:tcW w:w="234" w:type="dxa"/>
          </w:tcPr>
          <w:p w14:paraId="01FED063" w14:textId="77777777" w:rsidR="00F936B3" w:rsidRDefault="00F936B3" w:rsidP="00377FBB"/>
        </w:tc>
        <w:tc>
          <w:tcPr>
            <w:tcW w:w="456" w:type="dxa"/>
          </w:tcPr>
          <w:p w14:paraId="278D0583" w14:textId="77777777" w:rsidR="00F936B3" w:rsidRDefault="00F936B3" w:rsidP="00377FBB">
            <w:pPr>
              <w:jc w:val="right"/>
            </w:pPr>
          </w:p>
        </w:tc>
        <w:tc>
          <w:tcPr>
            <w:tcW w:w="1514" w:type="dxa"/>
          </w:tcPr>
          <w:p w14:paraId="68193820" w14:textId="77777777" w:rsidR="00F936B3" w:rsidRDefault="00F936B3" w:rsidP="00377FBB">
            <w:pPr>
              <w:jc w:val="center"/>
            </w:pPr>
            <w:r>
              <w:t>M4</w:t>
            </w:r>
          </w:p>
        </w:tc>
        <w:tc>
          <w:tcPr>
            <w:tcW w:w="456" w:type="dxa"/>
          </w:tcPr>
          <w:p w14:paraId="2A8B03AF" w14:textId="77777777" w:rsidR="00F936B3" w:rsidRDefault="00F936B3" w:rsidP="00377FBB">
            <w:r>
              <w:t>2</w:t>
            </w:r>
          </w:p>
        </w:tc>
      </w:tr>
      <w:tr w:rsidR="00F936B3" w14:paraId="0CB39D86" w14:textId="77777777" w:rsidTr="00377FBB">
        <w:tc>
          <w:tcPr>
            <w:tcW w:w="3423" w:type="dxa"/>
          </w:tcPr>
          <w:p w14:paraId="09B3BF3C" w14:textId="77777777" w:rsidR="00F936B3" w:rsidRDefault="00F936B3" w:rsidP="00377FBB"/>
        </w:tc>
        <w:tc>
          <w:tcPr>
            <w:tcW w:w="238" w:type="dxa"/>
          </w:tcPr>
          <w:p w14:paraId="4FBC27C1" w14:textId="77777777" w:rsidR="00F936B3" w:rsidRDefault="00F936B3" w:rsidP="00377FBB"/>
        </w:tc>
        <w:tc>
          <w:tcPr>
            <w:tcW w:w="496" w:type="dxa"/>
          </w:tcPr>
          <w:p w14:paraId="004DF17B" w14:textId="77777777" w:rsidR="00F936B3" w:rsidRDefault="00F936B3" w:rsidP="00377FBB">
            <w:pPr>
              <w:jc w:val="right"/>
            </w:pPr>
          </w:p>
        </w:tc>
        <w:tc>
          <w:tcPr>
            <w:tcW w:w="1655" w:type="dxa"/>
          </w:tcPr>
          <w:p w14:paraId="4935B168" w14:textId="77777777" w:rsidR="00F936B3" w:rsidRDefault="00F936B3" w:rsidP="00377FBB">
            <w:pPr>
              <w:jc w:val="center"/>
            </w:pPr>
            <w:r>
              <w:t>M4.1</w:t>
            </w:r>
          </w:p>
        </w:tc>
        <w:tc>
          <w:tcPr>
            <w:tcW w:w="986" w:type="dxa"/>
          </w:tcPr>
          <w:p w14:paraId="2BE3C5B1" w14:textId="77777777" w:rsidR="00F936B3" w:rsidRDefault="00F936B3" w:rsidP="00377FBB">
            <w:r>
              <w:t>0</w:t>
            </w:r>
          </w:p>
        </w:tc>
        <w:tc>
          <w:tcPr>
            <w:tcW w:w="234" w:type="dxa"/>
          </w:tcPr>
          <w:p w14:paraId="5C23D02C" w14:textId="77777777" w:rsidR="00F936B3" w:rsidRDefault="00F936B3" w:rsidP="00377FBB"/>
        </w:tc>
        <w:tc>
          <w:tcPr>
            <w:tcW w:w="390" w:type="dxa"/>
          </w:tcPr>
          <w:p w14:paraId="64F5FCA7" w14:textId="77777777" w:rsidR="00F936B3" w:rsidRDefault="00F936B3" w:rsidP="00377FBB">
            <w:pPr>
              <w:jc w:val="right"/>
            </w:pPr>
          </w:p>
        </w:tc>
        <w:tc>
          <w:tcPr>
            <w:tcW w:w="1864" w:type="dxa"/>
          </w:tcPr>
          <w:p w14:paraId="4BEA763F" w14:textId="77777777" w:rsidR="00F936B3" w:rsidRDefault="00F936B3" w:rsidP="00377FBB">
            <w:pPr>
              <w:jc w:val="center"/>
            </w:pPr>
            <w:r>
              <w:t>M4.1</w:t>
            </w:r>
          </w:p>
        </w:tc>
        <w:tc>
          <w:tcPr>
            <w:tcW w:w="543" w:type="dxa"/>
          </w:tcPr>
          <w:p w14:paraId="7CC73815" w14:textId="77777777" w:rsidR="00F936B3" w:rsidRDefault="00F936B3" w:rsidP="00377FBB">
            <w:r>
              <w:t>0</w:t>
            </w:r>
          </w:p>
        </w:tc>
        <w:tc>
          <w:tcPr>
            <w:tcW w:w="234" w:type="dxa"/>
          </w:tcPr>
          <w:p w14:paraId="01BF7EBC" w14:textId="77777777" w:rsidR="00F936B3" w:rsidRDefault="00F936B3" w:rsidP="00377FBB"/>
        </w:tc>
        <w:tc>
          <w:tcPr>
            <w:tcW w:w="456" w:type="dxa"/>
          </w:tcPr>
          <w:p w14:paraId="2A6DA493" w14:textId="77777777" w:rsidR="00F936B3" w:rsidRDefault="00F936B3" w:rsidP="00377FBB">
            <w:pPr>
              <w:jc w:val="right"/>
            </w:pPr>
          </w:p>
        </w:tc>
        <w:tc>
          <w:tcPr>
            <w:tcW w:w="1514" w:type="dxa"/>
          </w:tcPr>
          <w:p w14:paraId="4B4F70AC" w14:textId="77777777" w:rsidR="00F936B3" w:rsidRDefault="00F936B3" w:rsidP="00377FBB">
            <w:pPr>
              <w:jc w:val="center"/>
            </w:pPr>
            <w:r>
              <w:t>M4.1</w:t>
            </w:r>
          </w:p>
        </w:tc>
        <w:tc>
          <w:tcPr>
            <w:tcW w:w="456" w:type="dxa"/>
          </w:tcPr>
          <w:p w14:paraId="41A25C16" w14:textId="77777777" w:rsidR="00F936B3" w:rsidRDefault="00F936B3" w:rsidP="00377FBB">
            <w:r>
              <w:t>0</w:t>
            </w:r>
          </w:p>
        </w:tc>
      </w:tr>
      <w:tr w:rsidR="00F936B3" w14:paraId="3A6730A9" w14:textId="77777777" w:rsidTr="00377FBB">
        <w:tc>
          <w:tcPr>
            <w:tcW w:w="3423" w:type="dxa"/>
          </w:tcPr>
          <w:p w14:paraId="61AED5E0" w14:textId="77777777" w:rsidR="00F936B3" w:rsidRDefault="00F936B3" w:rsidP="00377FBB">
            <w:r>
              <w:t>Other</w:t>
            </w:r>
          </w:p>
        </w:tc>
        <w:tc>
          <w:tcPr>
            <w:tcW w:w="238" w:type="dxa"/>
          </w:tcPr>
          <w:p w14:paraId="0B4FD50F" w14:textId="77777777" w:rsidR="00F936B3" w:rsidRDefault="00F936B3" w:rsidP="00377FBB"/>
        </w:tc>
        <w:tc>
          <w:tcPr>
            <w:tcW w:w="496" w:type="dxa"/>
          </w:tcPr>
          <w:p w14:paraId="10AD5C65" w14:textId="77777777" w:rsidR="00F936B3" w:rsidRDefault="00F936B3" w:rsidP="00377FBB">
            <w:pPr>
              <w:jc w:val="right"/>
            </w:pPr>
            <w:r w:rsidRPr="0037242E">
              <w:rPr>
                <w:highlight w:val="yellow"/>
              </w:rPr>
              <w:t>3</w:t>
            </w:r>
          </w:p>
        </w:tc>
        <w:tc>
          <w:tcPr>
            <w:tcW w:w="1655" w:type="dxa"/>
          </w:tcPr>
          <w:p w14:paraId="65BE4E27" w14:textId="77777777" w:rsidR="00F936B3" w:rsidRDefault="00F936B3" w:rsidP="00377FBB">
            <w:pPr>
              <w:jc w:val="center"/>
            </w:pPr>
            <w:r>
              <w:t>M0</w:t>
            </w:r>
          </w:p>
        </w:tc>
        <w:tc>
          <w:tcPr>
            <w:tcW w:w="986" w:type="dxa"/>
          </w:tcPr>
          <w:p w14:paraId="50C9289A" w14:textId="77777777" w:rsidR="00F936B3" w:rsidRDefault="00F936B3" w:rsidP="00377FBB">
            <w:r>
              <w:t>0</w:t>
            </w:r>
          </w:p>
        </w:tc>
        <w:tc>
          <w:tcPr>
            <w:tcW w:w="234" w:type="dxa"/>
          </w:tcPr>
          <w:p w14:paraId="50276E24" w14:textId="77777777" w:rsidR="00F936B3" w:rsidRDefault="00F936B3" w:rsidP="00377FBB"/>
        </w:tc>
        <w:tc>
          <w:tcPr>
            <w:tcW w:w="390" w:type="dxa"/>
          </w:tcPr>
          <w:p w14:paraId="13B93EE3" w14:textId="77777777" w:rsidR="00F936B3" w:rsidRDefault="00F936B3" w:rsidP="00377FBB">
            <w:pPr>
              <w:jc w:val="right"/>
            </w:pPr>
            <w:r>
              <w:t>1</w:t>
            </w:r>
          </w:p>
        </w:tc>
        <w:tc>
          <w:tcPr>
            <w:tcW w:w="1864" w:type="dxa"/>
          </w:tcPr>
          <w:p w14:paraId="44AE3BD8" w14:textId="77777777" w:rsidR="00F936B3" w:rsidRDefault="00F936B3" w:rsidP="00377FBB">
            <w:pPr>
              <w:jc w:val="center"/>
            </w:pPr>
            <w:r>
              <w:t>M0</w:t>
            </w:r>
          </w:p>
        </w:tc>
        <w:tc>
          <w:tcPr>
            <w:tcW w:w="543" w:type="dxa"/>
          </w:tcPr>
          <w:p w14:paraId="6B3A9BD7" w14:textId="77777777" w:rsidR="00F936B3" w:rsidRDefault="00F936B3" w:rsidP="00377FBB">
            <w:r>
              <w:t>0</w:t>
            </w:r>
          </w:p>
        </w:tc>
        <w:tc>
          <w:tcPr>
            <w:tcW w:w="234" w:type="dxa"/>
          </w:tcPr>
          <w:p w14:paraId="42798728" w14:textId="77777777" w:rsidR="00F936B3" w:rsidRDefault="00F936B3" w:rsidP="00377FBB"/>
        </w:tc>
        <w:tc>
          <w:tcPr>
            <w:tcW w:w="456" w:type="dxa"/>
          </w:tcPr>
          <w:p w14:paraId="4B42F3B4" w14:textId="77777777" w:rsidR="00F936B3" w:rsidRDefault="00F936B3" w:rsidP="00377FBB">
            <w:pPr>
              <w:jc w:val="right"/>
            </w:pPr>
            <w:r w:rsidRPr="0037242E">
              <w:rPr>
                <w:highlight w:val="yellow"/>
              </w:rPr>
              <w:t>4</w:t>
            </w:r>
          </w:p>
        </w:tc>
        <w:tc>
          <w:tcPr>
            <w:tcW w:w="1514" w:type="dxa"/>
          </w:tcPr>
          <w:p w14:paraId="628C28FD" w14:textId="77777777" w:rsidR="00F936B3" w:rsidRDefault="00F936B3" w:rsidP="00377FBB">
            <w:pPr>
              <w:jc w:val="center"/>
            </w:pPr>
            <w:r>
              <w:t>M0</w:t>
            </w:r>
          </w:p>
        </w:tc>
        <w:tc>
          <w:tcPr>
            <w:tcW w:w="456" w:type="dxa"/>
          </w:tcPr>
          <w:p w14:paraId="360D61A1" w14:textId="77777777" w:rsidR="00F936B3" w:rsidRDefault="00F936B3" w:rsidP="00377FBB">
            <w:r>
              <w:t>0</w:t>
            </w:r>
          </w:p>
        </w:tc>
      </w:tr>
      <w:tr w:rsidR="00F936B3" w14:paraId="7188BE49" w14:textId="77777777" w:rsidTr="00377FBB">
        <w:tc>
          <w:tcPr>
            <w:tcW w:w="3423" w:type="dxa"/>
          </w:tcPr>
          <w:p w14:paraId="23C28EB3" w14:textId="77777777" w:rsidR="00F936B3" w:rsidRDefault="00F936B3" w:rsidP="00377FBB"/>
        </w:tc>
        <w:tc>
          <w:tcPr>
            <w:tcW w:w="238" w:type="dxa"/>
          </w:tcPr>
          <w:p w14:paraId="79E9318E" w14:textId="77777777" w:rsidR="00F936B3" w:rsidRDefault="00F936B3" w:rsidP="00377FBB"/>
        </w:tc>
        <w:tc>
          <w:tcPr>
            <w:tcW w:w="496" w:type="dxa"/>
          </w:tcPr>
          <w:p w14:paraId="021F0E33" w14:textId="77777777" w:rsidR="00F936B3" w:rsidRDefault="00F936B3" w:rsidP="00377FBB">
            <w:pPr>
              <w:jc w:val="right"/>
            </w:pPr>
          </w:p>
        </w:tc>
        <w:tc>
          <w:tcPr>
            <w:tcW w:w="1655" w:type="dxa"/>
          </w:tcPr>
          <w:p w14:paraId="7C706682" w14:textId="77777777" w:rsidR="00F936B3" w:rsidRDefault="00F936B3" w:rsidP="00377FBB">
            <w:pPr>
              <w:jc w:val="center"/>
            </w:pPr>
            <w:r>
              <w:t>M1</w:t>
            </w:r>
          </w:p>
        </w:tc>
        <w:tc>
          <w:tcPr>
            <w:tcW w:w="986" w:type="dxa"/>
          </w:tcPr>
          <w:p w14:paraId="7F197AF7" w14:textId="77777777" w:rsidR="00F936B3" w:rsidRDefault="00F936B3" w:rsidP="00377FBB">
            <w:r>
              <w:t>0</w:t>
            </w:r>
          </w:p>
        </w:tc>
        <w:tc>
          <w:tcPr>
            <w:tcW w:w="234" w:type="dxa"/>
          </w:tcPr>
          <w:p w14:paraId="0F8F62AD" w14:textId="77777777" w:rsidR="00F936B3" w:rsidRDefault="00F936B3" w:rsidP="00377FBB"/>
        </w:tc>
        <w:tc>
          <w:tcPr>
            <w:tcW w:w="390" w:type="dxa"/>
          </w:tcPr>
          <w:p w14:paraId="0AC92D97" w14:textId="77777777" w:rsidR="00F936B3" w:rsidRDefault="00F936B3" w:rsidP="00377FBB">
            <w:pPr>
              <w:jc w:val="right"/>
            </w:pPr>
          </w:p>
        </w:tc>
        <w:tc>
          <w:tcPr>
            <w:tcW w:w="1864" w:type="dxa"/>
          </w:tcPr>
          <w:p w14:paraId="62E6A9CF" w14:textId="77777777" w:rsidR="00F936B3" w:rsidRDefault="00F936B3" w:rsidP="00377FBB">
            <w:pPr>
              <w:jc w:val="center"/>
            </w:pPr>
            <w:r>
              <w:t>M1</w:t>
            </w:r>
          </w:p>
        </w:tc>
        <w:tc>
          <w:tcPr>
            <w:tcW w:w="543" w:type="dxa"/>
          </w:tcPr>
          <w:p w14:paraId="460D4DA1" w14:textId="77777777" w:rsidR="00F936B3" w:rsidRDefault="00F936B3" w:rsidP="00377FBB">
            <w:r>
              <w:t>0</w:t>
            </w:r>
          </w:p>
        </w:tc>
        <w:tc>
          <w:tcPr>
            <w:tcW w:w="234" w:type="dxa"/>
          </w:tcPr>
          <w:p w14:paraId="0767F4C1" w14:textId="77777777" w:rsidR="00F936B3" w:rsidRDefault="00F936B3" w:rsidP="00377FBB"/>
        </w:tc>
        <w:tc>
          <w:tcPr>
            <w:tcW w:w="456" w:type="dxa"/>
          </w:tcPr>
          <w:p w14:paraId="3A254CBB" w14:textId="77777777" w:rsidR="00F936B3" w:rsidRDefault="00F936B3" w:rsidP="00377FBB">
            <w:pPr>
              <w:jc w:val="right"/>
            </w:pPr>
          </w:p>
        </w:tc>
        <w:tc>
          <w:tcPr>
            <w:tcW w:w="1514" w:type="dxa"/>
          </w:tcPr>
          <w:p w14:paraId="43FD79C0" w14:textId="77777777" w:rsidR="00F936B3" w:rsidRDefault="00F936B3" w:rsidP="00377FBB">
            <w:pPr>
              <w:jc w:val="center"/>
            </w:pPr>
            <w:r>
              <w:t>M1</w:t>
            </w:r>
          </w:p>
        </w:tc>
        <w:tc>
          <w:tcPr>
            <w:tcW w:w="456" w:type="dxa"/>
          </w:tcPr>
          <w:p w14:paraId="6E349017" w14:textId="77777777" w:rsidR="00F936B3" w:rsidRDefault="00F936B3" w:rsidP="00377FBB">
            <w:r>
              <w:t>0</w:t>
            </w:r>
          </w:p>
        </w:tc>
      </w:tr>
      <w:tr w:rsidR="00F936B3" w14:paraId="22D2E797" w14:textId="77777777" w:rsidTr="00377FBB">
        <w:tc>
          <w:tcPr>
            <w:tcW w:w="3423" w:type="dxa"/>
          </w:tcPr>
          <w:p w14:paraId="25F8E125" w14:textId="77777777" w:rsidR="00F936B3" w:rsidRDefault="00F936B3" w:rsidP="00377FBB"/>
        </w:tc>
        <w:tc>
          <w:tcPr>
            <w:tcW w:w="238" w:type="dxa"/>
          </w:tcPr>
          <w:p w14:paraId="57E20E33" w14:textId="77777777" w:rsidR="00F936B3" w:rsidRDefault="00F936B3" w:rsidP="00377FBB"/>
        </w:tc>
        <w:tc>
          <w:tcPr>
            <w:tcW w:w="496" w:type="dxa"/>
          </w:tcPr>
          <w:p w14:paraId="1647987E" w14:textId="77777777" w:rsidR="00F936B3" w:rsidRDefault="00F936B3" w:rsidP="00377FBB">
            <w:pPr>
              <w:jc w:val="right"/>
            </w:pPr>
          </w:p>
        </w:tc>
        <w:tc>
          <w:tcPr>
            <w:tcW w:w="1655" w:type="dxa"/>
          </w:tcPr>
          <w:p w14:paraId="53B1C4B5" w14:textId="77777777" w:rsidR="00F936B3" w:rsidRDefault="00F936B3" w:rsidP="00377FBB">
            <w:pPr>
              <w:jc w:val="center"/>
            </w:pPr>
            <w:r>
              <w:t>M2</w:t>
            </w:r>
          </w:p>
        </w:tc>
        <w:tc>
          <w:tcPr>
            <w:tcW w:w="986" w:type="dxa"/>
          </w:tcPr>
          <w:p w14:paraId="65D430AA" w14:textId="77777777" w:rsidR="00F936B3" w:rsidRDefault="00F936B3" w:rsidP="00377FBB">
            <w:r>
              <w:t>0</w:t>
            </w:r>
          </w:p>
        </w:tc>
        <w:tc>
          <w:tcPr>
            <w:tcW w:w="234" w:type="dxa"/>
          </w:tcPr>
          <w:p w14:paraId="185BCC97" w14:textId="77777777" w:rsidR="00F936B3" w:rsidRDefault="00F936B3" w:rsidP="00377FBB"/>
        </w:tc>
        <w:tc>
          <w:tcPr>
            <w:tcW w:w="390" w:type="dxa"/>
          </w:tcPr>
          <w:p w14:paraId="14C486BD" w14:textId="77777777" w:rsidR="00F936B3" w:rsidRDefault="00F936B3" w:rsidP="00377FBB">
            <w:pPr>
              <w:jc w:val="right"/>
            </w:pPr>
          </w:p>
        </w:tc>
        <w:tc>
          <w:tcPr>
            <w:tcW w:w="1864" w:type="dxa"/>
          </w:tcPr>
          <w:p w14:paraId="5271B7E2" w14:textId="77777777" w:rsidR="00F936B3" w:rsidRDefault="00F936B3" w:rsidP="00377FBB">
            <w:pPr>
              <w:jc w:val="center"/>
            </w:pPr>
            <w:r>
              <w:t>M2</w:t>
            </w:r>
          </w:p>
        </w:tc>
        <w:tc>
          <w:tcPr>
            <w:tcW w:w="543" w:type="dxa"/>
          </w:tcPr>
          <w:p w14:paraId="6FA82DEB" w14:textId="77777777" w:rsidR="00F936B3" w:rsidRDefault="00F936B3" w:rsidP="00377FBB">
            <w:r>
              <w:t>1</w:t>
            </w:r>
          </w:p>
        </w:tc>
        <w:tc>
          <w:tcPr>
            <w:tcW w:w="234" w:type="dxa"/>
          </w:tcPr>
          <w:p w14:paraId="21F681E4" w14:textId="77777777" w:rsidR="00F936B3" w:rsidRDefault="00F936B3" w:rsidP="00377FBB"/>
        </w:tc>
        <w:tc>
          <w:tcPr>
            <w:tcW w:w="456" w:type="dxa"/>
          </w:tcPr>
          <w:p w14:paraId="08E1C280" w14:textId="77777777" w:rsidR="00F936B3" w:rsidRDefault="00F936B3" w:rsidP="00377FBB">
            <w:pPr>
              <w:jc w:val="right"/>
            </w:pPr>
          </w:p>
        </w:tc>
        <w:tc>
          <w:tcPr>
            <w:tcW w:w="1514" w:type="dxa"/>
          </w:tcPr>
          <w:p w14:paraId="57EF6497" w14:textId="77777777" w:rsidR="00F936B3" w:rsidRDefault="00F936B3" w:rsidP="00377FBB">
            <w:pPr>
              <w:jc w:val="center"/>
            </w:pPr>
            <w:r>
              <w:t>M2</w:t>
            </w:r>
          </w:p>
        </w:tc>
        <w:tc>
          <w:tcPr>
            <w:tcW w:w="456" w:type="dxa"/>
          </w:tcPr>
          <w:p w14:paraId="15F2E89F" w14:textId="77777777" w:rsidR="00F936B3" w:rsidRDefault="00F936B3" w:rsidP="00377FBB">
            <w:r>
              <w:t>1</w:t>
            </w:r>
          </w:p>
        </w:tc>
      </w:tr>
      <w:tr w:rsidR="00F936B3" w14:paraId="3348FAF8" w14:textId="77777777" w:rsidTr="00377FBB">
        <w:tc>
          <w:tcPr>
            <w:tcW w:w="3423" w:type="dxa"/>
          </w:tcPr>
          <w:p w14:paraId="100B5ECE" w14:textId="77777777" w:rsidR="00F936B3" w:rsidRDefault="00F936B3" w:rsidP="00377FBB"/>
        </w:tc>
        <w:tc>
          <w:tcPr>
            <w:tcW w:w="238" w:type="dxa"/>
          </w:tcPr>
          <w:p w14:paraId="1F40BB3C" w14:textId="77777777" w:rsidR="00F936B3" w:rsidRDefault="00F936B3" w:rsidP="00377FBB"/>
        </w:tc>
        <w:tc>
          <w:tcPr>
            <w:tcW w:w="496" w:type="dxa"/>
          </w:tcPr>
          <w:p w14:paraId="115BC1B2" w14:textId="77777777" w:rsidR="00F936B3" w:rsidRDefault="00F936B3" w:rsidP="00377FBB">
            <w:pPr>
              <w:jc w:val="right"/>
            </w:pPr>
          </w:p>
        </w:tc>
        <w:tc>
          <w:tcPr>
            <w:tcW w:w="1655" w:type="dxa"/>
          </w:tcPr>
          <w:p w14:paraId="0822756D" w14:textId="77777777" w:rsidR="00F936B3" w:rsidRDefault="00F936B3" w:rsidP="00377FBB">
            <w:pPr>
              <w:jc w:val="center"/>
            </w:pPr>
            <w:r>
              <w:t>M3</w:t>
            </w:r>
          </w:p>
        </w:tc>
        <w:tc>
          <w:tcPr>
            <w:tcW w:w="986" w:type="dxa"/>
          </w:tcPr>
          <w:p w14:paraId="2CFF8D12" w14:textId="77777777" w:rsidR="00F936B3" w:rsidRPr="0037242E" w:rsidRDefault="00F936B3" w:rsidP="00377FBB">
            <w:pPr>
              <w:rPr>
                <w:highlight w:val="yellow"/>
              </w:rPr>
            </w:pPr>
            <w:r w:rsidRPr="0037242E">
              <w:rPr>
                <w:highlight w:val="yellow"/>
              </w:rPr>
              <w:t>1</w:t>
            </w:r>
          </w:p>
        </w:tc>
        <w:tc>
          <w:tcPr>
            <w:tcW w:w="234" w:type="dxa"/>
          </w:tcPr>
          <w:p w14:paraId="62D3C766" w14:textId="77777777" w:rsidR="00F936B3" w:rsidRDefault="00F936B3" w:rsidP="00377FBB"/>
        </w:tc>
        <w:tc>
          <w:tcPr>
            <w:tcW w:w="390" w:type="dxa"/>
          </w:tcPr>
          <w:p w14:paraId="7195886A" w14:textId="77777777" w:rsidR="00F936B3" w:rsidRDefault="00F936B3" w:rsidP="00377FBB">
            <w:pPr>
              <w:jc w:val="right"/>
            </w:pPr>
          </w:p>
        </w:tc>
        <w:tc>
          <w:tcPr>
            <w:tcW w:w="1864" w:type="dxa"/>
          </w:tcPr>
          <w:p w14:paraId="109F4E16" w14:textId="77777777" w:rsidR="00F936B3" w:rsidRDefault="00F936B3" w:rsidP="00377FBB">
            <w:pPr>
              <w:jc w:val="center"/>
            </w:pPr>
            <w:r>
              <w:t>M3</w:t>
            </w:r>
          </w:p>
        </w:tc>
        <w:tc>
          <w:tcPr>
            <w:tcW w:w="543" w:type="dxa"/>
          </w:tcPr>
          <w:p w14:paraId="4A8353F8" w14:textId="77777777" w:rsidR="00F936B3" w:rsidRDefault="00F936B3" w:rsidP="00377FBB">
            <w:r>
              <w:t>0</w:t>
            </w:r>
          </w:p>
        </w:tc>
        <w:tc>
          <w:tcPr>
            <w:tcW w:w="234" w:type="dxa"/>
          </w:tcPr>
          <w:p w14:paraId="2B3930DB" w14:textId="77777777" w:rsidR="00F936B3" w:rsidRDefault="00F936B3" w:rsidP="00377FBB"/>
        </w:tc>
        <w:tc>
          <w:tcPr>
            <w:tcW w:w="456" w:type="dxa"/>
          </w:tcPr>
          <w:p w14:paraId="4C13FA47" w14:textId="77777777" w:rsidR="00F936B3" w:rsidRDefault="00F936B3" w:rsidP="00377FBB">
            <w:pPr>
              <w:jc w:val="right"/>
            </w:pPr>
          </w:p>
        </w:tc>
        <w:tc>
          <w:tcPr>
            <w:tcW w:w="1514" w:type="dxa"/>
          </w:tcPr>
          <w:p w14:paraId="357562E4" w14:textId="77777777" w:rsidR="00F936B3" w:rsidRDefault="00F936B3" w:rsidP="00377FBB">
            <w:pPr>
              <w:jc w:val="center"/>
            </w:pPr>
            <w:r>
              <w:t>M3</w:t>
            </w:r>
          </w:p>
        </w:tc>
        <w:tc>
          <w:tcPr>
            <w:tcW w:w="456" w:type="dxa"/>
          </w:tcPr>
          <w:p w14:paraId="735F8A49" w14:textId="77777777" w:rsidR="00F936B3" w:rsidRDefault="00F936B3" w:rsidP="00377FBB">
            <w:r>
              <w:t>1</w:t>
            </w:r>
          </w:p>
        </w:tc>
      </w:tr>
      <w:tr w:rsidR="00F936B3" w14:paraId="499C283D" w14:textId="77777777" w:rsidTr="00377FBB">
        <w:tc>
          <w:tcPr>
            <w:tcW w:w="3423" w:type="dxa"/>
          </w:tcPr>
          <w:p w14:paraId="11D0DE07" w14:textId="77777777" w:rsidR="00F936B3" w:rsidRDefault="00F936B3" w:rsidP="00377FBB"/>
        </w:tc>
        <w:tc>
          <w:tcPr>
            <w:tcW w:w="238" w:type="dxa"/>
          </w:tcPr>
          <w:p w14:paraId="14E27588" w14:textId="77777777" w:rsidR="00F936B3" w:rsidRDefault="00F936B3" w:rsidP="00377FBB"/>
        </w:tc>
        <w:tc>
          <w:tcPr>
            <w:tcW w:w="496" w:type="dxa"/>
          </w:tcPr>
          <w:p w14:paraId="4EC3A4B8" w14:textId="77777777" w:rsidR="00F936B3" w:rsidRDefault="00F936B3" w:rsidP="00377FBB">
            <w:pPr>
              <w:jc w:val="right"/>
            </w:pPr>
          </w:p>
        </w:tc>
        <w:tc>
          <w:tcPr>
            <w:tcW w:w="1655" w:type="dxa"/>
          </w:tcPr>
          <w:p w14:paraId="4292F72B" w14:textId="77777777" w:rsidR="00F936B3" w:rsidRDefault="00F936B3" w:rsidP="00377FBB">
            <w:pPr>
              <w:jc w:val="center"/>
            </w:pPr>
            <w:r>
              <w:t>M4</w:t>
            </w:r>
          </w:p>
        </w:tc>
        <w:tc>
          <w:tcPr>
            <w:tcW w:w="986" w:type="dxa"/>
          </w:tcPr>
          <w:p w14:paraId="1B20FBAC" w14:textId="77777777" w:rsidR="00F936B3" w:rsidRPr="0037242E" w:rsidRDefault="00F936B3" w:rsidP="00377FBB">
            <w:pPr>
              <w:rPr>
                <w:highlight w:val="yellow"/>
              </w:rPr>
            </w:pPr>
            <w:r w:rsidRPr="0037242E">
              <w:rPr>
                <w:highlight w:val="yellow"/>
              </w:rPr>
              <w:t>1</w:t>
            </w:r>
          </w:p>
        </w:tc>
        <w:tc>
          <w:tcPr>
            <w:tcW w:w="234" w:type="dxa"/>
          </w:tcPr>
          <w:p w14:paraId="5B63C129" w14:textId="77777777" w:rsidR="00F936B3" w:rsidRDefault="00F936B3" w:rsidP="00377FBB"/>
        </w:tc>
        <w:tc>
          <w:tcPr>
            <w:tcW w:w="390" w:type="dxa"/>
          </w:tcPr>
          <w:p w14:paraId="1CF62D45" w14:textId="77777777" w:rsidR="00F936B3" w:rsidRDefault="00F936B3" w:rsidP="00377FBB">
            <w:pPr>
              <w:jc w:val="right"/>
            </w:pPr>
          </w:p>
        </w:tc>
        <w:tc>
          <w:tcPr>
            <w:tcW w:w="1864" w:type="dxa"/>
          </w:tcPr>
          <w:p w14:paraId="2B336EB5" w14:textId="77777777" w:rsidR="00F936B3" w:rsidRDefault="00F936B3" w:rsidP="00377FBB">
            <w:pPr>
              <w:jc w:val="center"/>
            </w:pPr>
            <w:r>
              <w:t>M4</w:t>
            </w:r>
          </w:p>
        </w:tc>
        <w:tc>
          <w:tcPr>
            <w:tcW w:w="543" w:type="dxa"/>
          </w:tcPr>
          <w:p w14:paraId="6F2AE9E5" w14:textId="77777777" w:rsidR="00F936B3" w:rsidRDefault="00F936B3" w:rsidP="00377FBB">
            <w:r>
              <w:t>0</w:t>
            </w:r>
          </w:p>
        </w:tc>
        <w:tc>
          <w:tcPr>
            <w:tcW w:w="234" w:type="dxa"/>
          </w:tcPr>
          <w:p w14:paraId="5C5BF5B8" w14:textId="77777777" w:rsidR="00F936B3" w:rsidRDefault="00F936B3" w:rsidP="00377FBB"/>
        </w:tc>
        <w:tc>
          <w:tcPr>
            <w:tcW w:w="456" w:type="dxa"/>
          </w:tcPr>
          <w:p w14:paraId="4EEE73AD" w14:textId="77777777" w:rsidR="00F936B3" w:rsidRDefault="00F936B3" w:rsidP="00377FBB">
            <w:pPr>
              <w:jc w:val="right"/>
            </w:pPr>
          </w:p>
        </w:tc>
        <w:tc>
          <w:tcPr>
            <w:tcW w:w="1514" w:type="dxa"/>
          </w:tcPr>
          <w:p w14:paraId="2CD899E7" w14:textId="77777777" w:rsidR="00F936B3" w:rsidRDefault="00F936B3" w:rsidP="00377FBB">
            <w:pPr>
              <w:jc w:val="center"/>
            </w:pPr>
            <w:r>
              <w:t>M4</w:t>
            </w:r>
          </w:p>
        </w:tc>
        <w:tc>
          <w:tcPr>
            <w:tcW w:w="456" w:type="dxa"/>
          </w:tcPr>
          <w:p w14:paraId="0C94F588" w14:textId="77777777" w:rsidR="00F936B3" w:rsidRDefault="00F936B3" w:rsidP="00377FBB">
            <w:r>
              <w:t>1</w:t>
            </w:r>
          </w:p>
        </w:tc>
      </w:tr>
      <w:tr w:rsidR="00F936B3" w14:paraId="32F1406E" w14:textId="77777777" w:rsidTr="00377FBB">
        <w:tc>
          <w:tcPr>
            <w:tcW w:w="3423" w:type="dxa"/>
            <w:tcBorders>
              <w:bottom w:val="single" w:sz="4" w:space="0" w:color="auto"/>
            </w:tcBorders>
          </w:tcPr>
          <w:p w14:paraId="06C09118" w14:textId="77777777" w:rsidR="00F936B3" w:rsidRDefault="00F936B3" w:rsidP="00377FBB"/>
        </w:tc>
        <w:tc>
          <w:tcPr>
            <w:tcW w:w="238" w:type="dxa"/>
            <w:tcBorders>
              <w:bottom w:val="single" w:sz="4" w:space="0" w:color="auto"/>
            </w:tcBorders>
          </w:tcPr>
          <w:p w14:paraId="248AEC89" w14:textId="77777777" w:rsidR="00F936B3" w:rsidRDefault="00F936B3" w:rsidP="00377FBB"/>
        </w:tc>
        <w:tc>
          <w:tcPr>
            <w:tcW w:w="496" w:type="dxa"/>
            <w:tcBorders>
              <w:bottom w:val="single" w:sz="4" w:space="0" w:color="auto"/>
            </w:tcBorders>
          </w:tcPr>
          <w:p w14:paraId="00A0FAB2" w14:textId="77777777" w:rsidR="00F936B3" w:rsidRDefault="00F936B3" w:rsidP="00377FBB">
            <w:pPr>
              <w:jc w:val="right"/>
            </w:pPr>
          </w:p>
        </w:tc>
        <w:tc>
          <w:tcPr>
            <w:tcW w:w="1655" w:type="dxa"/>
            <w:tcBorders>
              <w:bottom w:val="single" w:sz="4" w:space="0" w:color="auto"/>
            </w:tcBorders>
          </w:tcPr>
          <w:p w14:paraId="3ABE379C" w14:textId="77777777" w:rsidR="00F936B3" w:rsidRDefault="00F936B3" w:rsidP="00377FBB">
            <w:pPr>
              <w:jc w:val="center"/>
            </w:pPr>
            <w:r>
              <w:t>M4.1</w:t>
            </w:r>
          </w:p>
        </w:tc>
        <w:tc>
          <w:tcPr>
            <w:tcW w:w="986" w:type="dxa"/>
            <w:tcBorders>
              <w:bottom w:val="single" w:sz="4" w:space="0" w:color="auto"/>
            </w:tcBorders>
          </w:tcPr>
          <w:p w14:paraId="2E683750" w14:textId="77777777" w:rsidR="00F936B3" w:rsidRDefault="00F936B3" w:rsidP="00377FBB">
            <w:r>
              <w:t>0</w:t>
            </w:r>
          </w:p>
        </w:tc>
        <w:tc>
          <w:tcPr>
            <w:tcW w:w="234" w:type="dxa"/>
            <w:tcBorders>
              <w:bottom w:val="single" w:sz="4" w:space="0" w:color="auto"/>
            </w:tcBorders>
          </w:tcPr>
          <w:p w14:paraId="6F1EBC9F" w14:textId="77777777" w:rsidR="00F936B3" w:rsidRDefault="00F936B3" w:rsidP="00377FBB"/>
        </w:tc>
        <w:tc>
          <w:tcPr>
            <w:tcW w:w="390" w:type="dxa"/>
            <w:tcBorders>
              <w:bottom w:val="single" w:sz="4" w:space="0" w:color="auto"/>
            </w:tcBorders>
          </w:tcPr>
          <w:p w14:paraId="09370152" w14:textId="77777777" w:rsidR="00F936B3" w:rsidRDefault="00F936B3" w:rsidP="00377FBB">
            <w:pPr>
              <w:jc w:val="right"/>
            </w:pPr>
          </w:p>
        </w:tc>
        <w:tc>
          <w:tcPr>
            <w:tcW w:w="1864" w:type="dxa"/>
            <w:tcBorders>
              <w:bottom w:val="single" w:sz="4" w:space="0" w:color="auto"/>
            </w:tcBorders>
          </w:tcPr>
          <w:p w14:paraId="1E3A6D73" w14:textId="77777777" w:rsidR="00F936B3" w:rsidRDefault="00F936B3" w:rsidP="00377FBB">
            <w:pPr>
              <w:jc w:val="center"/>
            </w:pPr>
            <w:r>
              <w:t>M4.1</w:t>
            </w:r>
          </w:p>
        </w:tc>
        <w:tc>
          <w:tcPr>
            <w:tcW w:w="543" w:type="dxa"/>
            <w:tcBorders>
              <w:bottom w:val="single" w:sz="4" w:space="0" w:color="auto"/>
            </w:tcBorders>
          </w:tcPr>
          <w:p w14:paraId="42859345" w14:textId="77777777" w:rsidR="00F936B3" w:rsidRDefault="00F936B3" w:rsidP="00377FBB">
            <w:r>
              <w:t>0</w:t>
            </w:r>
          </w:p>
        </w:tc>
        <w:tc>
          <w:tcPr>
            <w:tcW w:w="234" w:type="dxa"/>
            <w:tcBorders>
              <w:bottom w:val="single" w:sz="4" w:space="0" w:color="auto"/>
            </w:tcBorders>
          </w:tcPr>
          <w:p w14:paraId="196F8447" w14:textId="77777777" w:rsidR="00F936B3" w:rsidRDefault="00F936B3" w:rsidP="00377FBB"/>
        </w:tc>
        <w:tc>
          <w:tcPr>
            <w:tcW w:w="456" w:type="dxa"/>
            <w:tcBorders>
              <w:bottom w:val="single" w:sz="4" w:space="0" w:color="auto"/>
            </w:tcBorders>
          </w:tcPr>
          <w:p w14:paraId="663252D6" w14:textId="77777777" w:rsidR="00F936B3" w:rsidRDefault="00F936B3" w:rsidP="00377FBB">
            <w:pPr>
              <w:jc w:val="right"/>
            </w:pPr>
          </w:p>
        </w:tc>
        <w:tc>
          <w:tcPr>
            <w:tcW w:w="1514" w:type="dxa"/>
            <w:tcBorders>
              <w:bottom w:val="single" w:sz="4" w:space="0" w:color="auto"/>
            </w:tcBorders>
          </w:tcPr>
          <w:p w14:paraId="33A0BAAD" w14:textId="77777777" w:rsidR="00F936B3" w:rsidRDefault="00F936B3" w:rsidP="00377FBB">
            <w:pPr>
              <w:jc w:val="center"/>
            </w:pPr>
            <w:r>
              <w:t>M4.1</w:t>
            </w:r>
          </w:p>
        </w:tc>
        <w:tc>
          <w:tcPr>
            <w:tcW w:w="456" w:type="dxa"/>
            <w:tcBorders>
              <w:bottom w:val="single" w:sz="4" w:space="0" w:color="auto"/>
            </w:tcBorders>
          </w:tcPr>
          <w:p w14:paraId="38265E02" w14:textId="77777777" w:rsidR="00F936B3" w:rsidRDefault="00F936B3" w:rsidP="00377FBB">
            <w:r>
              <w:t>0</w:t>
            </w:r>
          </w:p>
        </w:tc>
      </w:tr>
    </w:tbl>
    <w:p w14:paraId="4175B17A" w14:textId="77777777" w:rsidR="00AB71D4" w:rsidRDefault="00AB71D4" w:rsidP="003E496A">
      <w:pPr>
        <w:rPr>
          <w:b/>
          <w:bCs/>
          <w:iCs/>
        </w:rPr>
        <w:sectPr w:rsidR="00AB71D4" w:rsidSect="003E496A">
          <w:pgSz w:w="16840" w:h="11900" w:orient="landscape"/>
          <w:pgMar w:top="1440" w:right="1440" w:bottom="1440" w:left="1440" w:header="709" w:footer="709" w:gutter="0"/>
          <w:lnNumType w:countBy="1" w:restart="continuous"/>
          <w:cols w:space="708"/>
          <w:docGrid w:linePitch="360"/>
        </w:sectPr>
      </w:pPr>
    </w:p>
    <w:p w14:paraId="08C38E21" w14:textId="5D8E9B28" w:rsidR="00AB71D4" w:rsidRPr="00AF1846" w:rsidRDefault="00AB71D4" w:rsidP="00AB71D4">
      <w:pPr>
        <w:spacing w:line="480" w:lineRule="auto"/>
        <w:rPr>
          <w:b/>
          <w:bCs/>
        </w:rPr>
      </w:pPr>
      <w:r>
        <w:rPr>
          <w:b/>
          <w:bCs/>
        </w:rPr>
        <w:lastRenderedPageBreak/>
        <w:t xml:space="preserve">CHECK! </w:t>
      </w:r>
      <w:r w:rsidRPr="00903225">
        <w:rPr>
          <w:b/>
          <w:bCs/>
        </w:rPr>
        <w:t>Table</w:t>
      </w:r>
      <w:r>
        <w:rPr>
          <w:b/>
          <w:bCs/>
        </w:rPr>
        <w:t xml:space="preserve"> A4</w:t>
      </w:r>
      <w:r w:rsidRPr="00903225">
        <w:rPr>
          <w:b/>
          <w:bCs/>
        </w:rPr>
        <w:t>.</w:t>
      </w:r>
      <w:r>
        <w:t xml:space="preserve"> Overview of wound healing progress between day 0 and day 10 (WHP0-10) per farm and treatment group (percentages add up vertically per farm)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3"/>
        <w:gridCol w:w="2249"/>
        <w:gridCol w:w="1701"/>
        <w:gridCol w:w="1843"/>
        <w:gridCol w:w="1253"/>
      </w:tblGrid>
      <w:tr w:rsidR="00AB71D4" w14:paraId="73E59DC9" w14:textId="77777777" w:rsidTr="00377FBB">
        <w:tc>
          <w:tcPr>
            <w:tcW w:w="993" w:type="dxa"/>
            <w:tcBorders>
              <w:top w:val="single" w:sz="4" w:space="0" w:color="auto"/>
              <w:bottom w:val="single" w:sz="4" w:space="0" w:color="auto"/>
            </w:tcBorders>
          </w:tcPr>
          <w:p w14:paraId="51303744" w14:textId="77777777" w:rsidR="00AB71D4" w:rsidRDefault="00AB71D4" w:rsidP="00377FBB"/>
        </w:tc>
        <w:tc>
          <w:tcPr>
            <w:tcW w:w="2249" w:type="dxa"/>
            <w:tcBorders>
              <w:top w:val="single" w:sz="4" w:space="0" w:color="auto"/>
              <w:bottom w:val="single" w:sz="4" w:space="0" w:color="auto"/>
            </w:tcBorders>
          </w:tcPr>
          <w:p w14:paraId="41C51D25" w14:textId="77777777" w:rsidR="00AB71D4" w:rsidRDefault="00AB71D4" w:rsidP="00377FBB">
            <w:r>
              <w:t>WHP0-10</w:t>
            </w:r>
          </w:p>
        </w:tc>
        <w:tc>
          <w:tcPr>
            <w:tcW w:w="1701" w:type="dxa"/>
            <w:tcBorders>
              <w:top w:val="single" w:sz="4" w:space="0" w:color="auto"/>
              <w:bottom w:val="single" w:sz="4" w:space="0" w:color="auto"/>
            </w:tcBorders>
          </w:tcPr>
          <w:p w14:paraId="41FBEE6E" w14:textId="77777777" w:rsidR="00AB71D4" w:rsidRDefault="00AB71D4" w:rsidP="00377FBB">
            <w:r>
              <w:t>Control group</w:t>
            </w:r>
          </w:p>
          <w:p w14:paraId="78F6D191" w14:textId="77777777" w:rsidR="00AB71D4" w:rsidRDefault="00AB71D4" w:rsidP="00377FBB">
            <w:r>
              <w:t>N (%)</w:t>
            </w:r>
          </w:p>
        </w:tc>
        <w:tc>
          <w:tcPr>
            <w:tcW w:w="1843" w:type="dxa"/>
            <w:tcBorders>
              <w:top w:val="single" w:sz="4" w:space="0" w:color="auto"/>
              <w:bottom w:val="single" w:sz="4" w:space="0" w:color="auto"/>
            </w:tcBorders>
          </w:tcPr>
          <w:p w14:paraId="2FD29F30" w14:textId="77777777" w:rsidR="00AB71D4" w:rsidRDefault="00AB71D4" w:rsidP="00377FBB">
            <w:r>
              <w:t>Treatment group</w:t>
            </w:r>
          </w:p>
          <w:p w14:paraId="3E31C37D" w14:textId="77777777" w:rsidR="00AB71D4" w:rsidRDefault="00AB71D4" w:rsidP="00377FBB">
            <w:r>
              <w:t>N (%)</w:t>
            </w:r>
          </w:p>
        </w:tc>
        <w:tc>
          <w:tcPr>
            <w:tcW w:w="1253" w:type="dxa"/>
            <w:tcBorders>
              <w:top w:val="single" w:sz="4" w:space="0" w:color="auto"/>
              <w:bottom w:val="single" w:sz="4" w:space="0" w:color="auto"/>
            </w:tcBorders>
          </w:tcPr>
          <w:p w14:paraId="16255E17" w14:textId="77777777" w:rsidR="00AB71D4" w:rsidRDefault="00AB71D4" w:rsidP="00377FBB">
            <w:r>
              <w:t>Total</w:t>
            </w:r>
          </w:p>
          <w:p w14:paraId="32975D5E" w14:textId="77777777" w:rsidR="00AB71D4" w:rsidRDefault="00AB71D4" w:rsidP="00377FBB">
            <w:r>
              <w:t>N (%)</w:t>
            </w:r>
          </w:p>
        </w:tc>
      </w:tr>
      <w:tr w:rsidR="00AB71D4" w14:paraId="5B350841" w14:textId="77777777" w:rsidTr="00377FBB">
        <w:tc>
          <w:tcPr>
            <w:tcW w:w="993" w:type="dxa"/>
            <w:tcBorders>
              <w:top w:val="single" w:sz="4" w:space="0" w:color="auto"/>
            </w:tcBorders>
          </w:tcPr>
          <w:p w14:paraId="4AE32287" w14:textId="77777777" w:rsidR="00AB71D4" w:rsidRDefault="00AB71D4" w:rsidP="00377FBB">
            <w:r>
              <w:t>Primary</w:t>
            </w:r>
          </w:p>
        </w:tc>
        <w:tc>
          <w:tcPr>
            <w:tcW w:w="2249" w:type="dxa"/>
            <w:tcBorders>
              <w:top w:val="single" w:sz="4" w:space="0" w:color="auto"/>
            </w:tcBorders>
          </w:tcPr>
          <w:p w14:paraId="06B06E49" w14:textId="77777777" w:rsidR="00AB71D4" w:rsidRDefault="00AB71D4" w:rsidP="00377FBB">
            <w:r>
              <w:t>N hind feet</w:t>
            </w:r>
          </w:p>
        </w:tc>
        <w:tc>
          <w:tcPr>
            <w:tcW w:w="1701" w:type="dxa"/>
            <w:tcBorders>
              <w:top w:val="single" w:sz="4" w:space="0" w:color="auto"/>
            </w:tcBorders>
          </w:tcPr>
          <w:p w14:paraId="3983A6CF" w14:textId="77777777" w:rsidR="00AB71D4" w:rsidRDefault="00AB71D4" w:rsidP="00377FBB">
            <w:r>
              <w:t>110 (100)</w:t>
            </w:r>
          </w:p>
        </w:tc>
        <w:tc>
          <w:tcPr>
            <w:tcW w:w="1843" w:type="dxa"/>
            <w:tcBorders>
              <w:top w:val="single" w:sz="4" w:space="0" w:color="auto"/>
            </w:tcBorders>
          </w:tcPr>
          <w:p w14:paraId="0AA32733" w14:textId="77777777" w:rsidR="00AB71D4" w:rsidRDefault="00AB71D4" w:rsidP="00377FBB">
            <w:r>
              <w:t>102 (100)</w:t>
            </w:r>
          </w:p>
        </w:tc>
        <w:tc>
          <w:tcPr>
            <w:tcW w:w="1253" w:type="dxa"/>
            <w:tcBorders>
              <w:top w:val="single" w:sz="4" w:space="0" w:color="auto"/>
            </w:tcBorders>
          </w:tcPr>
          <w:p w14:paraId="30237465" w14:textId="77777777" w:rsidR="00AB71D4" w:rsidRDefault="00AB71D4" w:rsidP="00377FBB">
            <w:r>
              <w:t>212 (100)</w:t>
            </w:r>
          </w:p>
        </w:tc>
      </w:tr>
      <w:tr w:rsidR="00AB71D4" w14:paraId="3ED6837C" w14:textId="77777777" w:rsidTr="00377FBB">
        <w:tc>
          <w:tcPr>
            <w:tcW w:w="993" w:type="dxa"/>
          </w:tcPr>
          <w:p w14:paraId="1C8A7CFB" w14:textId="77777777" w:rsidR="00AB71D4" w:rsidRDefault="00AB71D4" w:rsidP="00377FBB">
            <w:r>
              <w:t>outcome</w:t>
            </w:r>
          </w:p>
        </w:tc>
        <w:tc>
          <w:tcPr>
            <w:tcW w:w="2249" w:type="dxa"/>
          </w:tcPr>
          <w:p w14:paraId="07E97B15" w14:textId="77777777" w:rsidR="00AB71D4" w:rsidRDefault="00AB71D4" w:rsidP="00377FBB">
            <w:r>
              <w:t>Improved</w:t>
            </w:r>
          </w:p>
        </w:tc>
        <w:tc>
          <w:tcPr>
            <w:tcW w:w="1701" w:type="dxa"/>
          </w:tcPr>
          <w:p w14:paraId="23239C90" w14:textId="77777777" w:rsidR="00AB71D4" w:rsidRDefault="00AB71D4" w:rsidP="00377FBB">
            <w:r>
              <w:t>23 (21)</w:t>
            </w:r>
          </w:p>
        </w:tc>
        <w:tc>
          <w:tcPr>
            <w:tcW w:w="1843" w:type="dxa"/>
          </w:tcPr>
          <w:p w14:paraId="283A022D" w14:textId="77777777" w:rsidR="00AB71D4" w:rsidRDefault="00AB71D4" w:rsidP="00377FBB">
            <w:r>
              <w:t>65 (64)</w:t>
            </w:r>
          </w:p>
        </w:tc>
        <w:tc>
          <w:tcPr>
            <w:tcW w:w="1253" w:type="dxa"/>
          </w:tcPr>
          <w:p w14:paraId="54724539" w14:textId="77777777" w:rsidR="00AB71D4" w:rsidRDefault="00AB71D4" w:rsidP="00377FBB">
            <w:r>
              <w:t>88 (42)</w:t>
            </w:r>
          </w:p>
        </w:tc>
      </w:tr>
      <w:tr w:rsidR="00AB71D4" w14:paraId="1D18BF85" w14:textId="77777777" w:rsidTr="00377FBB">
        <w:tc>
          <w:tcPr>
            <w:tcW w:w="993" w:type="dxa"/>
          </w:tcPr>
          <w:p w14:paraId="467EF57A" w14:textId="77777777" w:rsidR="00AB71D4" w:rsidRDefault="00AB71D4" w:rsidP="00377FBB"/>
        </w:tc>
        <w:tc>
          <w:tcPr>
            <w:tcW w:w="2249" w:type="dxa"/>
          </w:tcPr>
          <w:p w14:paraId="0F9C2376" w14:textId="77777777" w:rsidR="00AB71D4" w:rsidRDefault="00AB71D4" w:rsidP="00377FBB">
            <w:r>
              <w:t>Equal</w:t>
            </w:r>
          </w:p>
        </w:tc>
        <w:tc>
          <w:tcPr>
            <w:tcW w:w="1701" w:type="dxa"/>
          </w:tcPr>
          <w:p w14:paraId="74092D0C" w14:textId="77777777" w:rsidR="00AB71D4" w:rsidRDefault="00AB71D4" w:rsidP="00377FBB">
            <w:r>
              <w:t>10 (9)</w:t>
            </w:r>
          </w:p>
        </w:tc>
        <w:tc>
          <w:tcPr>
            <w:tcW w:w="1843" w:type="dxa"/>
          </w:tcPr>
          <w:p w14:paraId="1F1214A1" w14:textId="77777777" w:rsidR="00AB71D4" w:rsidRDefault="00AB71D4" w:rsidP="00377FBB">
            <w:r>
              <w:t>27 (26)</w:t>
            </w:r>
          </w:p>
        </w:tc>
        <w:tc>
          <w:tcPr>
            <w:tcW w:w="1253" w:type="dxa"/>
          </w:tcPr>
          <w:p w14:paraId="13AE344A" w14:textId="77777777" w:rsidR="00AB71D4" w:rsidRDefault="00AB71D4" w:rsidP="00377FBB">
            <w:r>
              <w:t>37 (17)</w:t>
            </w:r>
          </w:p>
        </w:tc>
      </w:tr>
      <w:tr w:rsidR="00AB71D4" w14:paraId="7E891C7D" w14:textId="77777777" w:rsidTr="00377FBB">
        <w:tc>
          <w:tcPr>
            <w:tcW w:w="993" w:type="dxa"/>
          </w:tcPr>
          <w:p w14:paraId="5978137A" w14:textId="77777777" w:rsidR="00AB71D4" w:rsidRDefault="00AB71D4" w:rsidP="00377FBB"/>
        </w:tc>
        <w:tc>
          <w:tcPr>
            <w:tcW w:w="2249" w:type="dxa"/>
          </w:tcPr>
          <w:p w14:paraId="6E901811" w14:textId="77777777" w:rsidR="00AB71D4" w:rsidRDefault="00AB71D4" w:rsidP="00377FBB">
            <w:r>
              <w:t>Worsened</w:t>
            </w:r>
          </w:p>
        </w:tc>
        <w:tc>
          <w:tcPr>
            <w:tcW w:w="1701" w:type="dxa"/>
          </w:tcPr>
          <w:p w14:paraId="28F841D5" w14:textId="77777777" w:rsidR="00AB71D4" w:rsidRDefault="00AB71D4" w:rsidP="00377FBB">
            <w:r>
              <w:t>2 (2)</w:t>
            </w:r>
          </w:p>
        </w:tc>
        <w:tc>
          <w:tcPr>
            <w:tcW w:w="1843" w:type="dxa"/>
          </w:tcPr>
          <w:p w14:paraId="57025362" w14:textId="77777777" w:rsidR="00AB71D4" w:rsidRDefault="00AB71D4" w:rsidP="00377FBB">
            <w:r>
              <w:t>2 (2)</w:t>
            </w:r>
          </w:p>
        </w:tc>
        <w:tc>
          <w:tcPr>
            <w:tcW w:w="1253" w:type="dxa"/>
          </w:tcPr>
          <w:p w14:paraId="0F45A9A0" w14:textId="77777777" w:rsidR="00AB71D4" w:rsidRDefault="00AB71D4" w:rsidP="00377FBB">
            <w:r>
              <w:t>4 (2)</w:t>
            </w:r>
          </w:p>
        </w:tc>
      </w:tr>
      <w:tr w:rsidR="00AB71D4" w14:paraId="4F960CB0" w14:textId="77777777" w:rsidTr="00377FBB">
        <w:tc>
          <w:tcPr>
            <w:tcW w:w="993" w:type="dxa"/>
          </w:tcPr>
          <w:p w14:paraId="6D16DE8B" w14:textId="77777777" w:rsidR="00AB71D4" w:rsidRDefault="00AB71D4" w:rsidP="00377FBB"/>
        </w:tc>
        <w:tc>
          <w:tcPr>
            <w:tcW w:w="2249" w:type="dxa"/>
          </w:tcPr>
          <w:p w14:paraId="21647382" w14:textId="77777777" w:rsidR="00AB71D4" w:rsidRDefault="00AB71D4" w:rsidP="00377FBB">
            <w:r>
              <w:t>Unable to score</w:t>
            </w:r>
          </w:p>
        </w:tc>
        <w:tc>
          <w:tcPr>
            <w:tcW w:w="1701" w:type="dxa"/>
          </w:tcPr>
          <w:p w14:paraId="25B00331" w14:textId="77777777" w:rsidR="00AB71D4" w:rsidRDefault="00AB71D4" w:rsidP="00377FBB">
            <w:r>
              <w:t>75 (68)</w:t>
            </w:r>
          </w:p>
        </w:tc>
        <w:tc>
          <w:tcPr>
            <w:tcW w:w="1843" w:type="dxa"/>
          </w:tcPr>
          <w:p w14:paraId="6C7734C8" w14:textId="77777777" w:rsidR="00AB71D4" w:rsidRDefault="00AB71D4" w:rsidP="00377FBB">
            <w:r>
              <w:t>8 (8)</w:t>
            </w:r>
          </w:p>
        </w:tc>
        <w:tc>
          <w:tcPr>
            <w:tcW w:w="1253" w:type="dxa"/>
          </w:tcPr>
          <w:p w14:paraId="3430CF86" w14:textId="77777777" w:rsidR="00AB71D4" w:rsidRDefault="00AB71D4" w:rsidP="00377FBB">
            <w:r>
              <w:t>83 (39)</w:t>
            </w:r>
          </w:p>
        </w:tc>
      </w:tr>
      <w:tr w:rsidR="00AB71D4" w14:paraId="2A4B932B" w14:textId="77777777" w:rsidTr="00377FBB">
        <w:tc>
          <w:tcPr>
            <w:tcW w:w="993" w:type="dxa"/>
          </w:tcPr>
          <w:p w14:paraId="4A71A0F1" w14:textId="77777777" w:rsidR="00AB71D4" w:rsidRDefault="00AB71D4" w:rsidP="00377FBB"/>
        </w:tc>
        <w:tc>
          <w:tcPr>
            <w:tcW w:w="2249" w:type="dxa"/>
          </w:tcPr>
          <w:p w14:paraId="043811B3" w14:textId="77777777" w:rsidR="00AB71D4" w:rsidRDefault="00AB71D4" w:rsidP="00377FBB"/>
        </w:tc>
        <w:tc>
          <w:tcPr>
            <w:tcW w:w="1701" w:type="dxa"/>
          </w:tcPr>
          <w:p w14:paraId="760BB2D3" w14:textId="77777777" w:rsidR="00AB71D4" w:rsidRDefault="00AB71D4" w:rsidP="00377FBB"/>
        </w:tc>
        <w:tc>
          <w:tcPr>
            <w:tcW w:w="1843" w:type="dxa"/>
          </w:tcPr>
          <w:p w14:paraId="39D84EB3" w14:textId="77777777" w:rsidR="00AB71D4" w:rsidRDefault="00AB71D4" w:rsidP="00377FBB"/>
        </w:tc>
        <w:tc>
          <w:tcPr>
            <w:tcW w:w="1253" w:type="dxa"/>
          </w:tcPr>
          <w:p w14:paraId="3A500138" w14:textId="77777777" w:rsidR="00AB71D4" w:rsidRDefault="00AB71D4" w:rsidP="00377FBB"/>
        </w:tc>
      </w:tr>
      <w:tr w:rsidR="00AB71D4" w14:paraId="4B535912" w14:textId="77777777" w:rsidTr="00377FBB">
        <w:tc>
          <w:tcPr>
            <w:tcW w:w="993" w:type="dxa"/>
          </w:tcPr>
          <w:p w14:paraId="30599996" w14:textId="77777777" w:rsidR="00AB71D4" w:rsidRDefault="00AB71D4" w:rsidP="00377FBB">
            <w:r>
              <w:t>Farm 1</w:t>
            </w:r>
          </w:p>
        </w:tc>
        <w:tc>
          <w:tcPr>
            <w:tcW w:w="2249" w:type="dxa"/>
          </w:tcPr>
          <w:p w14:paraId="7865D579" w14:textId="77777777" w:rsidR="00AB71D4" w:rsidRDefault="00AB71D4" w:rsidP="00377FBB">
            <w:r>
              <w:t>N hind feet</w:t>
            </w:r>
          </w:p>
        </w:tc>
        <w:tc>
          <w:tcPr>
            <w:tcW w:w="1701" w:type="dxa"/>
          </w:tcPr>
          <w:p w14:paraId="75BB75D2" w14:textId="77777777" w:rsidR="00AB71D4" w:rsidRDefault="00AB71D4" w:rsidP="00377FBB">
            <w:r>
              <w:t>14 (100)</w:t>
            </w:r>
          </w:p>
        </w:tc>
        <w:tc>
          <w:tcPr>
            <w:tcW w:w="1843" w:type="dxa"/>
          </w:tcPr>
          <w:p w14:paraId="33A3E4AA" w14:textId="77777777" w:rsidR="00AB71D4" w:rsidRDefault="00AB71D4" w:rsidP="00377FBB">
            <w:r>
              <w:t>11 (100)</w:t>
            </w:r>
          </w:p>
        </w:tc>
        <w:tc>
          <w:tcPr>
            <w:tcW w:w="1253" w:type="dxa"/>
          </w:tcPr>
          <w:p w14:paraId="31880C79" w14:textId="77777777" w:rsidR="00AB71D4" w:rsidRDefault="00AB71D4" w:rsidP="00377FBB">
            <w:r>
              <w:t>25 (100)</w:t>
            </w:r>
          </w:p>
        </w:tc>
      </w:tr>
      <w:tr w:rsidR="00AB71D4" w14:paraId="17A91DCC" w14:textId="77777777" w:rsidTr="00377FBB">
        <w:tc>
          <w:tcPr>
            <w:tcW w:w="993" w:type="dxa"/>
          </w:tcPr>
          <w:p w14:paraId="578CDC95" w14:textId="77777777" w:rsidR="00AB71D4" w:rsidRDefault="00AB71D4" w:rsidP="00377FBB"/>
        </w:tc>
        <w:tc>
          <w:tcPr>
            <w:tcW w:w="2249" w:type="dxa"/>
          </w:tcPr>
          <w:p w14:paraId="51F72030" w14:textId="77777777" w:rsidR="00AB71D4" w:rsidRDefault="00AB71D4" w:rsidP="00377FBB">
            <w:r>
              <w:t>Improved</w:t>
            </w:r>
          </w:p>
        </w:tc>
        <w:tc>
          <w:tcPr>
            <w:tcW w:w="1701" w:type="dxa"/>
          </w:tcPr>
          <w:p w14:paraId="109AA609" w14:textId="77777777" w:rsidR="00AB71D4" w:rsidRDefault="00AB71D4" w:rsidP="00377FBB">
            <w:r>
              <w:t>1 (7)</w:t>
            </w:r>
          </w:p>
        </w:tc>
        <w:tc>
          <w:tcPr>
            <w:tcW w:w="1843" w:type="dxa"/>
          </w:tcPr>
          <w:p w14:paraId="17E05D85" w14:textId="77777777" w:rsidR="00AB71D4" w:rsidRDefault="00AB71D4" w:rsidP="00377FBB">
            <w:r>
              <w:t>3 (27)</w:t>
            </w:r>
          </w:p>
        </w:tc>
        <w:tc>
          <w:tcPr>
            <w:tcW w:w="1253" w:type="dxa"/>
          </w:tcPr>
          <w:p w14:paraId="15707E47" w14:textId="77777777" w:rsidR="00AB71D4" w:rsidRDefault="00AB71D4" w:rsidP="00377FBB">
            <w:r>
              <w:t>4 (16)</w:t>
            </w:r>
          </w:p>
        </w:tc>
      </w:tr>
      <w:tr w:rsidR="00AB71D4" w14:paraId="5FCF9F1B" w14:textId="77777777" w:rsidTr="00377FBB">
        <w:tc>
          <w:tcPr>
            <w:tcW w:w="993" w:type="dxa"/>
          </w:tcPr>
          <w:p w14:paraId="4DE8D0D5" w14:textId="77777777" w:rsidR="00AB71D4" w:rsidRDefault="00AB71D4" w:rsidP="00377FBB">
            <w:pPr>
              <w:jc w:val="both"/>
            </w:pPr>
          </w:p>
        </w:tc>
        <w:tc>
          <w:tcPr>
            <w:tcW w:w="2249" w:type="dxa"/>
          </w:tcPr>
          <w:p w14:paraId="77A05E48" w14:textId="77777777" w:rsidR="00AB71D4" w:rsidRDefault="00AB71D4" w:rsidP="00377FBB">
            <w:pPr>
              <w:jc w:val="both"/>
            </w:pPr>
            <w:r>
              <w:t xml:space="preserve">Equal or worsened </w:t>
            </w:r>
          </w:p>
        </w:tc>
        <w:tc>
          <w:tcPr>
            <w:tcW w:w="1701" w:type="dxa"/>
          </w:tcPr>
          <w:p w14:paraId="5E4DE75E" w14:textId="77777777" w:rsidR="00AB71D4" w:rsidRDefault="00AB71D4" w:rsidP="00377FBB">
            <w:pPr>
              <w:jc w:val="both"/>
            </w:pPr>
            <w:r>
              <w:t>1 (7)</w:t>
            </w:r>
          </w:p>
        </w:tc>
        <w:tc>
          <w:tcPr>
            <w:tcW w:w="1843" w:type="dxa"/>
          </w:tcPr>
          <w:p w14:paraId="6DB1DAAF" w14:textId="77777777" w:rsidR="00AB71D4" w:rsidRDefault="00AB71D4" w:rsidP="00377FBB">
            <w:pPr>
              <w:jc w:val="both"/>
            </w:pPr>
            <w:r>
              <w:t>5 (46)</w:t>
            </w:r>
          </w:p>
        </w:tc>
        <w:tc>
          <w:tcPr>
            <w:tcW w:w="1253" w:type="dxa"/>
          </w:tcPr>
          <w:p w14:paraId="5B1F6E19" w14:textId="77777777" w:rsidR="00AB71D4" w:rsidRDefault="00AB71D4" w:rsidP="00377FBB">
            <w:pPr>
              <w:jc w:val="both"/>
            </w:pPr>
            <w:r>
              <w:t>6 (24)</w:t>
            </w:r>
          </w:p>
        </w:tc>
      </w:tr>
      <w:tr w:rsidR="00AB71D4" w14:paraId="5555F5A8" w14:textId="77777777" w:rsidTr="00377FBB">
        <w:tc>
          <w:tcPr>
            <w:tcW w:w="993" w:type="dxa"/>
          </w:tcPr>
          <w:p w14:paraId="3B17A979" w14:textId="77777777" w:rsidR="00AB71D4" w:rsidRDefault="00AB71D4" w:rsidP="00377FBB">
            <w:pPr>
              <w:jc w:val="both"/>
            </w:pPr>
          </w:p>
        </w:tc>
        <w:tc>
          <w:tcPr>
            <w:tcW w:w="2249" w:type="dxa"/>
          </w:tcPr>
          <w:p w14:paraId="15CD588F" w14:textId="77777777" w:rsidR="00AB71D4" w:rsidRDefault="00AB71D4" w:rsidP="00377FBB">
            <w:pPr>
              <w:spacing w:after="120"/>
              <w:jc w:val="both"/>
            </w:pPr>
            <w:r>
              <w:t>Unable to score</w:t>
            </w:r>
          </w:p>
        </w:tc>
        <w:tc>
          <w:tcPr>
            <w:tcW w:w="1701" w:type="dxa"/>
          </w:tcPr>
          <w:p w14:paraId="01CB1203" w14:textId="77777777" w:rsidR="00AB71D4" w:rsidRDefault="00AB71D4" w:rsidP="00377FBB">
            <w:pPr>
              <w:jc w:val="both"/>
            </w:pPr>
            <w:r>
              <w:t>12 (86)</w:t>
            </w:r>
          </w:p>
        </w:tc>
        <w:tc>
          <w:tcPr>
            <w:tcW w:w="1843" w:type="dxa"/>
          </w:tcPr>
          <w:p w14:paraId="667EA912" w14:textId="77777777" w:rsidR="00AB71D4" w:rsidRDefault="00AB71D4" w:rsidP="00377FBB">
            <w:pPr>
              <w:jc w:val="both"/>
            </w:pPr>
            <w:r>
              <w:t>3 (27)</w:t>
            </w:r>
          </w:p>
        </w:tc>
        <w:tc>
          <w:tcPr>
            <w:tcW w:w="1253" w:type="dxa"/>
          </w:tcPr>
          <w:p w14:paraId="24290949" w14:textId="77777777" w:rsidR="00AB71D4" w:rsidRDefault="00AB71D4" w:rsidP="00377FBB">
            <w:pPr>
              <w:jc w:val="both"/>
            </w:pPr>
            <w:r>
              <w:t>15 (60)</w:t>
            </w:r>
          </w:p>
        </w:tc>
      </w:tr>
      <w:tr w:rsidR="00AB71D4" w14:paraId="4FB3D340" w14:textId="77777777" w:rsidTr="00377FBB">
        <w:tc>
          <w:tcPr>
            <w:tcW w:w="993" w:type="dxa"/>
          </w:tcPr>
          <w:p w14:paraId="5DBE1A73" w14:textId="77777777" w:rsidR="00AB71D4" w:rsidRDefault="00AB71D4" w:rsidP="00377FBB">
            <w:pPr>
              <w:jc w:val="both"/>
            </w:pPr>
            <w:r>
              <w:t>Farm 2</w:t>
            </w:r>
          </w:p>
        </w:tc>
        <w:tc>
          <w:tcPr>
            <w:tcW w:w="2249" w:type="dxa"/>
          </w:tcPr>
          <w:p w14:paraId="6109A79C" w14:textId="77777777" w:rsidR="00AB71D4" w:rsidRDefault="00AB71D4" w:rsidP="00377FBB">
            <w:pPr>
              <w:jc w:val="both"/>
            </w:pPr>
            <w:r>
              <w:t>N hind feet</w:t>
            </w:r>
          </w:p>
        </w:tc>
        <w:tc>
          <w:tcPr>
            <w:tcW w:w="1701" w:type="dxa"/>
          </w:tcPr>
          <w:p w14:paraId="4A6FF2D9" w14:textId="77777777" w:rsidR="00AB71D4" w:rsidRDefault="00AB71D4" w:rsidP="00377FBB">
            <w:pPr>
              <w:jc w:val="both"/>
            </w:pPr>
            <w:r>
              <w:t>26 (100)</w:t>
            </w:r>
          </w:p>
        </w:tc>
        <w:tc>
          <w:tcPr>
            <w:tcW w:w="1843" w:type="dxa"/>
          </w:tcPr>
          <w:p w14:paraId="43C44D3E" w14:textId="77777777" w:rsidR="00AB71D4" w:rsidRDefault="00AB71D4" w:rsidP="00377FBB">
            <w:pPr>
              <w:jc w:val="both"/>
            </w:pPr>
            <w:r>
              <w:t>24 (100)</w:t>
            </w:r>
          </w:p>
        </w:tc>
        <w:tc>
          <w:tcPr>
            <w:tcW w:w="1253" w:type="dxa"/>
          </w:tcPr>
          <w:p w14:paraId="5CD41844" w14:textId="77777777" w:rsidR="00AB71D4" w:rsidRDefault="00AB71D4" w:rsidP="00377FBB">
            <w:pPr>
              <w:jc w:val="both"/>
            </w:pPr>
            <w:r>
              <w:t>50 (100)</w:t>
            </w:r>
          </w:p>
        </w:tc>
      </w:tr>
      <w:tr w:rsidR="00AB71D4" w14:paraId="0FBC5A44" w14:textId="77777777" w:rsidTr="00377FBB">
        <w:tc>
          <w:tcPr>
            <w:tcW w:w="993" w:type="dxa"/>
          </w:tcPr>
          <w:p w14:paraId="40BC2354" w14:textId="77777777" w:rsidR="00AB71D4" w:rsidRDefault="00AB71D4" w:rsidP="00377FBB">
            <w:pPr>
              <w:jc w:val="both"/>
            </w:pPr>
          </w:p>
        </w:tc>
        <w:tc>
          <w:tcPr>
            <w:tcW w:w="2249" w:type="dxa"/>
          </w:tcPr>
          <w:p w14:paraId="0CA428A2" w14:textId="77777777" w:rsidR="00AB71D4" w:rsidRDefault="00AB71D4" w:rsidP="00377FBB">
            <w:pPr>
              <w:jc w:val="both"/>
            </w:pPr>
            <w:r>
              <w:t>Improved</w:t>
            </w:r>
          </w:p>
        </w:tc>
        <w:tc>
          <w:tcPr>
            <w:tcW w:w="1701" w:type="dxa"/>
          </w:tcPr>
          <w:p w14:paraId="10B77D89" w14:textId="77777777" w:rsidR="00AB71D4" w:rsidRDefault="00AB71D4" w:rsidP="00377FBB">
            <w:pPr>
              <w:jc w:val="both"/>
            </w:pPr>
            <w:r>
              <w:t>1 (4)</w:t>
            </w:r>
          </w:p>
        </w:tc>
        <w:tc>
          <w:tcPr>
            <w:tcW w:w="1843" w:type="dxa"/>
          </w:tcPr>
          <w:p w14:paraId="6A57AA76" w14:textId="77777777" w:rsidR="00AB71D4" w:rsidRDefault="00AB71D4" w:rsidP="00377FBB">
            <w:pPr>
              <w:jc w:val="both"/>
            </w:pPr>
            <w:r>
              <w:t>16 (67)</w:t>
            </w:r>
          </w:p>
        </w:tc>
        <w:tc>
          <w:tcPr>
            <w:tcW w:w="1253" w:type="dxa"/>
          </w:tcPr>
          <w:p w14:paraId="40336BD3" w14:textId="77777777" w:rsidR="00AB71D4" w:rsidRDefault="00AB71D4" w:rsidP="00377FBB">
            <w:pPr>
              <w:jc w:val="both"/>
            </w:pPr>
            <w:r>
              <w:t>17 (34)</w:t>
            </w:r>
          </w:p>
        </w:tc>
      </w:tr>
      <w:tr w:rsidR="00AB71D4" w14:paraId="62C3B943" w14:textId="77777777" w:rsidTr="00377FBB">
        <w:tc>
          <w:tcPr>
            <w:tcW w:w="993" w:type="dxa"/>
          </w:tcPr>
          <w:p w14:paraId="47DFA9A9" w14:textId="77777777" w:rsidR="00AB71D4" w:rsidRDefault="00AB71D4" w:rsidP="00377FBB">
            <w:pPr>
              <w:jc w:val="both"/>
            </w:pPr>
          </w:p>
        </w:tc>
        <w:tc>
          <w:tcPr>
            <w:tcW w:w="2249" w:type="dxa"/>
          </w:tcPr>
          <w:p w14:paraId="6A7C92C1" w14:textId="77777777" w:rsidR="00AB71D4" w:rsidRDefault="00AB71D4" w:rsidP="00377FBB">
            <w:pPr>
              <w:jc w:val="both"/>
            </w:pPr>
            <w:r>
              <w:t xml:space="preserve">Equal or worsened </w:t>
            </w:r>
          </w:p>
        </w:tc>
        <w:tc>
          <w:tcPr>
            <w:tcW w:w="1701" w:type="dxa"/>
          </w:tcPr>
          <w:p w14:paraId="4816F890" w14:textId="77777777" w:rsidR="00AB71D4" w:rsidRDefault="00AB71D4" w:rsidP="00377FBB">
            <w:pPr>
              <w:jc w:val="both"/>
            </w:pPr>
            <w:r>
              <w:t>2 (8)</w:t>
            </w:r>
          </w:p>
        </w:tc>
        <w:tc>
          <w:tcPr>
            <w:tcW w:w="1843" w:type="dxa"/>
          </w:tcPr>
          <w:p w14:paraId="344A8F38" w14:textId="77777777" w:rsidR="00AB71D4" w:rsidRDefault="00AB71D4" w:rsidP="00377FBB">
            <w:pPr>
              <w:jc w:val="both"/>
            </w:pPr>
            <w:r>
              <w:t>8 (33)</w:t>
            </w:r>
          </w:p>
        </w:tc>
        <w:tc>
          <w:tcPr>
            <w:tcW w:w="1253" w:type="dxa"/>
          </w:tcPr>
          <w:p w14:paraId="2B652831" w14:textId="77777777" w:rsidR="00AB71D4" w:rsidRDefault="00AB71D4" w:rsidP="00377FBB">
            <w:pPr>
              <w:jc w:val="both"/>
            </w:pPr>
            <w:r>
              <w:t>10 (20)</w:t>
            </w:r>
          </w:p>
        </w:tc>
      </w:tr>
      <w:tr w:rsidR="00AB71D4" w14:paraId="00D81262" w14:textId="77777777" w:rsidTr="00377FBB">
        <w:tc>
          <w:tcPr>
            <w:tcW w:w="993" w:type="dxa"/>
          </w:tcPr>
          <w:p w14:paraId="09A73AE6" w14:textId="77777777" w:rsidR="00AB71D4" w:rsidRDefault="00AB71D4" w:rsidP="00377FBB">
            <w:pPr>
              <w:jc w:val="both"/>
            </w:pPr>
          </w:p>
        </w:tc>
        <w:tc>
          <w:tcPr>
            <w:tcW w:w="2249" w:type="dxa"/>
          </w:tcPr>
          <w:p w14:paraId="6F8B512F" w14:textId="77777777" w:rsidR="00AB71D4" w:rsidRDefault="00AB71D4" w:rsidP="00377FBB">
            <w:pPr>
              <w:spacing w:after="120"/>
              <w:jc w:val="both"/>
            </w:pPr>
            <w:r>
              <w:t>Unable to score</w:t>
            </w:r>
          </w:p>
        </w:tc>
        <w:tc>
          <w:tcPr>
            <w:tcW w:w="1701" w:type="dxa"/>
          </w:tcPr>
          <w:p w14:paraId="4EB66ACA" w14:textId="77777777" w:rsidR="00AB71D4" w:rsidRDefault="00AB71D4" w:rsidP="00377FBB">
            <w:pPr>
              <w:jc w:val="both"/>
            </w:pPr>
            <w:r>
              <w:t>23 (88)</w:t>
            </w:r>
          </w:p>
        </w:tc>
        <w:tc>
          <w:tcPr>
            <w:tcW w:w="1843" w:type="dxa"/>
          </w:tcPr>
          <w:p w14:paraId="472BA4D1" w14:textId="77777777" w:rsidR="00AB71D4" w:rsidRDefault="00AB71D4" w:rsidP="00377FBB">
            <w:pPr>
              <w:jc w:val="both"/>
            </w:pPr>
            <w:r>
              <w:t>0</w:t>
            </w:r>
          </w:p>
        </w:tc>
        <w:tc>
          <w:tcPr>
            <w:tcW w:w="1253" w:type="dxa"/>
          </w:tcPr>
          <w:p w14:paraId="705ED32B" w14:textId="77777777" w:rsidR="00AB71D4" w:rsidRDefault="00AB71D4" w:rsidP="00377FBB">
            <w:pPr>
              <w:jc w:val="both"/>
            </w:pPr>
            <w:r>
              <w:t>23 (46)</w:t>
            </w:r>
          </w:p>
        </w:tc>
      </w:tr>
      <w:tr w:rsidR="00AB71D4" w14:paraId="4A0DD9B3" w14:textId="77777777" w:rsidTr="00377FBB">
        <w:tc>
          <w:tcPr>
            <w:tcW w:w="993" w:type="dxa"/>
          </w:tcPr>
          <w:p w14:paraId="7C45F385" w14:textId="77777777" w:rsidR="00AB71D4" w:rsidRDefault="00AB71D4" w:rsidP="00377FBB">
            <w:pPr>
              <w:jc w:val="both"/>
            </w:pPr>
            <w:r>
              <w:t>Farm 3</w:t>
            </w:r>
          </w:p>
        </w:tc>
        <w:tc>
          <w:tcPr>
            <w:tcW w:w="2249" w:type="dxa"/>
          </w:tcPr>
          <w:p w14:paraId="229C1ED2" w14:textId="77777777" w:rsidR="00AB71D4" w:rsidRDefault="00AB71D4" w:rsidP="00377FBB">
            <w:pPr>
              <w:jc w:val="both"/>
            </w:pPr>
            <w:r>
              <w:t>N hind feet</w:t>
            </w:r>
          </w:p>
        </w:tc>
        <w:tc>
          <w:tcPr>
            <w:tcW w:w="1701" w:type="dxa"/>
          </w:tcPr>
          <w:p w14:paraId="5A5713B6" w14:textId="77777777" w:rsidR="00AB71D4" w:rsidRDefault="00AB71D4" w:rsidP="00377FBB">
            <w:pPr>
              <w:jc w:val="both"/>
            </w:pPr>
            <w:r>
              <w:t>5 (100)</w:t>
            </w:r>
          </w:p>
        </w:tc>
        <w:tc>
          <w:tcPr>
            <w:tcW w:w="1843" w:type="dxa"/>
          </w:tcPr>
          <w:p w14:paraId="599C1A83" w14:textId="77777777" w:rsidR="00AB71D4" w:rsidRDefault="00AB71D4" w:rsidP="00377FBB">
            <w:pPr>
              <w:jc w:val="both"/>
            </w:pPr>
            <w:r>
              <w:t>7 (100)</w:t>
            </w:r>
          </w:p>
        </w:tc>
        <w:tc>
          <w:tcPr>
            <w:tcW w:w="1253" w:type="dxa"/>
          </w:tcPr>
          <w:p w14:paraId="54B1F4EC" w14:textId="77777777" w:rsidR="00AB71D4" w:rsidRDefault="00AB71D4" w:rsidP="00377FBB">
            <w:pPr>
              <w:jc w:val="both"/>
            </w:pPr>
            <w:r>
              <w:t>12 (100)</w:t>
            </w:r>
          </w:p>
        </w:tc>
      </w:tr>
      <w:tr w:rsidR="00AB71D4" w14:paraId="5BED25BD" w14:textId="77777777" w:rsidTr="00377FBB">
        <w:tc>
          <w:tcPr>
            <w:tcW w:w="993" w:type="dxa"/>
          </w:tcPr>
          <w:p w14:paraId="10658B50" w14:textId="77777777" w:rsidR="00AB71D4" w:rsidRDefault="00AB71D4" w:rsidP="00377FBB">
            <w:pPr>
              <w:jc w:val="both"/>
            </w:pPr>
          </w:p>
        </w:tc>
        <w:tc>
          <w:tcPr>
            <w:tcW w:w="2249" w:type="dxa"/>
          </w:tcPr>
          <w:p w14:paraId="229E2307" w14:textId="77777777" w:rsidR="00AB71D4" w:rsidRDefault="00AB71D4" w:rsidP="00377FBB">
            <w:pPr>
              <w:jc w:val="both"/>
            </w:pPr>
            <w:r>
              <w:t>Improved</w:t>
            </w:r>
          </w:p>
        </w:tc>
        <w:tc>
          <w:tcPr>
            <w:tcW w:w="1701" w:type="dxa"/>
          </w:tcPr>
          <w:p w14:paraId="27B28867" w14:textId="77777777" w:rsidR="00AB71D4" w:rsidRDefault="00AB71D4" w:rsidP="00377FBB">
            <w:pPr>
              <w:jc w:val="both"/>
            </w:pPr>
            <w:r>
              <w:t>0</w:t>
            </w:r>
          </w:p>
        </w:tc>
        <w:tc>
          <w:tcPr>
            <w:tcW w:w="1843" w:type="dxa"/>
          </w:tcPr>
          <w:p w14:paraId="0727AE7D" w14:textId="77777777" w:rsidR="00AB71D4" w:rsidRDefault="00AB71D4" w:rsidP="00377FBB">
            <w:pPr>
              <w:jc w:val="both"/>
            </w:pPr>
            <w:r>
              <w:t>5 (71)</w:t>
            </w:r>
          </w:p>
        </w:tc>
        <w:tc>
          <w:tcPr>
            <w:tcW w:w="1253" w:type="dxa"/>
          </w:tcPr>
          <w:p w14:paraId="185DA770" w14:textId="77777777" w:rsidR="00AB71D4" w:rsidRDefault="00AB71D4" w:rsidP="00377FBB">
            <w:pPr>
              <w:jc w:val="both"/>
            </w:pPr>
            <w:r>
              <w:t>5 (42)</w:t>
            </w:r>
          </w:p>
        </w:tc>
      </w:tr>
      <w:tr w:rsidR="00AB71D4" w14:paraId="725C224D" w14:textId="77777777" w:rsidTr="00377FBB">
        <w:tc>
          <w:tcPr>
            <w:tcW w:w="993" w:type="dxa"/>
          </w:tcPr>
          <w:p w14:paraId="33CDAA63" w14:textId="77777777" w:rsidR="00AB71D4" w:rsidRDefault="00AB71D4" w:rsidP="00377FBB">
            <w:pPr>
              <w:jc w:val="both"/>
            </w:pPr>
          </w:p>
        </w:tc>
        <w:tc>
          <w:tcPr>
            <w:tcW w:w="2249" w:type="dxa"/>
          </w:tcPr>
          <w:p w14:paraId="740E72ED" w14:textId="77777777" w:rsidR="00AB71D4" w:rsidRDefault="00AB71D4" w:rsidP="00377FBB">
            <w:pPr>
              <w:jc w:val="both"/>
            </w:pPr>
            <w:r>
              <w:t xml:space="preserve">Equal or worsened </w:t>
            </w:r>
          </w:p>
        </w:tc>
        <w:tc>
          <w:tcPr>
            <w:tcW w:w="1701" w:type="dxa"/>
          </w:tcPr>
          <w:p w14:paraId="695BDB91" w14:textId="77777777" w:rsidR="00AB71D4" w:rsidRDefault="00AB71D4" w:rsidP="00377FBB">
            <w:pPr>
              <w:jc w:val="both"/>
            </w:pPr>
            <w:r>
              <w:t xml:space="preserve">0 </w:t>
            </w:r>
          </w:p>
        </w:tc>
        <w:tc>
          <w:tcPr>
            <w:tcW w:w="1843" w:type="dxa"/>
          </w:tcPr>
          <w:p w14:paraId="0403320E" w14:textId="77777777" w:rsidR="00AB71D4" w:rsidRDefault="00AB71D4" w:rsidP="00377FBB">
            <w:pPr>
              <w:jc w:val="both"/>
            </w:pPr>
            <w:r>
              <w:t>2 (29)</w:t>
            </w:r>
          </w:p>
        </w:tc>
        <w:tc>
          <w:tcPr>
            <w:tcW w:w="1253" w:type="dxa"/>
          </w:tcPr>
          <w:p w14:paraId="09A3F78A" w14:textId="77777777" w:rsidR="00AB71D4" w:rsidRDefault="00AB71D4" w:rsidP="00377FBB">
            <w:pPr>
              <w:jc w:val="both"/>
            </w:pPr>
            <w:r>
              <w:t>2 (16)</w:t>
            </w:r>
          </w:p>
        </w:tc>
      </w:tr>
      <w:tr w:rsidR="00AB71D4" w14:paraId="72874DF4" w14:textId="77777777" w:rsidTr="00377FBB">
        <w:tc>
          <w:tcPr>
            <w:tcW w:w="993" w:type="dxa"/>
          </w:tcPr>
          <w:p w14:paraId="539CD484" w14:textId="77777777" w:rsidR="00AB71D4" w:rsidRDefault="00AB71D4" w:rsidP="00377FBB">
            <w:pPr>
              <w:jc w:val="both"/>
            </w:pPr>
          </w:p>
        </w:tc>
        <w:tc>
          <w:tcPr>
            <w:tcW w:w="2249" w:type="dxa"/>
          </w:tcPr>
          <w:p w14:paraId="42919F33" w14:textId="77777777" w:rsidR="00AB71D4" w:rsidRDefault="00AB71D4" w:rsidP="00377FBB">
            <w:pPr>
              <w:spacing w:after="120"/>
              <w:jc w:val="both"/>
            </w:pPr>
            <w:r>
              <w:t>Unable to score</w:t>
            </w:r>
          </w:p>
        </w:tc>
        <w:tc>
          <w:tcPr>
            <w:tcW w:w="1701" w:type="dxa"/>
          </w:tcPr>
          <w:p w14:paraId="679539CC" w14:textId="77777777" w:rsidR="00AB71D4" w:rsidRDefault="00AB71D4" w:rsidP="00377FBB">
            <w:pPr>
              <w:jc w:val="both"/>
            </w:pPr>
            <w:r>
              <w:t>5 (100)</w:t>
            </w:r>
          </w:p>
        </w:tc>
        <w:tc>
          <w:tcPr>
            <w:tcW w:w="1843" w:type="dxa"/>
          </w:tcPr>
          <w:p w14:paraId="62D731E1" w14:textId="77777777" w:rsidR="00AB71D4" w:rsidRDefault="00AB71D4" w:rsidP="00377FBB">
            <w:pPr>
              <w:jc w:val="both"/>
            </w:pPr>
            <w:r>
              <w:t>0</w:t>
            </w:r>
          </w:p>
        </w:tc>
        <w:tc>
          <w:tcPr>
            <w:tcW w:w="1253" w:type="dxa"/>
          </w:tcPr>
          <w:p w14:paraId="74A17EB8" w14:textId="77777777" w:rsidR="00AB71D4" w:rsidRDefault="00AB71D4" w:rsidP="00377FBB">
            <w:pPr>
              <w:jc w:val="both"/>
            </w:pPr>
            <w:r>
              <w:t>5 (42)</w:t>
            </w:r>
          </w:p>
        </w:tc>
      </w:tr>
      <w:tr w:rsidR="00AB71D4" w14:paraId="4DA87DD5" w14:textId="77777777" w:rsidTr="00377FBB">
        <w:tc>
          <w:tcPr>
            <w:tcW w:w="993" w:type="dxa"/>
          </w:tcPr>
          <w:p w14:paraId="4BC6863F" w14:textId="77777777" w:rsidR="00AB71D4" w:rsidRDefault="00AB71D4" w:rsidP="00377FBB">
            <w:pPr>
              <w:jc w:val="both"/>
            </w:pPr>
            <w:r>
              <w:t>Farm 4</w:t>
            </w:r>
          </w:p>
        </w:tc>
        <w:tc>
          <w:tcPr>
            <w:tcW w:w="2249" w:type="dxa"/>
          </w:tcPr>
          <w:p w14:paraId="1A18FB6D" w14:textId="77777777" w:rsidR="00AB71D4" w:rsidRDefault="00AB71D4" w:rsidP="00377FBB">
            <w:pPr>
              <w:jc w:val="both"/>
            </w:pPr>
            <w:r>
              <w:t>N hind feet</w:t>
            </w:r>
          </w:p>
        </w:tc>
        <w:tc>
          <w:tcPr>
            <w:tcW w:w="1701" w:type="dxa"/>
          </w:tcPr>
          <w:p w14:paraId="4B724496" w14:textId="77777777" w:rsidR="00AB71D4" w:rsidRDefault="00AB71D4" w:rsidP="00377FBB">
            <w:pPr>
              <w:jc w:val="both"/>
            </w:pPr>
            <w:r>
              <w:t>17 (100)</w:t>
            </w:r>
          </w:p>
        </w:tc>
        <w:tc>
          <w:tcPr>
            <w:tcW w:w="1843" w:type="dxa"/>
          </w:tcPr>
          <w:p w14:paraId="79BE0CF9" w14:textId="77777777" w:rsidR="00AB71D4" w:rsidRDefault="00AB71D4" w:rsidP="00377FBB">
            <w:pPr>
              <w:jc w:val="both"/>
            </w:pPr>
            <w:r>
              <w:t>15 (100)</w:t>
            </w:r>
          </w:p>
        </w:tc>
        <w:tc>
          <w:tcPr>
            <w:tcW w:w="1253" w:type="dxa"/>
          </w:tcPr>
          <w:p w14:paraId="0B04AE89" w14:textId="77777777" w:rsidR="00AB71D4" w:rsidRDefault="00AB71D4" w:rsidP="00377FBB">
            <w:pPr>
              <w:jc w:val="both"/>
            </w:pPr>
            <w:r>
              <w:t>32 (100)</w:t>
            </w:r>
          </w:p>
        </w:tc>
      </w:tr>
      <w:tr w:rsidR="00AB71D4" w14:paraId="6CA26158" w14:textId="77777777" w:rsidTr="00377FBB">
        <w:tc>
          <w:tcPr>
            <w:tcW w:w="993" w:type="dxa"/>
          </w:tcPr>
          <w:p w14:paraId="53F039D5" w14:textId="77777777" w:rsidR="00AB71D4" w:rsidRDefault="00AB71D4" w:rsidP="00377FBB">
            <w:pPr>
              <w:jc w:val="both"/>
            </w:pPr>
          </w:p>
        </w:tc>
        <w:tc>
          <w:tcPr>
            <w:tcW w:w="2249" w:type="dxa"/>
          </w:tcPr>
          <w:p w14:paraId="41E777F8" w14:textId="77777777" w:rsidR="00AB71D4" w:rsidRDefault="00AB71D4" w:rsidP="00377FBB">
            <w:pPr>
              <w:jc w:val="both"/>
            </w:pPr>
            <w:r>
              <w:t>Improved</w:t>
            </w:r>
          </w:p>
        </w:tc>
        <w:tc>
          <w:tcPr>
            <w:tcW w:w="1701" w:type="dxa"/>
          </w:tcPr>
          <w:p w14:paraId="67F24BE5" w14:textId="77777777" w:rsidR="00AB71D4" w:rsidRDefault="00AB71D4" w:rsidP="00377FBB">
            <w:pPr>
              <w:jc w:val="both"/>
            </w:pPr>
            <w:r>
              <w:t>2 (12)</w:t>
            </w:r>
          </w:p>
        </w:tc>
        <w:tc>
          <w:tcPr>
            <w:tcW w:w="1843" w:type="dxa"/>
          </w:tcPr>
          <w:p w14:paraId="5556721F" w14:textId="77777777" w:rsidR="00AB71D4" w:rsidRDefault="00AB71D4" w:rsidP="00377FBB">
            <w:pPr>
              <w:jc w:val="both"/>
            </w:pPr>
            <w:r>
              <w:t>9 (60)</w:t>
            </w:r>
          </w:p>
        </w:tc>
        <w:tc>
          <w:tcPr>
            <w:tcW w:w="1253" w:type="dxa"/>
          </w:tcPr>
          <w:p w14:paraId="7064F89C" w14:textId="77777777" w:rsidR="00AB71D4" w:rsidRDefault="00AB71D4" w:rsidP="00377FBB">
            <w:pPr>
              <w:jc w:val="both"/>
            </w:pPr>
            <w:r>
              <w:t>11 (34)</w:t>
            </w:r>
          </w:p>
        </w:tc>
      </w:tr>
      <w:tr w:rsidR="00AB71D4" w14:paraId="6DDA3FE5" w14:textId="77777777" w:rsidTr="00377FBB">
        <w:tc>
          <w:tcPr>
            <w:tcW w:w="993" w:type="dxa"/>
          </w:tcPr>
          <w:p w14:paraId="2C7D63BB" w14:textId="77777777" w:rsidR="00AB71D4" w:rsidRDefault="00AB71D4" w:rsidP="00377FBB">
            <w:pPr>
              <w:jc w:val="both"/>
            </w:pPr>
          </w:p>
        </w:tc>
        <w:tc>
          <w:tcPr>
            <w:tcW w:w="2249" w:type="dxa"/>
          </w:tcPr>
          <w:p w14:paraId="6167D306" w14:textId="77777777" w:rsidR="00AB71D4" w:rsidRDefault="00AB71D4" w:rsidP="00377FBB">
            <w:pPr>
              <w:jc w:val="both"/>
            </w:pPr>
            <w:r>
              <w:t xml:space="preserve">Equal or worsened </w:t>
            </w:r>
          </w:p>
        </w:tc>
        <w:tc>
          <w:tcPr>
            <w:tcW w:w="1701" w:type="dxa"/>
          </w:tcPr>
          <w:p w14:paraId="67178211" w14:textId="77777777" w:rsidR="00AB71D4" w:rsidRDefault="00AB71D4" w:rsidP="00377FBB">
            <w:pPr>
              <w:jc w:val="both"/>
            </w:pPr>
            <w:r>
              <w:t>3 (18)</w:t>
            </w:r>
          </w:p>
        </w:tc>
        <w:tc>
          <w:tcPr>
            <w:tcW w:w="1843" w:type="dxa"/>
          </w:tcPr>
          <w:p w14:paraId="0BE5ADCE" w14:textId="77777777" w:rsidR="00AB71D4" w:rsidRDefault="00AB71D4" w:rsidP="00377FBB">
            <w:pPr>
              <w:jc w:val="both"/>
            </w:pPr>
            <w:r>
              <w:t>4 (27)</w:t>
            </w:r>
          </w:p>
        </w:tc>
        <w:tc>
          <w:tcPr>
            <w:tcW w:w="1253" w:type="dxa"/>
          </w:tcPr>
          <w:p w14:paraId="05497355" w14:textId="77777777" w:rsidR="00AB71D4" w:rsidRDefault="00AB71D4" w:rsidP="00377FBB">
            <w:pPr>
              <w:jc w:val="both"/>
            </w:pPr>
            <w:r>
              <w:t>7 (22)</w:t>
            </w:r>
          </w:p>
        </w:tc>
      </w:tr>
      <w:tr w:rsidR="00AB71D4" w14:paraId="48A0F1BD" w14:textId="77777777" w:rsidTr="00377FBB">
        <w:tc>
          <w:tcPr>
            <w:tcW w:w="993" w:type="dxa"/>
          </w:tcPr>
          <w:p w14:paraId="68D220FC" w14:textId="77777777" w:rsidR="00AB71D4" w:rsidRDefault="00AB71D4" w:rsidP="00377FBB">
            <w:pPr>
              <w:jc w:val="both"/>
            </w:pPr>
          </w:p>
        </w:tc>
        <w:tc>
          <w:tcPr>
            <w:tcW w:w="2249" w:type="dxa"/>
          </w:tcPr>
          <w:p w14:paraId="604859DB" w14:textId="77777777" w:rsidR="00AB71D4" w:rsidRDefault="00AB71D4" w:rsidP="00377FBB">
            <w:pPr>
              <w:spacing w:after="120"/>
              <w:jc w:val="both"/>
            </w:pPr>
            <w:r>
              <w:t>Unable to score</w:t>
            </w:r>
          </w:p>
        </w:tc>
        <w:tc>
          <w:tcPr>
            <w:tcW w:w="1701" w:type="dxa"/>
          </w:tcPr>
          <w:p w14:paraId="52AC1F7E" w14:textId="77777777" w:rsidR="00AB71D4" w:rsidRDefault="00AB71D4" w:rsidP="00377FBB">
            <w:pPr>
              <w:jc w:val="both"/>
            </w:pPr>
            <w:r>
              <w:t>12 (70)</w:t>
            </w:r>
          </w:p>
        </w:tc>
        <w:tc>
          <w:tcPr>
            <w:tcW w:w="1843" w:type="dxa"/>
          </w:tcPr>
          <w:p w14:paraId="3041050F" w14:textId="77777777" w:rsidR="00AB71D4" w:rsidRDefault="00AB71D4" w:rsidP="00377FBB">
            <w:pPr>
              <w:jc w:val="both"/>
            </w:pPr>
            <w:r>
              <w:t>2 (13)</w:t>
            </w:r>
          </w:p>
        </w:tc>
        <w:tc>
          <w:tcPr>
            <w:tcW w:w="1253" w:type="dxa"/>
          </w:tcPr>
          <w:p w14:paraId="496BD396" w14:textId="77777777" w:rsidR="00AB71D4" w:rsidRDefault="00AB71D4" w:rsidP="00377FBB">
            <w:pPr>
              <w:jc w:val="both"/>
            </w:pPr>
            <w:r>
              <w:t>14 (44)</w:t>
            </w:r>
          </w:p>
        </w:tc>
      </w:tr>
      <w:tr w:rsidR="00AB71D4" w14:paraId="5489A6DA" w14:textId="77777777" w:rsidTr="00377FBB">
        <w:tc>
          <w:tcPr>
            <w:tcW w:w="993" w:type="dxa"/>
          </w:tcPr>
          <w:p w14:paraId="6166CE1A" w14:textId="77777777" w:rsidR="00AB71D4" w:rsidRDefault="00AB71D4" w:rsidP="00377FBB">
            <w:pPr>
              <w:jc w:val="both"/>
            </w:pPr>
            <w:r>
              <w:t>Farm 5</w:t>
            </w:r>
          </w:p>
        </w:tc>
        <w:tc>
          <w:tcPr>
            <w:tcW w:w="2249" w:type="dxa"/>
          </w:tcPr>
          <w:p w14:paraId="3FFDB19C" w14:textId="77777777" w:rsidR="00AB71D4" w:rsidRDefault="00AB71D4" w:rsidP="00377FBB">
            <w:pPr>
              <w:jc w:val="both"/>
            </w:pPr>
            <w:r>
              <w:t>N hind feet</w:t>
            </w:r>
          </w:p>
        </w:tc>
        <w:tc>
          <w:tcPr>
            <w:tcW w:w="1701" w:type="dxa"/>
          </w:tcPr>
          <w:p w14:paraId="0293724F" w14:textId="77777777" w:rsidR="00AB71D4" w:rsidRDefault="00AB71D4" w:rsidP="00377FBB">
            <w:pPr>
              <w:jc w:val="both"/>
            </w:pPr>
            <w:r>
              <w:t>16 (100)</w:t>
            </w:r>
          </w:p>
        </w:tc>
        <w:tc>
          <w:tcPr>
            <w:tcW w:w="1843" w:type="dxa"/>
          </w:tcPr>
          <w:p w14:paraId="6D9502DC" w14:textId="77777777" w:rsidR="00AB71D4" w:rsidRDefault="00AB71D4" w:rsidP="00377FBB">
            <w:pPr>
              <w:jc w:val="both"/>
            </w:pPr>
            <w:r>
              <w:t>13 (100)</w:t>
            </w:r>
          </w:p>
        </w:tc>
        <w:tc>
          <w:tcPr>
            <w:tcW w:w="1253" w:type="dxa"/>
          </w:tcPr>
          <w:p w14:paraId="089B9AAD" w14:textId="77777777" w:rsidR="00AB71D4" w:rsidRDefault="00AB71D4" w:rsidP="00377FBB">
            <w:pPr>
              <w:jc w:val="both"/>
            </w:pPr>
            <w:r>
              <w:t>29 (100)</w:t>
            </w:r>
          </w:p>
        </w:tc>
      </w:tr>
      <w:tr w:rsidR="00AB71D4" w14:paraId="197D4C8C" w14:textId="77777777" w:rsidTr="00377FBB">
        <w:tc>
          <w:tcPr>
            <w:tcW w:w="993" w:type="dxa"/>
          </w:tcPr>
          <w:p w14:paraId="3FD2E864" w14:textId="77777777" w:rsidR="00AB71D4" w:rsidRDefault="00AB71D4" w:rsidP="00377FBB">
            <w:pPr>
              <w:jc w:val="both"/>
            </w:pPr>
          </w:p>
        </w:tc>
        <w:tc>
          <w:tcPr>
            <w:tcW w:w="2249" w:type="dxa"/>
          </w:tcPr>
          <w:p w14:paraId="192A0D16" w14:textId="77777777" w:rsidR="00AB71D4" w:rsidRDefault="00AB71D4" w:rsidP="00377FBB">
            <w:pPr>
              <w:jc w:val="both"/>
            </w:pPr>
            <w:r>
              <w:t>Improved</w:t>
            </w:r>
          </w:p>
        </w:tc>
        <w:tc>
          <w:tcPr>
            <w:tcW w:w="1701" w:type="dxa"/>
          </w:tcPr>
          <w:p w14:paraId="7D44C6C7" w14:textId="77777777" w:rsidR="00AB71D4" w:rsidRDefault="00AB71D4" w:rsidP="00377FBB">
            <w:pPr>
              <w:jc w:val="both"/>
            </w:pPr>
            <w:r>
              <w:t>7 (44)</w:t>
            </w:r>
          </w:p>
        </w:tc>
        <w:tc>
          <w:tcPr>
            <w:tcW w:w="1843" w:type="dxa"/>
          </w:tcPr>
          <w:p w14:paraId="528AAC90" w14:textId="77777777" w:rsidR="00AB71D4" w:rsidRDefault="00AB71D4" w:rsidP="00377FBB">
            <w:pPr>
              <w:jc w:val="both"/>
            </w:pPr>
            <w:r>
              <w:t>10 (77)</w:t>
            </w:r>
          </w:p>
        </w:tc>
        <w:tc>
          <w:tcPr>
            <w:tcW w:w="1253" w:type="dxa"/>
          </w:tcPr>
          <w:p w14:paraId="2D0AFC49" w14:textId="77777777" w:rsidR="00AB71D4" w:rsidRDefault="00AB71D4" w:rsidP="00377FBB">
            <w:pPr>
              <w:jc w:val="both"/>
            </w:pPr>
            <w:r>
              <w:t>17 (59)</w:t>
            </w:r>
          </w:p>
        </w:tc>
      </w:tr>
      <w:tr w:rsidR="00AB71D4" w14:paraId="38018367" w14:textId="77777777" w:rsidTr="00377FBB">
        <w:tc>
          <w:tcPr>
            <w:tcW w:w="993" w:type="dxa"/>
          </w:tcPr>
          <w:p w14:paraId="76EE4A08" w14:textId="77777777" w:rsidR="00AB71D4" w:rsidRDefault="00AB71D4" w:rsidP="00377FBB">
            <w:pPr>
              <w:jc w:val="both"/>
            </w:pPr>
          </w:p>
        </w:tc>
        <w:tc>
          <w:tcPr>
            <w:tcW w:w="2249" w:type="dxa"/>
          </w:tcPr>
          <w:p w14:paraId="2E9B176F" w14:textId="77777777" w:rsidR="00AB71D4" w:rsidRDefault="00AB71D4" w:rsidP="00377FBB">
            <w:pPr>
              <w:jc w:val="both"/>
            </w:pPr>
            <w:r>
              <w:t xml:space="preserve">Equal and worsened </w:t>
            </w:r>
          </w:p>
        </w:tc>
        <w:tc>
          <w:tcPr>
            <w:tcW w:w="1701" w:type="dxa"/>
          </w:tcPr>
          <w:p w14:paraId="0EDEC0FD" w14:textId="77777777" w:rsidR="00AB71D4" w:rsidRDefault="00AB71D4" w:rsidP="00377FBB">
            <w:pPr>
              <w:jc w:val="both"/>
            </w:pPr>
            <w:r>
              <w:t>4 (25)</w:t>
            </w:r>
          </w:p>
        </w:tc>
        <w:tc>
          <w:tcPr>
            <w:tcW w:w="1843" w:type="dxa"/>
          </w:tcPr>
          <w:p w14:paraId="129E5E37" w14:textId="77777777" w:rsidR="00AB71D4" w:rsidRDefault="00AB71D4" w:rsidP="00377FBB">
            <w:pPr>
              <w:jc w:val="both"/>
            </w:pPr>
            <w:r>
              <w:t>3 (23)</w:t>
            </w:r>
          </w:p>
        </w:tc>
        <w:tc>
          <w:tcPr>
            <w:tcW w:w="1253" w:type="dxa"/>
          </w:tcPr>
          <w:p w14:paraId="60910F36" w14:textId="77777777" w:rsidR="00AB71D4" w:rsidRDefault="00AB71D4" w:rsidP="00377FBB">
            <w:pPr>
              <w:jc w:val="both"/>
            </w:pPr>
            <w:r>
              <w:t>7 (24)</w:t>
            </w:r>
          </w:p>
        </w:tc>
      </w:tr>
      <w:tr w:rsidR="00AB71D4" w14:paraId="311E515B" w14:textId="77777777" w:rsidTr="00377FBB">
        <w:tc>
          <w:tcPr>
            <w:tcW w:w="993" w:type="dxa"/>
          </w:tcPr>
          <w:p w14:paraId="2D1AD8C4" w14:textId="77777777" w:rsidR="00AB71D4" w:rsidRDefault="00AB71D4" w:rsidP="00377FBB">
            <w:pPr>
              <w:jc w:val="both"/>
            </w:pPr>
          </w:p>
        </w:tc>
        <w:tc>
          <w:tcPr>
            <w:tcW w:w="2249" w:type="dxa"/>
          </w:tcPr>
          <w:p w14:paraId="79FAA294" w14:textId="77777777" w:rsidR="00AB71D4" w:rsidRDefault="00AB71D4" w:rsidP="00377FBB">
            <w:pPr>
              <w:spacing w:after="120"/>
              <w:jc w:val="both"/>
            </w:pPr>
            <w:r>
              <w:t>Unable to score</w:t>
            </w:r>
          </w:p>
        </w:tc>
        <w:tc>
          <w:tcPr>
            <w:tcW w:w="1701" w:type="dxa"/>
          </w:tcPr>
          <w:p w14:paraId="1F3BFDA1" w14:textId="77777777" w:rsidR="00AB71D4" w:rsidRDefault="00AB71D4" w:rsidP="00377FBB">
            <w:pPr>
              <w:jc w:val="both"/>
            </w:pPr>
            <w:r>
              <w:t>5 (31)</w:t>
            </w:r>
          </w:p>
        </w:tc>
        <w:tc>
          <w:tcPr>
            <w:tcW w:w="1843" w:type="dxa"/>
          </w:tcPr>
          <w:p w14:paraId="5B7DD8B0" w14:textId="77777777" w:rsidR="00AB71D4" w:rsidRDefault="00AB71D4" w:rsidP="00377FBB">
            <w:pPr>
              <w:jc w:val="both"/>
            </w:pPr>
            <w:r>
              <w:t>0</w:t>
            </w:r>
          </w:p>
        </w:tc>
        <w:tc>
          <w:tcPr>
            <w:tcW w:w="1253" w:type="dxa"/>
          </w:tcPr>
          <w:p w14:paraId="05EEB18E" w14:textId="77777777" w:rsidR="00AB71D4" w:rsidRDefault="00AB71D4" w:rsidP="00377FBB">
            <w:pPr>
              <w:jc w:val="both"/>
            </w:pPr>
            <w:r>
              <w:t>5 (17)</w:t>
            </w:r>
          </w:p>
        </w:tc>
      </w:tr>
      <w:tr w:rsidR="00AB71D4" w14:paraId="63FE7529" w14:textId="77777777" w:rsidTr="00377FBB">
        <w:tc>
          <w:tcPr>
            <w:tcW w:w="993" w:type="dxa"/>
          </w:tcPr>
          <w:p w14:paraId="7323CF72" w14:textId="77777777" w:rsidR="00AB71D4" w:rsidRDefault="00AB71D4" w:rsidP="00377FBB">
            <w:pPr>
              <w:jc w:val="both"/>
            </w:pPr>
            <w:r>
              <w:t>Farm 6</w:t>
            </w:r>
          </w:p>
        </w:tc>
        <w:tc>
          <w:tcPr>
            <w:tcW w:w="2249" w:type="dxa"/>
          </w:tcPr>
          <w:p w14:paraId="3FDA3BE1" w14:textId="77777777" w:rsidR="00AB71D4" w:rsidRDefault="00AB71D4" w:rsidP="00377FBB">
            <w:pPr>
              <w:jc w:val="both"/>
            </w:pPr>
            <w:r>
              <w:t>N hind feet</w:t>
            </w:r>
          </w:p>
        </w:tc>
        <w:tc>
          <w:tcPr>
            <w:tcW w:w="1701" w:type="dxa"/>
          </w:tcPr>
          <w:p w14:paraId="3237FD22" w14:textId="77777777" w:rsidR="00AB71D4" w:rsidRDefault="00AB71D4" w:rsidP="00377FBB">
            <w:pPr>
              <w:jc w:val="both"/>
            </w:pPr>
            <w:r>
              <w:t>19 (100)</w:t>
            </w:r>
          </w:p>
        </w:tc>
        <w:tc>
          <w:tcPr>
            <w:tcW w:w="1843" w:type="dxa"/>
          </w:tcPr>
          <w:p w14:paraId="28F6C563" w14:textId="77777777" w:rsidR="00AB71D4" w:rsidRDefault="00AB71D4" w:rsidP="00377FBB">
            <w:pPr>
              <w:jc w:val="both"/>
            </w:pPr>
            <w:r>
              <w:t>18 (100)</w:t>
            </w:r>
          </w:p>
        </w:tc>
        <w:tc>
          <w:tcPr>
            <w:tcW w:w="1253" w:type="dxa"/>
          </w:tcPr>
          <w:p w14:paraId="1DFF3E1C" w14:textId="77777777" w:rsidR="00AB71D4" w:rsidRDefault="00AB71D4" w:rsidP="00377FBB">
            <w:pPr>
              <w:jc w:val="both"/>
            </w:pPr>
            <w:r>
              <w:t>37 (100)</w:t>
            </w:r>
          </w:p>
        </w:tc>
      </w:tr>
      <w:tr w:rsidR="00AB71D4" w14:paraId="59F228F6" w14:textId="77777777" w:rsidTr="00377FBB">
        <w:tc>
          <w:tcPr>
            <w:tcW w:w="993" w:type="dxa"/>
          </w:tcPr>
          <w:p w14:paraId="33E1A08E" w14:textId="77777777" w:rsidR="00AB71D4" w:rsidRDefault="00AB71D4" w:rsidP="00377FBB">
            <w:pPr>
              <w:jc w:val="both"/>
            </w:pPr>
          </w:p>
        </w:tc>
        <w:tc>
          <w:tcPr>
            <w:tcW w:w="2249" w:type="dxa"/>
          </w:tcPr>
          <w:p w14:paraId="71D92852" w14:textId="77777777" w:rsidR="00AB71D4" w:rsidRDefault="00AB71D4" w:rsidP="00377FBB">
            <w:pPr>
              <w:jc w:val="both"/>
            </w:pPr>
            <w:r>
              <w:t>Improved</w:t>
            </w:r>
          </w:p>
        </w:tc>
        <w:tc>
          <w:tcPr>
            <w:tcW w:w="1701" w:type="dxa"/>
          </w:tcPr>
          <w:p w14:paraId="32ECCF98" w14:textId="77777777" w:rsidR="00AB71D4" w:rsidRDefault="00AB71D4" w:rsidP="00377FBB">
            <w:pPr>
              <w:jc w:val="both"/>
            </w:pPr>
            <w:r>
              <w:t>3 (16)</w:t>
            </w:r>
          </w:p>
        </w:tc>
        <w:tc>
          <w:tcPr>
            <w:tcW w:w="1843" w:type="dxa"/>
          </w:tcPr>
          <w:p w14:paraId="41E4D329" w14:textId="77777777" w:rsidR="00AB71D4" w:rsidRDefault="00AB71D4" w:rsidP="00377FBB">
            <w:pPr>
              <w:jc w:val="both"/>
            </w:pPr>
            <w:r>
              <w:t>16 (89)</w:t>
            </w:r>
          </w:p>
        </w:tc>
        <w:tc>
          <w:tcPr>
            <w:tcW w:w="1253" w:type="dxa"/>
          </w:tcPr>
          <w:p w14:paraId="028596AD" w14:textId="77777777" w:rsidR="00AB71D4" w:rsidRDefault="00AB71D4" w:rsidP="00377FBB">
            <w:pPr>
              <w:jc w:val="both"/>
            </w:pPr>
            <w:r>
              <w:t>19 (51)</w:t>
            </w:r>
          </w:p>
        </w:tc>
      </w:tr>
      <w:tr w:rsidR="00AB71D4" w14:paraId="4A9F4A91" w14:textId="77777777" w:rsidTr="00377FBB">
        <w:tc>
          <w:tcPr>
            <w:tcW w:w="993" w:type="dxa"/>
          </w:tcPr>
          <w:p w14:paraId="3A1A5577" w14:textId="77777777" w:rsidR="00AB71D4" w:rsidRDefault="00AB71D4" w:rsidP="00377FBB">
            <w:pPr>
              <w:jc w:val="both"/>
            </w:pPr>
          </w:p>
        </w:tc>
        <w:tc>
          <w:tcPr>
            <w:tcW w:w="2249" w:type="dxa"/>
          </w:tcPr>
          <w:p w14:paraId="1F4D7685" w14:textId="77777777" w:rsidR="00AB71D4" w:rsidRDefault="00AB71D4" w:rsidP="00377FBB">
            <w:pPr>
              <w:jc w:val="both"/>
            </w:pPr>
            <w:r>
              <w:t xml:space="preserve">Equal and worsened </w:t>
            </w:r>
          </w:p>
        </w:tc>
        <w:tc>
          <w:tcPr>
            <w:tcW w:w="1701" w:type="dxa"/>
          </w:tcPr>
          <w:p w14:paraId="79C8A04F" w14:textId="77777777" w:rsidR="00AB71D4" w:rsidRDefault="00AB71D4" w:rsidP="00377FBB">
            <w:pPr>
              <w:jc w:val="both"/>
            </w:pPr>
            <w:r>
              <w:t>1 (5)</w:t>
            </w:r>
          </w:p>
        </w:tc>
        <w:tc>
          <w:tcPr>
            <w:tcW w:w="1843" w:type="dxa"/>
          </w:tcPr>
          <w:p w14:paraId="20BAE84B" w14:textId="77777777" w:rsidR="00AB71D4" w:rsidRDefault="00AB71D4" w:rsidP="00377FBB">
            <w:pPr>
              <w:jc w:val="both"/>
            </w:pPr>
            <w:r>
              <w:t>2 (11)</w:t>
            </w:r>
          </w:p>
        </w:tc>
        <w:tc>
          <w:tcPr>
            <w:tcW w:w="1253" w:type="dxa"/>
          </w:tcPr>
          <w:p w14:paraId="3D6E46CF" w14:textId="77777777" w:rsidR="00AB71D4" w:rsidRDefault="00AB71D4" w:rsidP="00377FBB">
            <w:pPr>
              <w:jc w:val="both"/>
            </w:pPr>
            <w:r>
              <w:t>3 (8)</w:t>
            </w:r>
          </w:p>
        </w:tc>
      </w:tr>
      <w:tr w:rsidR="00AB71D4" w14:paraId="72C55303" w14:textId="77777777" w:rsidTr="00377FBB">
        <w:tc>
          <w:tcPr>
            <w:tcW w:w="993" w:type="dxa"/>
          </w:tcPr>
          <w:p w14:paraId="5BFC6E92" w14:textId="77777777" w:rsidR="00AB71D4" w:rsidRDefault="00AB71D4" w:rsidP="00377FBB">
            <w:pPr>
              <w:jc w:val="both"/>
            </w:pPr>
          </w:p>
        </w:tc>
        <w:tc>
          <w:tcPr>
            <w:tcW w:w="2249" w:type="dxa"/>
          </w:tcPr>
          <w:p w14:paraId="7E2AC554" w14:textId="77777777" w:rsidR="00AB71D4" w:rsidRDefault="00AB71D4" w:rsidP="00377FBB">
            <w:pPr>
              <w:spacing w:after="120"/>
              <w:jc w:val="both"/>
            </w:pPr>
            <w:r>
              <w:t>Unable to score</w:t>
            </w:r>
          </w:p>
        </w:tc>
        <w:tc>
          <w:tcPr>
            <w:tcW w:w="1701" w:type="dxa"/>
          </w:tcPr>
          <w:p w14:paraId="49E1361B" w14:textId="77777777" w:rsidR="00AB71D4" w:rsidRDefault="00AB71D4" w:rsidP="00377FBB">
            <w:pPr>
              <w:jc w:val="both"/>
            </w:pPr>
            <w:r>
              <w:t>15 (79)</w:t>
            </w:r>
          </w:p>
        </w:tc>
        <w:tc>
          <w:tcPr>
            <w:tcW w:w="1843" w:type="dxa"/>
          </w:tcPr>
          <w:p w14:paraId="5FE576C2" w14:textId="77777777" w:rsidR="00AB71D4" w:rsidRDefault="00AB71D4" w:rsidP="00377FBB">
            <w:pPr>
              <w:jc w:val="both"/>
            </w:pPr>
            <w:r>
              <w:t>0</w:t>
            </w:r>
          </w:p>
        </w:tc>
        <w:tc>
          <w:tcPr>
            <w:tcW w:w="1253" w:type="dxa"/>
          </w:tcPr>
          <w:p w14:paraId="0109DF3A" w14:textId="77777777" w:rsidR="00AB71D4" w:rsidRDefault="00AB71D4" w:rsidP="00377FBB">
            <w:pPr>
              <w:jc w:val="both"/>
            </w:pPr>
            <w:r>
              <w:t>15 (41)</w:t>
            </w:r>
          </w:p>
        </w:tc>
      </w:tr>
      <w:tr w:rsidR="00AB71D4" w14:paraId="6183C96B" w14:textId="77777777" w:rsidTr="00377FBB">
        <w:tc>
          <w:tcPr>
            <w:tcW w:w="993" w:type="dxa"/>
          </w:tcPr>
          <w:p w14:paraId="170E9AF8" w14:textId="77777777" w:rsidR="00AB71D4" w:rsidRDefault="00AB71D4" w:rsidP="00377FBB">
            <w:pPr>
              <w:jc w:val="both"/>
            </w:pPr>
            <w:r>
              <w:t>Farm 7</w:t>
            </w:r>
          </w:p>
        </w:tc>
        <w:tc>
          <w:tcPr>
            <w:tcW w:w="2249" w:type="dxa"/>
          </w:tcPr>
          <w:p w14:paraId="265BEB4B" w14:textId="77777777" w:rsidR="00AB71D4" w:rsidRDefault="00AB71D4" w:rsidP="00377FBB">
            <w:pPr>
              <w:jc w:val="both"/>
            </w:pPr>
            <w:r>
              <w:t>N hind feet</w:t>
            </w:r>
          </w:p>
        </w:tc>
        <w:tc>
          <w:tcPr>
            <w:tcW w:w="1701" w:type="dxa"/>
          </w:tcPr>
          <w:p w14:paraId="2F5E75DD" w14:textId="77777777" w:rsidR="00AB71D4" w:rsidRDefault="00AB71D4" w:rsidP="00377FBB">
            <w:pPr>
              <w:jc w:val="both"/>
            </w:pPr>
            <w:r>
              <w:t>13 (100)</w:t>
            </w:r>
          </w:p>
        </w:tc>
        <w:tc>
          <w:tcPr>
            <w:tcW w:w="1843" w:type="dxa"/>
          </w:tcPr>
          <w:p w14:paraId="55DC5C0D" w14:textId="77777777" w:rsidR="00AB71D4" w:rsidRDefault="00AB71D4" w:rsidP="00377FBB">
            <w:pPr>
              <w:jc w:val="both"/>
            </w:pPr>
            <w:r>
              <w:t>14 (100)</w:t>
            </w:r>
          </w:p>
        </w:tc>
        <w:tc>
          <w:tcPr>
            <w:tcW w:w="1253" w:type="dxa"/>
          </w:tcPr>
          <w:p w14:paraId="01C4447B" w14:textId="77777777" w:rsidR="00AB71D4" w:rsidRDefault="00AB71D4" w:rsidP="00377FBB">
            <w:pPr>
              <w:jc w:val="both"/>
            </w:pPr>
            <w:r>
              <w:t>27 (100)</w:t>
            </w:r>
          </w:p>
        </w:tc>
      </w:tr>
      <w:tr w:rsidR="00AB71D4" w14:paraId="761BEE45" w14:textId="77777777" w:rsidTr="00377FBB">
        <w:tc>
          <w:tcPr>
            <w:tcW w:w="993" w:type="dxa"/>
          </w:tcPr>
          <w:p w14:paraId="17D30A8F" w14:textId="77777777" w:rsidR="00AB71D4" w:rsidRDefault="00AB71D4" w:rsidP="00377FBB">
            <w:pPr>
              <w:jc w:val="both"/>
            </w:pPr>
          </w:p>
        </w:tc>
        <w:tc>
          <w:tcPr>
            <w:tcW w:w="2249" w:type="dxa"/>
          </w:tcPr>
          <w:p w14:paraId="1648BDA9" w14:textId="77777777" w:rsidR="00AB71D4" w:rsidRDefault="00AB71D4" w:rsidP="00377FBB">
            <w:pPr>
              <w:jc w:val="both"/>
            </w:pPr>
            <w:r>
              <w:t>Improved</w:t>
            </w:r>
          </w:p>
        </w:tc>
        <w:tc>
          <w:tcPr>
            <w:tcW w:w="1701" w:type="dxa"/>
          </w:tcPr>
          <w:p w14:paraId="7FA0A839" w14:textId="77777777" w:rsidR="00AB71D4" w:rsidRDefault="00AB71D4" w:rsidP="00377FBB">
            <w:pPr>
              <w:jc w:val="both"/>
            </w:pPr>
            <w:r>
              <w:t>9 (69)</w:t>
            </w:r>
          </w:p>
        </w:tc>
        <w:tc>
          <w:tcPr>
            <w:tcW w:w="1843" w:type="dxa"/>
          </w:tcPr>
          <w:p w14:paraId="51629CE0" w14:textId="77777777" w:rsidR="00AB71D4" w:rsidRDefault="00AB71D4" w:rsidP="00377FBB">
            <w:pPr>
              <w:jc w:val="both"/>
            </w:pPr>
            <w:r>
              <w:t>6 (43)</w:t>
            </w:r>
          </w:p>
        </w:tc>
        <w:tc>
          <w:tcPr>
            <w:tcW w:w="1253" w:type="dxa"/>
          </w:tcPr>
          <w:p w14:paraId="4F29151E" w14:textId="77777777" w:rsidR="00AB71D4" w:rsidRDefault="00AB71D4" w:rsidP="00377FBB">
            <w:pPr>
              <w:jc w:val="both"/>
            </w:pPr>
            <w:r>
              <w:t>15 (56)</w:t>
            </w:r>
          </w:p>
        </w:tc>
      </w:tr>
      <w:tr w:rsidR="00AB71D4" w14:paraId="41E2FB71" w14:textId="77777777" w:rsidTr="00377FBB">
        <w:tc>
          <w:tcPr>
            <w:tcW w:w="993" w:type="dxa"/>
          </w:tcPr>
          <w:p w14:paraId="2890CD1F" w14:textId="77777777" w:rsidR="00AB71D4" w:rsidRDefault="00AB71D4" w:rsidP="00377FBB">
            <w:pPr>
              <w:jc w:val="both"/>
            </w:pPr>
          </w:p>
        </w:tc>
        <w:tc>
          <w:tcPr>
            <w:tcW w:w="2249" w:type="dxa"/>
          </w:tcPr>
          <w:p w14:paraId="5619E212" w14:textId="77777777" w:rsidR="00AB71D4" w:rsidRDefault="00AB71D4" w:rsidP="00377FBB">
            <w:pPr>
              <w:jc w:val="both"/>
            </w:pPr>
            <w:r>
              <w:t xml:space="preserve">Equal and worsened </w:t>
            </w:r>
          </w:p>
        </w:tc>
        <w:tc>
          <w:tcPr>
            <w:tcW w:w="1701" w:type="dxa"/>
          </w:tcPr>
          <w:p w14:paraId="3A02B524" w14:textId="77777777" w:rsidR="00AB71D4" w:rsidRDefault="00AB71D4" w:rsidP="00377FBB">
            <w:pPr>
              <w:jc w:val="both"/>
            </w:pPr>
            <w:r>
              <w:t>1 (8)</w:t>
            </w:r>
          </w:p>
        </w:tc>
        <w:tc>
          <w:tcPr>
            <w:tcW w:w="1843" w:type="dxa"/>
          </w:tcPr>
          <w:p w14:paraId="14EBEF70" w14:textId="77777777" w:rsidR="00AB71D4" w:rsidRDefault="00AB71D4" w:rsidP="00377FBB">
            <w:pPr>
              <w:jc w:val="both"/>
            </w:pPr>
            <w:r>
              <w:t>5 (36)</w:t>
            </w:r>
          </w:p>
        </w:tc>
        <w:tc>
          <w:tcPr>
            <w:tcW w:w="1253" w:type="dxa"/>
          </w:tcPr>
          <w:p w14:paraId="3A4D487F" w14:textId="77777777" w:rsidR="00AB71D4" w:rsidRDefault="00AB71D4" w:rsidP="00377FBB">
            <w:pPr>
              <w:jc w:val="both"/>
            </w:pPr>
            <w:r>
              <w:t>6 (22)</w:t>
            </w:r>
          </w:p>
        </w:tc>
      </w:tr>
      <w:tr w:rsidR="00AB71D4" w14:paraId="10D2375A" w14:textId="77777777" w:rsidTr="00377FBB">
        <w:tc>
          <w:tcPr>
            <w:tcW w:w="993" w:type="dxa"/>
            <w:tcBorders>
              <w:bottom w:val="single" w:sz="4" w:space="0" w:color="auto"/>
            </w:tcBorders>
          </w:tcPr>
          <w:p w14:paraId="3BD4E695" w14:textId="77777777" w:rsidR="00AB71D4" w:rsidRDefault="00AB71D4" w:rsidP="00377FBB">
            <w:pPr>
              <w:jc w:val="both"/>
            </w:pPr>
          </w:p>
        </w:tc>
        <w:tc>
          <w:tcPr>
            <w:tcW w:w="2249" w:type="dxa"/>
            <w:tcBorders>
              <w:bottom w:val="single" w:sz="4" w:space="0" w:color="auto"/>
            </w:tcBorders>
          </w:tcPr>
          <w:p w14:paraId="719EB55F" w14:textId="77777777" w:rsidR="00AB71D4" w:rsidRDefault="00AB71D4" w:rsidP="00377FBB">
            <w:pPr>
              <w:spacing w:after="120"/>
              <w:jc w:val="both"/>
            </w:pPr>
            <w:r>
              <w:t>Unable to score</w:t>
            </w:r>
          </w:p>
        </w:tc>
        <w:tc>
          <w:tcPr>
            <w:tcW w:w="1701" w:type="dxa"/>
            <w:tcBorders>
              <w:bottom w:val="single" w:sz="4" w:space="0" w:color="auto"/>
            </w:tcBorders>
          </w:tcPr>
          <w:p w14:paraId="70A0F625" w14:textId="77777777" w:rsidR="00AB71D4" w:rsidRDefault="00AB71D4" w:rsidP="00377FBB">
            <w:pPr>
              <w:jc w:val="both"/>
            </w:pPr>
            <w:r>
              <w:t>3 (23)</w:t>
            </w:r>
          </w:p>
        </w:tc>
        <w:tc>
          <w:tcPr>
            <w:tcW w:w="1843" w:type="dxa"/>
            <w:tcBorders>
              <w:bottom w:val="single" w:sz="4" w:space="0" w:color="auto"/>
            </w:tcBorders>
          </w:tcPr>
          <w:p w14:paraId="6A0FD45D" w14:textId="77777777" w:rsidR="00AB71D4" w:rsidRDefault="00AB71D4" w:rsidP="00377FBB">
            <w:pPr>
              <w:jc w:val="both"/>
            </w:pPr>
            <w:r>
              <w:t>3 (21)</w:t>
            </w:r>
          </w:p>
        </w:tc>
        <w:tc>
          <w:tcPr>
            <w:tcW w:w="1253" w:type="dxa"/>
            <w:tcBorders>
              <w:bottom w:val="single" w:sz="4" w:space="0" w:color="auto"/>
            </w:tcBorders>
          </w:tcPr>
          <w:p w14:paraId="7C52D56A" w14:textId="77777777" w:rsidR="00AB71D4" w:rsidRDefault="00AB71D4" w:rsidP="00377FBB">
            <w:pPr>
              <w:jc w:val="both"/>
            </w:pPr>
            <w:r>
              <w:t>6 (22)</w:t>
            </w:r>
          </w:p>
        </w:tc>
      </w:tr>
    </w:tbl>
    <w:p w14:paraId="794FD5EF" w14:textId="77777777" w:rsidR="00AB71D4" w:rsidRDefault="00AB71D4" w:rsidP="003E496A">
      <w:pPr>
        <w:rPr>
          <w:b/>
          <w:bCs/>
          <w:iCs/>
        </w:rPr>
        <w:sectPr w:rsidR="00AB71D4" w:rsidSect="00AB71D4">
          <w:pgSz w:w="11900" w:h="16840"/>
          <w:pgMar w:top="1440" w:right="1440" w:bottom="1440" w:left="1440" w:header="709" w:footer="709" w:gutter="0"/>
          <w:lnNumType w:countBy="1" w:restart="continuous"/>
          <w:cols w:space="708"/>
          <w:docGrid w:linePitch="360"/>
        </w:sectPr>
      </w:pPr>
    </w:p>
    <w:p w14:paraId="31F8B51E" w14:textId="6CF33227" w:rsidR="00E126F0" w:rsidRDefault="00E126F0" w:rsidP="00E126F0">
      <w:pPr>
        <w:spacing w:after="120"/>
        <w:rPr>
          <w:bCs/>
        </w:rPr>
      </w:pPr>
      <w:commentRangeStart w:id="25"/>
      <w:r w:rsidRPr="007D27C5">
        <w:rPr>
          <w:b/>
          <w:bCs/>
          <w:iCs/>
        </w:rPr>
        <w:lastRenderedPageBreak/>
        <w:t>Table</w:t>
      </w:r>
      <w:commentRangeEnd w:id="25"/>
      <w:r>
        <w:rPr>
          <w:rStyle w:val="CommentReference"/>
        </w:rPr>
        <w:commentReference w:id="25"/>
      </w:r>
      <w:r>
        <w:rPr>
          <w:b/>
          <w:bCs/>
          <w:iCs/>
        </w:rPr>
        <w:t xml:space="preserve"> A5</w:t>
      </w:r>
      <w:r w:rsidRPr="007D27C5">
        <w:rPr>
          <w:b/>
          <w:bCs/>
          <w:iCs/>
        </w:rPr>
        <w:t>.</w:t>
      </w:r>
      <w:r w:rsidRPr="007D27C5">
        <w:rPr>
          <w:iCs/>
        </w:rPr>
        <w:t xml:space="preserve"> </w:t>
      </w:r>
      <w:r>
        <w:rPr>
          <w:iCs/>
        </w:rPr>
        <w:t>Associations between M-score clinical improvement and wound healing progress outcome variables and different explanatory variables using univariable logistic regression analysis</w:t>
      </w:r>
      <w:r w:rsidRPr="0027662D">
        <w:rPr>
          <w:iCs/>
        </w:rPr>
        <w:t xml:space="preserve"> </w:t>
      </w:r>
      <w:r>
        <w:rPr>
          <w:iCs/>
        </w:rPr>
        <w:t>with farm as random effect</w:t>
      </w:r>
    </w:p>
    <w:tbl>
      <w:tblPr>
        <w:tblStyle w:val="TableGrid"/>
        <w:tblW w:w="11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1632"/>
        <w:gridCol w:w="756"/>
        <w:gridCol w:w="1723"/>
        <w:gridCol w:w="813"/>
        <w:gridCol w:w="1664"/>
        <w:gridCol w:w="925"/>
        <w:gridCol w:w="1559"/>
      </w:tblGrid>
      <w:tr w:rsidR="00E126F0" w14:paraId="366ACAED" w14:textId="77777777" w:rsidTr="00377FBB">
        <w:tc>
          <w:tcPr>
            <w:tcW w:w="2410" w:type="dxa"/>
            <w:tcBorders>
              <w:top w:val="single" w:sz="4" w:space="0" w:color="auto"/>
            </w:tcBorders>
          </w:tcPr>
          <w:p w14:paraId="2D491DC9" w14:textId="77777777" w:rsidR="00E126F0" w:rsidRDefault="00E126F0" w:rsidP="00377FBB">
            <w:pPr>
              <w:rPr>
                <w:b/>
                <w:bCs/>
                <w:iCs/>
              </w:rPr>
            </w:pPr>
          </w:p>
        </w:tc>
        <w:tc>
          <w:tcPr>
            <w:tcW w:w="1632" w:type="dxa"/>
            <w:tcBorders>
              <w:top w:val="single" w:sz="4" w:space="0" w:color="auto"/>
            </w:tcBorders>
          </w:tcPr>
          <w:p w14:paraId="69087259" w14:textId="77777777" w:rsidR="00E126F0" w:rsidRDefault="00E126F0" w:rsidP="00377FBB">
            <w:pPr>
              <w:rPr>
                <w:b/>
                <w:bCs/>
                <w:iCs/>
              </w:rPr>
            </w:pPr>
          </w:p>
        </w:tc>
        <w:tc>
          <w:tcPr>
            <w:tcW w:w="2479" w:type="dxa"/>
            <w:gridSpan w:val="2"/>
            <w:vMerge w:val="restart"/>
            <w:tcBorders>
              <w:top w:val="single" w:sz="4" w:space="0" w:color="auto"/>
            </w:tcBorders>
          </w:tcPr>
          <w:p w14:paraId="0417A15E" w14:textId="77777777" w:rsidR="00E126F0" w:rsidRDefault="00E126F0" w:rsidP="00377FBB">
            <w:pPr>
              <w:rPr>
                <w:b/>
                <w:bCs/>
                <w:iCs/>
              </w:rPr>
            </w:pPr>
            <w:r>
              <w:rPr>
                <w:b/>
                <w:bCs/>
                <w:iCs/>
              </w:rPr>
              <w:t>M-score Clinical Improvement</w:t>
            </w:r>
          </w:p>
        </w:tc>
        <w:tc>
          <w:tcPr>
            <w:tcW w:w="4961" w:type="dxa"/>
            <w:gridSpan w:val="4"/>
            <w:tcBorders>
              <w:top w:val="single" w:sz="4" w:space="0" w:color="auto"/>
              <w:bottom w:val="single" w:sz="4" w:space="0" w:color="auto"/>
            </w:tcBorders>
          </w:tcPr>
          <w:p w14:paraId="19964F3E" w14:textId="77777777" w:rsidR="00E126F0" w:rsidRDefault="00E126F0" w:rsidP="00377FBB">
            <w:pPr>
              <w:rPr>
                <w:b/>
                <w:bCs/>
                <w:iCs/>
              </w:rPr>
            </w:pPr>
            <w:r>
              <w:rPr>
                <w:b/>
                <w:bCs/>
                <w:iCs/>
              </w:rPr>
              <w:t>Wound Healing Progress</w:t>
            </w:r>
          </w:p>
        </w:tc>
      </w:tr>
      <w:tr w:rsidR="00E126F0" w14:paraId="57A6DA78" w14:textId="77777777" w:rsidTr="00377FBB">
        <w:tc>
          <w:tcPr>
            <w:tcW w:w="2410" w:type="dxa"/>
            <w:tcBorders>
              <w:bottom w:val="single" w:sz="4" w:space="0" w:color="auto"/>
            </w:tcBorders>
          </w:tcPr>
          <w:p w14:paraId="39F7B1ED" w14:textId="77777777" w:rsidR="00E126F0" w:rsidRDefault="00E126F0" w:rsidP="00377FBB">
            <w:pPr>
              <w:rPr>
                <w:b/>
                <w:bCs/>
                <w:iCs/>
              </w:rPr>
            </w:pPr>
          </w:p>
        </w:tc>
        <w:tc>
          <w:tcPr>
            <w:tcW w:w="1632" w:type="dxa"/>
            <w:tcBorders>
              <w:bottom w:val="single" w:sz="4" w:space="0" w:color="auto"/>
            </w:tcBorders>
          </w:tcPr>
          <w:p w14:paraId="6E71A40A" w14:textId="77777777" w:rsidR="00E126F0" w:rsidRDefault="00E126F0" w:rsidP="00377FBB">
            <w:pPr>
              <w:rPr>
                <w:b/>
                <w:bCs/>
                <w:iCs/>
              </w:rPr>
            </w:pPr>
          </w:p>
        </w:tc>
        <w:tc>
          <w:tcPr>
            <w:tcW w:w="2479" w:type="dxa"/>
            <w:gridSpan w:val="2"/>
            <w:vMerge/>
            <w:tcBorders>
              <w:bottom w:val="single" w:sz="4" w:space="0" w:color="auto"/>
            </w:tcBorders>
          </w:tcPr>
          <w:p w14:paraId="18AF16C3" w14:textId="77777777" w:rsidR="00E126F0" w:rsidRDefault="00E126F0" w:rsidP="00377FBB">
            <w:pPr>
              <w:rPr>
                <w:b/>
                <w:bCs/>
                <w:iCs/>
              </w:rPr>
            </w:pPr>
          </w:p>
        </w:tc>
        <w:tc>
          <w:tcPr>
            <w:tcW w:w="2477" w:type="dxa"/>
            <w:gridSpan w:val="2"/>
            <w:tcBorders>
              <w:top w:val="single" w:sz="4" w:space="0" w:color="auto"/>
              <w:bottom w:val="single" w:sz="4" w:space="0" w:color="auto"/>
            </w:tcBorders>
          </w:tcPr>
          <w:p w14:paraId="1008E586" w14:textId="77777777" w:rsidR="00E126F0" w:rsidRPr="00F2508C" w:rsidRDefault="00E126F0" w:rsidP="00377FBB">
            <w:pPr>
              <w:rPr>
                <w:b/>
                <w:bCs/>
                <w:iCs/>
              </w:rPr>
            </w:pPr>
            <w:r>
              <w:rPr>
                <w:b/>
                <w:bCs/>
                <w:iCs/>
              </w:rPr>
              <w:t>L</w:t>
            </w:r>
            <w:r w:rsidRPr="00F2508C">
              <w:rPr>
                <w:b/>
                <w:bCs/>
                <w:iCs/>
              </w:rPr>
              <w:t>esions unable to score classified as</w:t>
            </w:r>
            <w:r>
              <w:rPr>
                <w:b/>
                <w:bCs/>
                <w:iCs/>
              </w:rPr>
              <w:t xml:space="preserve"> </w:t>
            </w:r>
            <w:r w:rsidRPr="00F2508C">
              <w:rPr>
                <w:b/>
                <w:bCs/>
                <w:iCs/>
              </w:rPr>
              <w:t>‘not improved’</w:t>
            </w:r>
          </w:p>
        </w:tc>
        <w:tc>
          <w:tcPr>
            <w:tcW w:w="2484" w:type="dxa"/>
            <w:gridSpan w:val="2"/>
            <w:tcBorders>
              <w:top w:val="single" w:sz="4" w:space="0" w:color="auto"/>
              <w:bottom w:val="single" w:sz="4" w:space="0" w:color="auto"/>
            </w:tcBorders>
          </w:tcPr>
          <w:p w14:paraId="4059FF60" w14:textId="77777777" w:rsidR="00E126F0" w:rsidRDefault="00E126F0" w:rsidP="00377FBB">
            <w:pPr>
              <w:rPr>
                <w:b/>
                <w:bCs/>
                <w:iCs/>
              </w:rPr>
            </w:pPr>
            <w:r>
              <w:rPr>
                <w:b/>
                <w:bCs/>
                <w:iCs/>
              </w:rPr>
              <w:t>L</w:t>
            </w:r>
            <w:r w:rsidRPr="00F2508C">
              <w:rPr>
                <w:b/>
                <w:bCs/>
                <w:iCs/>
              </w:rPr>
              <w:t>esions unable to score classified as ‘improved’</w:t>
            </w:r>
          </w:p>
        </w:tc>
      </w:tr>
      <w:tr w:rsidR="00E126F0" w14:paraId="705E7752" w14:textId="77777777" w:rsidTr="00377FBB">
        <w:tc>
          <w:tcPr>
            <w:tcW w:w="2410" w:type="dxa"/>
            <w:tcBorders>
              <w:bottom w:val="single" w:sz="4" w:space="0" w:color="auto"/>
            </w:tcBorders>
          </w:tcPr>
          <w:p w14:paraId="37180A35" w14:textId="77777777" w:rsidR="00E126F0" w:rsidRDefault="00E126F0" w:rsidP="00377FBB">
            <w:pPr>
              <w:rPr>
                <w:b/>
                <w:bCs/>
                <w:iCs/>
              </w:rPr>
            </w:pPr>
            <w:r>
              <w:rPr>
                <w:b/>
                <w:bCs/>
                <w:iCs/>
              </w:rPr>
              <w:t>Variable</w:t>
            </w:r>
          </w:p>
        </w:tc>
        <w:tc>
          <w:tcPr>
            <w:tcW w:w="1632" w:type="dxa"/>
            <w:tcBorders>
              <w:bottom w:val="single" w:sz="4" w:space="0" w:color="auto"/>
            </w:tcBorders>
          </w:tcPr>
          <w:p w14:paraId="304C5A36" w14:textId="77777777" w:rsidR="00E126F0" w:rsidRDefault="00E126F0" w:rsidP="00377FBB">
            <w:pPr>
              <w:rPr>
                <w:b/>
                <w:bCs/>
                <w:iCs/>
              </w:rPr>
            </w:pPr>
          </w:p>
        </w:tc>
        <w:tc>
          <w:tcPr>
            <w:tcW w:w="756" w:type="dxa"/>
            <w:tcBorders>
              <w:bottom w:val="single" w:sz="4" w:space="0" w:color="auto"/>
            </w:tcBorders>
          </w:tcPr>
          <w:p w14:paraId="7C2DA3FA" w14:textId="77777777" w:rsidR="00E126F0" w:rsidRDefault="00E126F0" w:rsidP="00377FBB">
            <w:pPr>
              <w:rPr>
                <w:b/>
                <w:bCs/>
                <w:iCs/>
              </w:rPr>
            </w:pPr>
            <w:r>
              <w:rPr>
                <w:b/>
                <w:bCs/>
                <w:iCs/>
              </w:rPr>
              <w:t>OR</w:t>
            </w:r>
          </w:p>
        </w:tc>
        <w:tc>
          <w:tcPr>
            <w:tcW w:w="1723" w:type="dxa"/>
            <w:tcBorders>
              <w:bottom w:val="single" w:sz="4" w:space="0" w:color="auto"/>
            </w:tcBorders>
          </w:tcPr>
          <w:p w14:paraId="7DF8B044" w14:textId="77777777" w:rsidR="00E126F0" w:rsidRDefault="00E126F0" w:rsidP="00377FBB">
            <w:pPr>
              <w:rPr>
                <w:b/>
                <w:bCs/>
                <w:iCs/>
              </w:rPr>
            </w:pPr>
            <w:r>
              <w:rPr>
                <w:b/>
                <w:bCs/>
                <w:iCs/>
              </w:rPr>
              <w:t>95% CI</w:t>
            </w:r>
          </w:p>
        </w:tc>
        <w:tc>
          <w:tcPr>
            <w:tcW w:w="813" w:type="dxa"/>
            <w:tcBorders>
              <w:top w:val="single" w:sz="4" w:space="0" w:color="auto"/>
              <w:bottom w:val="single" w:sz="4" w:space="0" w:color="auto"/>
            </w:tcBorders>
          </w:tcPr>
          <w:p w14:paraId="488F2A0C" w14:textId="77777777" w:rsidR="00E126F0" w:rsidRDefault="00E126F0" w:rsidP="00377FBB">
            <w:pPr>
              <w:rPr>
                <w:b/>
                <w:bCs/>
                <w:iCs/>
              </w:rPr>
            </w:pPr>
            <w:r>
              <w:rPr>
                <w:b/>
                <w:bCs/>
                <w:iCs/>
              </w:rPr>
              <w:t>OR</w:t>
            </w:r>
          </w:p>
        </w:tc>
        <w:tc>
          <w:tcPr>
            <w:tcW w:w="1664" w:type="dxa"/>
            <w:tcBorders>
              <w:top w:val="single" w:sz="4" w:space="0" w:color="auto"/>
              <w:bottom w:val="single" w:sz="4" w:space="0" w:color="auto"/>
            </w:tcBorders>
          </w:tcPr>
          <w:p w14:paraId="374CE640" w14:textId="77777777" w:rsidR="00E126F0" w:rsidRDefault="00E126F0" w:rsidP="00377FBB">
            <w:pPr>
              <w:rPr>
                <w:b/>
                <w:bCs/>
                <w:iCs/>
              </w:rPr>
            </w:pPr>
            <w:r>
              <w:rPr>
                <w:b/>
                <w:bCs/>
                <w:iCs/>
              </w:rPr>
              <w:t>95% CI</w:t>
            </w:r>
          </w:p>
        </w:tc>
        <w:tc>
          <w:tcPr>
            <w:tcW w:w="925" w:type="dxa"/>
            <w:tcBorders>
              <w:top w:val="single" w:sz="4" w:space="0" w:color="auto"/>
              <w:bottom w:val="single" w:sz="4" w:space="0" w:color="auto"/>
            </w:tcBorders>
          </w:tcPr>
          <w:p w14:paraId="1C2A0190" w14:textId="77777777" w:rsidR="00E126F0" w:rsidRDefault="00E126F0" w:rsidP="00377FBB">
            <w:pPr>
              <w:rPr>
                <w:b/>
                <w:bCs/>
                <w:iCs/>
              </w:rPr>
            </w:pPr>
            <w:r>
              <w:rPr>
                <w:b/>
                <w:bCs/>
                <w:iCs/>
              </w:rPr>
              <w:t>OR</w:t>
            </w:r>
          </w:p>
        </w:tc>
        <w:tc>
          <w:tcPr>
            <w:tcW w:w="1559" w:type="dxa"/>
            <w:tcBorders>
              <w:top w:val="single" w:sz="4" w:space="0" w:color="auto"/>
              <w:bottom w:val="single" w:sz="4" w:space="0" w:color="auto"/>
            </w:tcBorders>
          </w:tcPr>
          <w:p w14:paraId="128AC2C3" w14:textId="77777777" w:rsidR="00E126F0" w:rsidRDefault="00E126F0" w:rsidP="00377FBB">
            <w:pPr>
              <w:rPr>
                <w:b/>
                <w:bCs/>
                <w:iCs/>
              </w:rPr>
            </w:pPr>
            <w:r>
              <w:rPr>
                <w:b/>
                <w:bCs/>
                <w:iCs/>
              </w:rPr>
              <w:t>95% CI</w:t>
            </w:r>
          </w:p>
        </w:tc>
      </w:tr>
      <w:tr w:rsidR="00E126F0" w14:paraId="0CE8CC06" w14:textId="77777777" w:rsidTr="00377FBB">
        <w:tc>
          <w:tcPr>
            <w:tcW w:w="2410" w:type="dxa"/>
          </w:tcPr>
          <w:p w14:paraId="731485BD" w14:textId="77777777" w:rsidR="00E126F0" w:rsidRPr="003D74D4" w:rsidRDefault="00E126F0" w:rsidP="00377FBB">
            <w:pPr>
              <w:rPr>
                <w:iCs/>
              </w:rPr>
            </w:pPr>
            <w:r w:rsidRPr="003D74D4">
              <w:rPr>
                <w:iCs/>
              </w:rPr>
              <w:t xml:space="preserve">Treatment </w:t>
            </w:r>
            <w:r>
              <w:rPr>
                <w:iCs/>
              </w:rPr>
              <w:t>group</w:t>
            </w:r>
          </w:p>
        </w:tc>
        <w:tc>
          <w:tcPr>
            <w:tcW w:w="1632" w:type="dxa"/>
          </w:tcPr>
          <w:p w14:paraId="755B94B9" w14:textId="77777777" w:rsidR="00E126F0" w:rsidRPr="003D74D4" w:rsidRDefault="00E126F0" w:rsidP="00377FBB">
            <w:pPr>
              <w:rPr>
                <w:iCs/>
              </w:rPr>
            </w:pPr>
            <w:r w:rsidRPr="003D74D4">
              <w:rPr>
                <w:iCs/>
              </w:rPr>
              <w:t>Co</w:t>
            </w:r>
            <w:r>
              <w:rPr>
                <w:iCs/>
              </w:rPr>
              <w:t>ppergel</w:t>
            </w:r>
          </w:p>
        </w:tc>
        <w:tc>
          <w:tcPr>
            <w:tcW w:w="756" w:type="dxa"/>
          </w:tcPr>
          <w:p w14:paraId="55658128" w14:textId="77777777" w:rsidR="00E126F0" w:rsidRDefault="00E126F0" w:rsidP="00377FBB">
            <w:pPr>
              <w:rPr>
                <w:iCs/>
              </w:rPr>
            </w:pPr>
            <w:r>
              <w:rPr>
                <w:iCs/>
              </w:rPr>
              <w:t>1</w:t>
            </w:r>
          </w:p>
        </w:tc>
        <w:tc>
          <w:tcPr>
            <w:tcW w:w="1723" w:type="dxa"/>
          </w:tcPr>
          <w:p w14:paraId="3218B06D" w14:textId="77777777" w:rsidR="00E126F0" w:rsidRDefault="00E126F0" w:rsidP="00377FBB">
            <w:pPr>
              <w:rPr>
                <w:iCs/>
              </w:rPr>
            </w:pPr>
            <w:r>
              <w:rPr>
                <w:iCs/>
              </w:rPr>
              <w:t>referent</w:t>
            </w:r>
          </w:p>
        </w:tc>
        <w:tc>
          <w:tcPr>
            <w:tcW w:w="813" w:type="dxa"/>
          </w:tcPr>
          <w:p w14:paraId="783517B7" w14:textId="77777777" w:rsidR="00E126F0" w:rsidRPr="003D74D4" w:rsidRDefault="00E126F0" w:rsidP="00377FBB">
            <w:pPr>
              <w:rPr>
                <w:iCs/>
              </w:rPr>
            </w:pPr>
            <w:r>
              <w:rPr>
                <w:iCs/>
              </w:rPr>
              <w:t>1</w:t>
            </w:r>
          </w:p>
        </w:tc>
        <w:tc>
          <w:tcPr>
            <w:tcW w:w="1664" w:type="dxa"/>
          </w:tcPr>
          <w:p w14:paraId="27DBCAAF" w14:textId="77777777" w:rsidR="00E126F0" w:rsidRPr="003D74D4" w:rsidRDefault="00E126F0" w:rsidP="00377FBB">
            <w:pPr>
              <w:rPr>
                <w:iCs/>
              </w:rPr>
            </w:pPr>
            <w:r>
              <w:rPr>
                <w:iCs/>
              </w:rPr>
              <w:t>referent</w:t>
            </w:r>
          </w:p>
        </w:tc>
        <w:tc>
          <w:tcPr>
            <w:tcW w:w="925" w:type="dxa"/>
          </w:tcPr>
          <w:p w14:paraId="35FB5126" w14:textId="77777777" w:rsidR="00E126F0" w:rsidRPr="003D74D4" w:rsidRDefault="00E126F0" w:rsidP="00377FBB">
            <w:pPr>
              <w:rPr>
                <w:iCs/>
              </w:rPr>
            </w:pPr>
            <w:r>
              <w:rPr>
                <w:iCs/>
              </w:rPr>
              <w:t>1</w:t>
            </w:r>
          </w:p>
        </w:tc>
        <w:tc>
          <w:tcPr>
            <w:tcW w:w="1559" w:type="dxa"/>
          </w:tcPr>
          <w:p w14:paraId="0564F3C7" w14:textId="77777777" w:rsidR="00E126F0" w:rsidRPr="003D74D4" w:rsidRDefault="00E126F0" w:rsidP="00377FBB">
            <w:pPr>
              <w:rPr>
                <w:iCs/>
              </w:rPr>
            </w:pPr>
            <w:r>
              <w:rPr>
                <w:iCs/>
              </w:rPr>
              <w:t>referent</w:t>
            </w:r>
          </w:p>
        </w:tc>
      </w:tr>
      <w:tr w:rsidR="00E126F0" w14:paraId="0C004C1E" w14:textId="77777777" w:rsidTr="00377FBB">
        <w:tc>
          <w:tcPr>
            <w:tcW w:w="2410" w:type="dxa"/>
          </w:tcPr>
          <w:p w14:paraId="59E7B488" w14:textId="77777777" w:rsidR="00E126F0" w:rsidRPr="003D74D4" w:rsidRDefault="00E126F0" w:rsidP="00377FBB">
            <w:pPr>
              <w:rPr>
                <w:iCs/>
              </w:rPr>
            </w:pPr>
          </w:p>
        </w:tc>
        <w:tc>
          <w:tcPr>
            <w:tcW w:w="1632" w:type="dxa"/>
          </w:tcPr>
          <w:p w14:paraId="2905A1A5" w14:textId="77777777" w:rsidR="00E126F0" w:rsidRPr="003D74D4" w:rsidRDefault="00E126F0" w:rsidP="00377FBB">
            <w:pPr>
              <w:spacing w:after="120"/>
              <w:rPr>
                <w:iCs/>
              </w:rPr>
            </w:pPr>
            <w:r>
              <w:rPr>
                <w:iCs/>
              </w:rPr>
              <w:t>Alginogel</w:t>
            </w:r>
          </w:p>
        </w:tc>
        <w:tc>
          <w:tcPr>
            <w:tcW w:w="756" w:type="dxa"/>
          </w:tcPr>
          <w:p w14:paraId="5817016B" w14:textId="77777777" w:rsidR="00E126F0" w:rsidRDefault="00E126F0" w:rsidP="00377FBB">
            <w:pPr>
              <w:rPr>
                <w:iCs/>
              </w:rPr>
            </w:pPr>
            <w:r>
              <w:rPr>
                <w:iCs/>
              </w:rPr>
              <w:t>0.02</w:t>
            </w:r>
          </w:p>
        </w:tc>
        <w:tc>
          <w:tcPr>
            <w:tcW w:w="1723" w:type="dxa"/>
          </w:tcPr>
          <w:p w14:paraId="059E54D8" w14:textId="77777777" w:rsidR="00E126F0" w:rsidRDefault="00E126F0" w:rsidP="00377FBB">
            <w:pPr>
              <w:rPr>
                <w:iCs/>
              </w:rPr>
            </w:pPr>
            <w:r>
              <w:rPr>
                <w:iCs/>
              </w:rPr>
              <w:t>0.01 – 0.05</w:t>
            </w:r>
          </w:p>
        </w:tc>
        <w:tc>
          <w:tcPr>
            <w:tcW w:w="813" w:type="dxa"/>
          </w:tcPr>
          <w:p w14:paraId="26299652" w14:textId="77777777" w:rsidR="00E126F0" w:rsidRPr="003D74D4" w:rsidRDefault="00E126F0" w:rsidP="00377FBB">
            <w:pPr>
              <w:rPr>
                <w:iCs/>
              </w:rPr>
            </w:pPr>
            <w:r>
              <w:rPr>
                <w:iCs/>
              </w:rPr>
              <w:t>7.65</w:t>
            </w:r>
          </w:p>
        </w:tc>
        <w:tc>
          <w:tcPr>
            <w:tcW w:w="1664" w:type="dxa"/>
          </w:tcPr>
          <w:p w14:paraId="247895F1" w14:textId="77777777" w:rsidR="00E126F0" w:rsidRPr="003D74D4" w:rsidRDefault="00E126F0" w:rsidP="00377FBB">
            <w:pPr>
              <w:rPr>
                <w:iCs/>
              </w:rPr>
            </w:pPr>
            <w:r>
              <w:rPr>
                <w:iCs/>
              </w:rPr>
              <w:t>4.05 – 15.13</w:t>
            </w:r>
          </w:p>
        </w:tc>
        <w:tc>
          <w:tcPr>
            <w:tcW w:w="925" w:type="dxa"/>
          </w:tcPr>
          <w:p w14:paraId="411D0356" w14:textId="77777777" w:rsidR="00E126F0" w:rsidRDefault="00E126F0" w:rsidP="00377FBB">
            <w:pPr>
              <w:rPr>
                <w:iCs/>
              </w:rPr>
            </w:pPr>
            <w:r>
              <w:rPr>
                <w:iCs/>
              </w:rPr>
              <w:t>0.31</w:t>
            </w:r>
          </w:p>
        </w:tc>
        <w:tc>
          <w:tcPr>
            <w:tcW w:w="1559" w:type="dxa"/>
          </w:tcPr>
          <w:p w14:paraId="1115CA58" w14:textId="77777777" w:rsidR="00E126F0" w:rsidRDefault="00E126F0" w:rsidP="00377FBB">
            <w:pPr>
              <w:rPr>
                <w:iCs/>
              </w:rPr>
            </w:pPr>
            <w:r>
              <w:rPr>
                <w:iCs/>
              </w:rPr>
              <w:t>0.14 – 0.63</w:t>
            </w:r>
          </w:p>
        </w:tc>
      </w:tr>
      <w:tr w:rsidR="00E126F0" w14:paraId="6A77CCA2" w14:textId="77777777" w:rsidTr="00377FBB">
        <w:tc>
          <w:tcPr>
            <w:tcW w:w="2410" w:type="dxa"/>
          </w:tcPr>
          <w:p w14:paraId="0274CC94" w14:textId="77777777" w:rsidR="00E126F0" w:rsidRPr="003D74D4" w:rsidRDefault="00E126F0" w:rsidP="00377FBB">
            <w:pPr>
              <w:rPr>
                <w:iCs/>
              </w:rPr>
            </w:pPr>
            <w:r>
              <w:rPr>
                <w:iCs/>
              </w:rPr>
              <w:t xml:space="preserve">M-score on day 0 </w:t>
            </w:r>
          </w:p>
        </w:tc>
        <w:tc>
          <w:tcPr>
            <w:tcW w:w="1632" w:type="dxa"/>
          </w:tcPr>
          <w:p w14:paraId="55D90DA6" w14:textId="77777777" w:rsidR="00E126F0" w:rsidRPr="003D74D4" w:rsidRDefault="00E126F0" w:rsidP="00377FBB">
            <w:pPr>
              <w:rPr>
                <w:iCs/>
              </w:rPr>
            </w:pPr>
            <w:r>
              <w:rPr>
                <w:iCs/>
              </w:rPr>
              <w:t>M1</w:t>
            </w:r>
          </w:p>
        </w:tc>
        <w:tc>
          <w:tcPr>
            <w:tcW w:w="756" w:type="dxa"/>
          </w:tcPr>
          <w:p w14:paraId="02ED88E1" w14:textId="77777777" w:rsidR="00E126F0" w:rsidRDefault="00E126F0" w:rsidP="00377FBB">
            <w:pPr>
              <w:rPr>
                <w:iCs/>
              </w:rPr>
            </w:pPr>
            <w:r>
              <w:rPr>
                <w:iCs/>
              </w:rPr>
              <w:t>1</w:t>
            </w:r>
          </w:p>
        </w:tc>
        <w:tc>
          <w:tcPr>
            <w:tcW w:w="1723" w:type="dxa"/>
          </w:tcPr>
          <w:p w14:paraId="6DA8D59C" w14:textId="77777777" w:rsidR="00E126F0" w:rsidRDefault="00E126F0" w:rsidP="00377FBB">
            <w:pPr>
              <w:rPr>
                <w:iCs/>
              </w:rPr>
            </w:pPr>
            <w:r>
              <w:rPr>
                <w:iCs/>
              </w:rPr>
              <w:t>referent</w:t>
            </w:r>
          </w:p>
        </w:tc>
        <w:tc>
          <w:tcPr>
            <w:tcW w:w="813" w:type="dxa"/>
          </w:tcPr>
          <w:p w14:paraId="0117B285" w14:textId="77777777" w:rsidR="00E126F0" w:rsidRPr="003D74D4" w:rsidRDefault="00E126F0" w:rsidP="00377FBB">
            <w:pPr>
              <w:rPr>
                <w:iCs/>
              </w:rPr>
            </w:pPr>
            <w:r>
              <w:rPr>
                <w:iCs/>
              </w:rPr>
              <w:t>1</w:t>
            </w:r>
          </w:p>
        </w:tc>
        <w:tc>
          <w:tcPr>
            <w:tcW w:w="1664" w:type="dxa"/>
          </w:tcPr>
          <w:p w14:paraId="052851A4" w14:textId="77777777" w:rsidR="00E126F0" w:rsidRPr="003D74D4" w:rsidRDefault="00E126F0" w:rsidP="00377FBB">
            <w:pPr>
              <w:rPr>
                <w:iCs/>
              </w:rPr>
            </w:pPr>
            <w:r>
              <w:rPr>
                <w:iCs/>
              </w:rPr>
              <w:t>referent</w:t>
            </w:r>
          </w:p>
        </w:tc>
        <w:tc>
          <w:tcPr>
            <w:tcW w:w="925" w:type="dxa"/>
          </w:tcPr>
          <w:p w14:paraId="76D0B254" w14:textId="77777777" w:rsidR="00E126F0" w:rsidRPr="003D74D4" w:rsidRDefault="00E126F0" w:rsidP="00377FBB">
            <w:pPr>
              <w:rPr>
                <w:iCs/>
              </w:rPr>
            </w:pPr>
            <w:r>
              <w:rPr>
                <w:iCs/>
              </w:rPr>
              <w:t>1</w:t>
            </w:r>
          </w:p>
        </w:tc>
        <w:tc>
          <w:tcPr>
            <w:tcW w:w="1559" w:type="dxa"/>
          </w:tcPr>
          <w:p w14:paraId="3F563D3B" w14:textId="77777777" w:rsidR="00E126F0" w:rsidRPr="003D74D4" w:rsidRDefault="00E126F0" w:rsidP="00377FBB">
            <w:pPr>
              <w:rPr>
                <w:iCs/>
              </w:rPr>
            </w:pPr>
            <w:r>
              <w:rPr>
                <w:iCs/>
              </w:rPr>
              <w:t>referent</w:t>
            </w:r>
          </w:p>
        </w:tc>
      </w:tr>
      <w:tr w:rsidR="00E126F0" w14:paraId="017C1A56" w14:textId="77777777" w:rsidTr="00377FBB">
        <w:tc>
          <w:tcPr>
            <w:tcW w:w="2410" w:type="dxa"/>
          </w:tcPr>
          <w:p w14:paraId="10F258A4" w14:textId="77777777" w:rsidR="00E126F0" w:rsidRPr="003D74D4" w:rsidRDefault="00E126F0" w:rsidP="00377FBB">
            <w:pPr>
              <w:rPr>
                <w:iCs/>
              </w:rPr>
            </w:pPr>
          </w:p>
        </w:tc>
        <w:tc>
          <w:tcPr>
            <w:tcW w:w="1632" w:type="dxa"/>
          </w:tcPr>
          <w:p w14:paraId="3C3F53BC" w14:textId="77777777" w:rsidR="00E126F0" w:rsidRPr="003D74D4" w:rsidRDefault="00E126F0" w:rsidP="00377FBB">
            <w:pPr>
              <w:rPr>
                <w:iCs/>
              </w:rPr>
            </w:pPr>
            <w:r>
              <w:rPr>
                <w:iCs/>
              </w:rPr>
              <w:t>M2</w:t>
            </w:r>
          </w:p>
        </w:tc>
        <w:tc>
          <w:tcPr>
            <w:tcW w:w="756" w:type="dxa"/>
          </w:tcPr>
          <w:p w14:paraId="647C2A10" w14:textId="77777777" w:rsidR="00E126F0" w:rsidRDefault="00E126F0" w:rsidP="00377FBB">
            <w:pPr>
              <w:rPr>
                <w:iCs/>
              </w:rPr>
            </w:pPr>
            <w:r>
              <w:rPr>
                <w:iCs/>
              </w:rPr>
              <w:t>0.88</w:t>
            </w:r>
          </w:p>
        </w:tc>
        <w:tc>
          <w:tcPr>
            <w:tcW w:w="1723" w:type="dxa"/>
          </w:tcPr>
          <w:p w14:paraId="0A668EB1" w14:textId="77777777" w:rsidR="00E126F0" w:rsidRDefault="00E126F0" w:rsidP="00377FBB">
            <w:pPr>
              <w:rPr>
                <w:iCs/>
              </w:rPr>
            </w:pPr>
            <w:r>
              <w:rPr>
                <w:iCs/>
              </w:rPr>
              <w:t>0.43 – 1.77</w:t>
            </w:r>
          </w:p>
        </w:tc>
        <w:tc>
          <w:tcPr>
            <w:tcW w:w="813" w:type="dxa"/>
          </w:tcPr>
          <w:p w14:paraId="1B7CDED7" w14:textId="77777777" w:rsidR="00E126F0" w:rsidRPr="003D74D4" w:rsidRDefault="00E126F0" w:rsidP="00377FBB">
            <w:pPr>
              <w:rPr>
                <w:iCs/>
              </w:rPr>
            </w:pPr>
            <w:r>
              <w:rPr>
                <w:iCs/>
              </w:rPr>
              <w:t>1.31</w:t>
            </w:r>
          </w:p>
        </w:tc>
        <w:tc>
          <w:tcPr>
            <w:tcW w:w="1664" w:type="dxa"/>
          </w:tcPr>
          <w:p w14:paraId="207D9CF9" w14:textId="77777777" w:rsidR="00E126F0" w:rsidRPr="003D74D4" w:rsidRDefault="00E126F0" w:rsidP="00377FBB">
            <w:pPr>
              <w:rPr>
                <w:iCs/>
              </w:rPr>
            </w:pPr>
            <w:r>
              <w:rPr>
                <w:iCs/>
              </w:rPr>
              <w:t>0.63 – 2.79</w:t>
            </w:r>
          </w:p>
        </w:tc>
        <w:tc>
          <w:tcPr>
            <w:tcW w:w="925" w:type="dxa"/>
          </w:tcPr>
          <w:p w14:paraId="0DFBBF26" w14:textId="77777777" w:rsidR="00E126F0" w:rsidRPr="003D74D4" w:rsidRDefault="00E126F0" w:rsidP="00377FBB">
            <w:pPr>
              <w:rPr>
                <w:iCs/>
              </w:rPr>
            </w:pPr>
            <w:r>
              <w:rPr>
                <w:iCs/>
              </w:rPr>
              <w:t>1.88</w:t>
            </w:r>
          </w:p>
        </w:tc>
        <w:tc>
          <w:tcPr>
            <w:tcW w:w="1559" w:type="dxa"/>
          </w:tcPr>
          <w:p w14:paraId="0DE0BB3F" w14:textId="77777777" w:rsidR="00E126F0" w:rsidRPr="003D74D4" w:rsidRDefault="00E126F0" w:rsidP="00377FBB">
            <w:pPr>
              <w:rPr>
                <w:iCs/>
              </w:rPr>
            </w:pPr>
            <w:r>
              <w:rPr>
                <w:iCs/>
              </w:rPr>
              <w:t>0.83 – 4.09</w:t>
            </w:r>
          </w:p>
        </w:tc>
      </w:tr>
      <w:tr w:rsidR="00E126F0" w14:paraId="6355E55E" w14:textId="77777777" w:rsidTr="00377FBB">
        <w:tc>
          <w:tcPr>
            <w:tcW w:w="2410" w:type="dxa"/>
          </w:tcPr>
          <w:p w14:paraId="110AFC6F" w14:textId="77777777" w:rsidR="00E126F0" w:rsidRPr="003D74D4" w:rsidRDefault="00E126F0" w:rsidP="00377FBB">
            <w:pPr>
              <w:rPr>
                <w:iCs/>
              </w:rPr>
            </w:pPr>
          </w:p>
        </w:tc>
        <w:tc>
          <w:tcPr>
            <w:tcW w:w="1632" w:type="dxa"/>
          </w:tcPr>
          <w:p w14:paraId="6D82E1B9" w14:textId="77777777" w:rsidR="00E126F0" w:rsidRPr="003D74D4" w:rsidRDefault="00E126F0" w:rsidP="00377FBB">
            <w:pPr>
              <w:spacing w:after="120"/>
              <w:rPr>
                <w:iCs/>
              </w:rPr>
            </w:pPr>
            <w:r>
              <w:rPr>
                <w:iCs/>
              </w:rPr>
              <w:t>M4.1</w:t>
            </w:r>
          </w:p>
        </w:tc>
        <w:tc>
          <w:tcPr>
            <w:tcW w:w="756" w:type="dxa"/>
          </w:tcPr>
          <w:p w14:paraId="511A72C6" w14:textId="77777777" w:rsidR="00E126F0" w:rsidRDefault="00E126F0" w:rsidP="00377FBB">
            <w:pPr>
              <w:rPr>
                <w:iCs/>
              </w:rPr>
            </w:pPr>
            <w:r>
              <w:rPr>
                <w:iCs/>
              </w:rPr>
              <w:t>2.42</w:t>
            </w:r>
          </w:p>
        </w:tc>
        <w:tc>
          <w:tcPr>
            <w:tcW w:w="1723" w:type="dxa"/>
          </w:tcPr>
          <w:p w14:paraId="7EB20233" w14:textId="77777777" w:rsidR="00E126F0" w:rsidRDefault="00E126F0" w:rsidP="00377FBB">
            <w:pPr>
              <w:rPr>
                <w:iCs/>
              </w:rPr>
            </w:pPr>
            <w:r>
              <w:rPr>
                <w:iCs/>
              </w:rPr>
              <w:t>0.72 – 9.89</w:t>
            </w:r>
          </w:p>
        </w:tc>
        <w:tc>
          <w:tcPr>
            <w:tcW w:w="813" w:type="dxa"/>
          </w:tcPr>
          <w:p w14:paraId="0E0B4A6D" w14:textId="77777777" w:rsidR="00E126F0" w:rsidRPr="003D74D4" w:rsidRDefault="00E126F0" w:rsidP="00377FBB">
            <w:pPr>
              <w:rPr>
                <w:iCs/>
              </w:rPr>
            </w:pPr>
            <w:r>
              <w:rPr>
                <w:iCs/>
              </w:rPr>
              <w:t>1.63</w:t>
            </w:r>
          </w:p>
        </w:tc>
        <w:tc>
          <w:tcPr>
            <w:tcW w:w="1664" w:type="dxa"/>
          </w:tcPr>
          <w:p w14:paraId="623300A7" w14:textId="77777777" w:rsidR="00E126F0" w:rsidRPr="003D74D4" w:rsidRDefault="00E126F0" w:rsidP="00377FBB">
            <w:pPr>
              <w:rPr>
                <w:iCs/>
              </w:rPr>
            </w:pPr>
            <w:r>
              <w:rPr>
                <w:iCs/>
              </w:rPr>
              <w:t>0.51 – 5.21</w:t>
            </w:r>
          </w:p>
        </w:tc>
        <w:tc>
          <w:tcPr>
            <w:tcW w:w="925" w:type="dxa"/>
          </w:tcPr>
          <w:p w14:paraId="59ACE454" w14:textId="77777777" w:rsidR="00E126F0" w:rsidRPr="003D74D4" w:rsidRDefault="00E126F0" w:rsidP="00377FBB">
            <w:pPr>
              <w:rPr>
                <w:iCs/>
              </w:rPr>
            </w:pPr>
            <w:r>
              <w:rPr>
                <w:iCs/>
              </w:rPr>
              <w:t>2.27</w:t>
            </w:r>
          </w:p>
        </w:tc>
        <w:tc>
          <w:tcPr>
            <w:tcW w:w="1559" w:type="dxa"/>
          </w:tcPr>
          <w:p w14:paraId="58C0464D" w14:textId="77777777" w:rsidR="00E126F0" w:rsidRPr="003D74D4" w:rsidRDefault="00E126F0" w:rsidP="00377FBB">
            <w:pPr>
              <w:rPr>
                <w:iCs/>
              </w:rPr>
            </w:pPr>
            <w:r>
              <w:rPr>
                <w:iCs/>
              </w:rPr>
              <w:t>0.61 – 10.97</w:t>
            </w:r>
          </w:p>
        </w:tc>
      </w:tr>
      <w:tr w:rsidR="00E126F0" w14:paraId="58CA3FA1" w14:textId="77777777" w:rsidTr="00377FBB">
        <w:tc>
          <w:tcPr>
            <w:tcW w:w="2410" w:type="dxa"/>
          </w:tcPr>
          <w:p w14:paraId="714D287A" w14:textId="77777777" w:rsidR="00E126F0" w:rsidRPr="003D74D4" w:rsidRDefault="00E126F0" w:rsidP="00377FBB">
            <w:pPr>
              <w:rPr>
                <w:iCs/>
              </w:rPr>
            </w:pPr>
            <w:r>
              <w:rPr>
                <w:iCs/>
              </w:rPr>
              <w:t>Period under bandage</w:t>
            </w:r>
          </w:p>
        </w:tc>
        <w:tc>
          <w:tcPr>
            <w:tcW w:w="1632" w:type="dxa"/>
          </w:tcPr>
          <w:p w14:paraId="3816CEA6" w14:textId="77777777" w:rsidR="00E126F0" w:rsidRPr="003D74D4" w:rsidRDefault="00E126F0" w:rsidP="00377FBB">
            <w:pPr>
              <w:rPr>
                <w:iCs/>
              </w:rPr>
            </w:pPr>
            <w:r>
              <w:rPr>
                <w:iCs/>
              </w:rPr>
              <w:t>10 days</w:t>
            </w:r>
          </w:p>
        </w:tc>
        <w:tc>
          <w:tcPr>
            <w:tcW w:w="756" w:type="dxa"/>
          </w:tcPr>
          <w:p w14:paraId="5E0299BC" w14:textId="77777777" w:rsidR="00E126F0" w:rsidRDefault="00E126F0" w:rsidP="00377FBB">
            <w:pPr>
              <w:rPr>
                <w:iCs/>
              </w:rPr>
            </w:pPr>
            <w:r>
              <w:rPr>
                <w:iCs/>
              </w:rPr>
              <w:t>1</w:t>
            </w:r>
          </w:p>
        </w:tc>
        <w:tc>
          <w:tcPr>
            <w:tcW w:w="1723" w:type="dxa"/>
          </w:tcPr>
          <w:p w14:paraId="24D09C90" w14:textId="77777777" w:rsidR="00E126F0" w:rsidRDefault="00E126F0" w:rsidP="00377FBB">
            <w:pPr>
              <w:rPr>
                <w:iCs/>
              </w:rPr>
            </w:pPr>
            <w:r>
              <w:rPr>
                <w:iCs/>
              </w:rPr>
              <w:t>referent</w:t>
            </w:r>
          </w:p>
        </w:tc>
        <w:tc>
          <w:tcPr>
            <w:tcW w:w="813" w:type="dxa"/>
          </w:tcPr>
          <w:p w14:paraId="7212FCED" w14:textId="77777777" w:rsidR="00E126F0" w:rsidRDefault="00E126F0" w:rsidP="00377FBB">
            <w:pPr>
              <w:rPr>
                <w:iCs/>
              </w:rPr>
            </w:pPr>
            <w:r>
              <w:rPr>
                <w:iCs/>
              </w:rPr>
              <w:t>1</w:t>
            </w:r>
          </w:p>
        </w:tc>
        <w:tc>
          <w:tcPr>
            <w:tcW w:w="1664" w:type="dxa"/>
          </w:tcPr>
          <w:p w14:paraId="5D7E0E47" w14:textId="77777777" w:rsidR="00E126F0" w:rsidRDefault="00E126F0" w:rsidP="00377FBB">
            <w:pPr>
              <w:rPr>
                <w:iCs/>
              </w:rPr>
            </w:pPr>
            <w:r>
              <w:rPr>
                <w:iCs/>
              </w:rPr>
              <w:t>referent</w:t>
            </w:r>
          </w:p>
        </w:tc>
        <w:tc>
          <w:tcPr>
            <w:tcW w:w="925" w:type="dxa"/>
          </w:tcPr>
          <w:p w14:paraId="47F68F23" w14:textId="77777777" w:rsidR="00E126F0" w:rsidRPr="003D74D4" w:rsidRDefault="00E126F0" w:rsidP="00377FBB">
            <w:pPr>
              <w:rPr>
                <w:iCs/>
              </w:rPr>
            </w:pPr>
            <w:r>
              <w:rPr>
                <w:iCs/>
              </w:rPr>
              <w:t>1</w:t>
            </w:r>
          </w:p>
        </w:tc>
        <w:tc>
          <w:tcPr>
            <w:tcW w:w="1559" w:type="dxa"/>
          </w:tcPr>
          <w:p w14:paraId="58DE0748" w14:textId="77777777" w:rsidR="00E126F0" w:rsidRPr="003D74D4" w:rsidRDefault="00E126F0" w:rsidP="00377FBB">
            <w:pPr>
              <w:rPr>
                <w:iCs/>
              </w:rPr>
            </w:pPr>
            <w:r>
              <w:rPr>
                <w:iCs/>
              </w:rPr>
              <w:t>referent</w:t>
            </w:r>
          </w:p>
        </w:tc>
      </w:tr>
      <w:tr w:rsidR="00E126F0" w14:paraId="4FF42705" w14:textId="77777777" w:rsidTr="00377FBB">
        <w:tc>
          <w:tcPr>
            <w:tcW w:w="2410" w:type="dxa"/>
          </w:tcPr>
          <w:p w14:paraId="61F7E199" w14:textId="77777777" w:rsidR="00E126F0" w:rsidRPr="003D74D4" w:rsidRDefault="00E126F0" w:rsidP="00377FBB">
            <w:pPr>
              <w:rPr>
                <w:iCs/>
              </w:rPr>
            </w:pPr>
          </w:p>
        </w:tc>
        <w:tc>
          <w:tcPr>
            <w:tcW w:w="1632" w:type="dxa"/>
          </w:tcPr>
          <w:p w14:paraId="7D9689D0" w14:textId="77777777" w:rsidR="00E126F0" w:rsidRPr="003D74D4" w:rsidRDefault="00E126F0" w:rsidP="00377FBB">
            <w:pPr>
              <w:spacing w:after="120"/>
              <w:rPr>
                <w:iCs/>
              </w:rPr>
            </w:pPr>
            <w:r>
              <w:rPr>
                <w:iCs/>
              </w:rPr>
              <w:t>7 days</w:t>
            </w:r>
          </w:p>
        </w:tc>
        <w:tc>
          <w:tcPr>
            <w:tcW w:w="756" w:type="dxa"/>
          </w:tcPr>
          <w:p w14:paraId="1331EB99" w14:textId="77777777" w:rsidR="00E126F0" w:rsidRDefault="00E126F0" w:rsidP="00377FBB">
            <w:pPr>
              <w:rPr>
                <w:iCs/>
              </w:rPr>
            </w:pPr>
            <w:r>
              <w:rPr>
                <w:iCs/>
              </w:rPr>
              <w:t>40.29</w:t>
            </w:r>
          </w:p>
        </w:tc>
        <w:tc>
          <w:tcPr>
            <w:tcW w:w="1723" w:type="dxa"/>
          </w:tcPr>
          <w:p w14:paraId="7D2809F2" w14:textId="77777777" w:rsidR="00E126F0" w:rsidRDefault="00E126F0" w:rsidP="00377FBB">
            <w:pPr>
              <w:rPr>
                <w:iCs/>
              </w:rPr>
            </w:pPr>
            <w:r>
              <w:rPr>
                <w:iCs/>
              </w:rPr>
              <w:t>15.48 – 138.45</w:t>
            </w:r>
          </w:p>
        </w:tc>
        <w:tc>
          <w:tcPr>
            <w:tcW w:w="813" w:type="dxa"/>
          </w:tcPr>
          <w:p w14:paraId="0412800E" w14:textId="77777777" w:rsidR="00E126F0" w:rsidRDefault="00E126F0" w:rsidP="00377FBB">
            <w:pPr>
              <w:rPr>
                <w:iCs/>
              </w:rPr>
            </w:pPr>
            <w:r>
              <w:rPr>
                <w:iCs/>
              </w:rPr>
              <w:t>0.19</w:t>
            </w:r>
          </w:p>
        </w:tc>
        <w:tc>
          <w:tcPr>
            <w:tcW w:w="1664" w:type="dxa"/>
          </w:tcPr>
          <w:p w14:paraId="54C7455E" w14:textId="77777777" w:rsidR="00E126F0" w:rsidRDefault="00E126F0" w:rsidP="00377FBB">
            <w:pPr>
              <w:rPr>
                <w:iCs/>
              </w:rPr>
            </w:pPr>
            <w:r>
              <w:rPr>
                <w:iCs/>
              </w:rPr>
              <w:t>0.09 – 0.36</w:t>
            </w:r>
          </w:p>
        </w:tc>
        <w:tc>
          <w:tcPr>
            <w:tcW w:w="925" w:type="dxa"/>
          </w:tcPr>
          <w:p w14:paraId="7BBD0E65" w14:textId="77777777" w:rsidR="00E126F0" w:rsidRDefault="00E126F0" w:rsidP="00377FBB">
            <w:pPr>
              <w:rPr>
                <w:iCs/>
              </w:rPr>
            </w:pPr>
            <w:r>
              <w:rPr>
                <w:iCs/>
              </w:rPr>
              <w:t>1.61</w:t>
            </w:r>
          </w:p>
        </w:tc>
        <w:tc>
          <w:tcPr>
            <w:tcW w:w="1559" w:type="dxa"/>
          </w:tcPr>
          <w:p w14:paraId="1EDE446F" w14:textId="77777777" w:rsidR="00E126F0" w:rsidRDefault="00E126F0" w:rsidP="00377FBB">
            <w:pPr>
              <w:rPr>
                <w:iCs/>
              </w:rPr>
            </w:pPr>
            <w:r>
              <w:rPr>
                <w:iCs/>
              </w:rPr>
              <w:t>0.80 – 3.37</w:t>
            </w:r>
          </w:p>
        </w:tc>
      </w:tr>
      <w:tr w:rsidR="00E126F0" w14:paraId="2981572F" w14:textId="77777777" w:rsidTr="00377FBB">
        <w:tc>
          <w:tcPr>
            <w:tcW w:w="2410" w:type="dxa"/>
          </w:tcPr>
          <w:p w14:paraId="6489DCB5" w14:textId="77777777" w:rsidR="00E126F0" w:rsidRDefault="00E126F0" w:rsidP="00377FBB">
            <w:pPr>
              <w:rPr>
                <w:iCs/>
              </w:rPr>
            </w:pPr>
            <w:r>
              <w:rPr>
                <w:iCs/>
              </w:rPr>
              <w:t>WHP0-3*</w:t>
            </w:r>
          </w:p>
        </w:tc>
        <w:tc>
          <w:tcPr>
            <w:tcW w:w="1632" w:type="dxa"/>
          </w:tcPr>
          <w:p w14:paraId="17E4E931" w14:textId="77777777" w:rsidR="00E126F0" w:rsidRDefault="00E126F0" w:rsidP="00377FBB">
            <w:pPr>
              <w:rPr>
                <w:iCs/>
              </w:rPr>
            </w:pPr>
            <w:r>
              <w:rPr>
                <w:iCs/>
              </w:rPr>
              <w:t>Not improved</w:t>
            </w:r>
          </w:p>
        </w:tc>
        <w:tc>
          <w:tcPr>
            <w:tcW w:w="756" w:type="dxa"/>
          </w:tcPr>
          <w:p w14:paraId="43D2C3AF" w14:textId="77777777" w:rsidR="00E126F0" w:rsidRDefault="00E126F0" w:rsidP="00377FBB">
            <w:pPr>
              <w:rPr>
                <w:iCs/>
              </w:rPr>
            </w:pPr>
          </w:p>
        </w:tc>
        <w:tc>
          <w:tcPr>
            <w:tcW w:w="1723" w:type="dxa"/>
          </w:tcPr>
          <w:p w14:paraId="07A9E3F9" w14:textId="77777777" w:rsidR="00E126F0" w:rsidRDefault="00E126F0" w:rsidP="00377FBB">
            <w:pPr>
              <w:rPr>
                <w:iCs/>
              </w:rPr>
            </w:pPr>
          </w:p>
        </w:tc>
        <w:tc>
          <w:tcPr>
            <w:tcW w:w="813" w:type="dxa"/>
          </w:tcPr>
          <w:p w14:paraId="1B9B814E" w14:textId="77777777" w:rsidR="00E126F0" w:rsidRDefault="00E126F0" w:rsidP="00377FBB">
            <w:pPr>
              <w:rPr>
                <w:iCs/>
              </w:rPr>
            </w:pPr>
            <w:r>
              <w:rPr>
                <w:iCs/>
              </w:rPr>
              <w:t>1</w:t>
            </w:r>
          </w:p>
        </w:tc>
        <w:tc>
          <w:tcPr>
            <w:tcW w:w="1664" w:type="dxa"/>
          </w:tcPr>
          <w:p w14:paraId="37BC4981" w14:textId="77777777" w:rsidR="00E126F0" w:rsidRDefault="00E126F0" w:rsidP="00377FBB">
            <w:pPr>
              <w:rPr>
                <w:iCs/>
              </w:rPr>
            </w:pPr>
            <w:r>
              <w:rPr>
                <w:iCs/>
              </w:rPr>
              <w:t>referent</w:t>
            </w:r>
          </w:p>
        </w:tc>
        <w:tc>
          <w:tcPr>
            <w:tcW w:w="925" w:type="dxa"/>
          </w:tcPr>
          <w:p w14:paraId="4D5CAE3B" w14:textId="77777777" w:rsidR="00E126F0" w:rsidRDefault="00E126F0" w:rsidP="00377FBB">
            <w:pPr>
              <w:rPr>
                <w:iCs/>
              </w:rPr>
            </w:pPr>
            <w:r>
              <w:rPr>
                <w:iCs/>
              </w:rPr>
              <w:t>1</w:t>
            </w:r>
          </w:p>
        </w:tc>
        <w:tc>
          <w:tcPr>
            <w:tcW w:w="1559" w:type="dxa"/>
          </w:tcPr>
          <w:p w14:paraId="7794FB80" w14:textId="77777777" w:rsidR="00E126F0" w:rsidRDefault="00E126F0" w:rsidP="00377FBB">
            <w:pPr>
              <w:rPr>
                <w:iCs/>
              </w:rPr>
            </w:pPr>
            <w:r>
              <w:rPr>
                <w:iCs/>
              </w:rPr>
              <w:t>referent</w:t>
            </w:r>
          </w:p>
        </w:tc>
      </w:tr>
      <w:tr w:rsidR="00E126F0" w14:paraId="73F57834" w14:textId="77777777" w:rsidTr="00377FBB">
        <w:tc>
          <w:tcPr>
            <w:tcW w:w="2410" w:type="dxa"/>
          </w:tcPr>
          <w:p w14:paraId="61FA7F50" w14:textId="77777777" w:rsidR="00E126F0" w:rsidRDefault="00E126F0" w:rsidP="00377FBB">
            <w:pPr>
              <w:rPr>
                <w:iCs/>
              </w:rPr>
            </w:pPr>
          </w:p>
        </w:tc>
        <w:tc>
          <w:tcPr>
            <w:tcW w:w="1632" w:type="dxa"/>
          </w:tcPr>
          <w:p w14:paraId="61F306B6" w14:textId="77777777" w:rsidR="00E126F0" w:rsidRDefault="00E126F0" w:rsidP="00377FBB">
            <w:pPr>
              <w:spacing w:after="120"/>
              <w:rPr>
                <w:iCs/>
              </w:rPr>
            </w:pPr>
            <w:r>
              <w:rPr>
                <w:iCs/>
              </w:rPr>
              <w:t>Improved</w:t>
            </w:r>
          </w:p>
        </w:tc>
        <w:tc>
          <w:tcPr>
            <w:tcW w:w="756" w:type="dxa"/>
          </w:tcPr>
          <w:p w14:paraId="43556E7A" w14:textId="77777777" w:rsidR="00E126F0" w:rsidRDefault="00E126F0" w:rsidP="00377FBB">
            <w:pPr>
              <w:rPr>
                <w:iCs/>
              </w:rPr>
            </w:pPr>
          </w:p>
        </w:tc>
        <w:tc>
          <w:tcPr>
            <w:tcW w:w="1723" w:type="dxa"/>
          </w:tcPr>
          <w:p w14:paraId="3F7C098C" w14:textId="77777777" w:rsidR="00E126F0" w:rsidRDefault="00E126F0" w:rsidP="00377FBB">
            <w:pPr>
              <w:rPr>
                <w:iCs/>
              </w:rPr>
            </w:pPr>
          </w:p>
        </w:tc>
        <w:tc>
          <w:tcPr>
            <w:tcW w:w="813" w:type="dxa"/>
          </w:tcPr>
          <w:p w14:paraId="148727CA" w14:textId="77777777" w:rsidR="00E126F0" w:rsidRDefault="00E126F0" w:rsidP="00377FBB">
            <w:pPr>
              <w:rPr>
                <w:iCs/>
              </w:rPr>
            </w:pPr>
            <w:r>
              <w:rPr>
                <w:iCs/>
              </w:rPr>
              <w:t>4.06</w:t>
            </w:r>
          </w:p>
        </w:tc>
        <w:tc>
          <w:tcPr>
            <w:tcW w:w="1664" w:type="dxa"/>
          </w:tcPr>
          <w:p w14:paraId="200E2163" w14:textId="77777777" w:rsidR="00E126F0" w:rsidRDefault="00E126F0" w:rsidP="00377FBB">
            <w:pPr>
              <w:rPr>
                <w:iCs/>
              </w:rPr>
            </w:pPr>
            <w:r>
              <w:rPr>
                <w:iCs/>
              </w:rPr>
              <w:t>2.00 – 8.57</w:t>
            </w:r>
          </w:p>
        </w:tc>
        <w:tc>
          <w:tcPr>
            <w:tcW w:w="925" w:type="dxa"/>
          </w:tcPr>
          <w:p w14:paraId="5923A4DC" w14:textId="77777777" w:rsidR="00E126F0" w:rsidRDefault="00E126F0" w:rsidP="00377FBB">
            <w:pPr>
              <w:rPr>
                <w:iCs/>
              </w:rPr>
            </w:pPr>
            <w:r>
              <w:rPr>
                <w:iCs/>
              </w:rPr>
              <w:t>5.03</w:t>
            </w:r>
          </w:p>
        </w:tc>
        <w:tc>
          <w:tcPr>
            <w:tcW w:w="1559" w:type="dxa"/>
          </w:tcPr>
          <w:p w14:paraId="47787A37" w14:textId="77777777" w:rsidR="00E126F0" w:rsidRDefault="00E126F0" w:rsidP="00377FBB">
            <w:pPr>
              <w:rPr>
                <w:iCs/>
              </w:rPr>
            </w:pPr>
            <w:r>
              <w:rPr>
                <w:iCs/>
              </w:rPr>
              <w:t>2.43 – 10.56</w:t>
            </w:r>
          </w:p>
        </w:tc>
      </w:tr>
      <w:tr w:rsidR="00E126F0" w14:paraId="2DB8DDA4" w14:textId="77777777" w:rsidTr="00377FBB">
        <w:tc>
          <w:tcPr>
            <w:tcW w:w="2410" w:type="dxa"/>
          </w:tcPr>
          <w:p w14:paraId="2B115622" w14:textId="77777777" w:rsidR="00E126F0" w:rsidRDefault="00E126F0" w:rsidP="00377FBB">
            <w:pPr>
              <w:rPr>
                <w:iCs/>
              </w:rPr>
            </w:pPr>
            <w:r>
              <w:rPr>
                <w:iCs/>
              </w:rPr>
              <w:t>WHP3-7*</w:t>
            </w:r>
          </w:p>
        </w:tc>
        <w:tc>
          <w:tcPr>
            <w:tcW w:w="1632" w:type="dxa"/>
          </w:tcPr>
          <w:p w14:paraId="532217EA" w14:textId="77777777" w:rsidR="00E126F0" w:rsidRDefault="00E126F0" w:rsidP="00377FBB">
            <w:pPr>
              <w:rPr>
                <w:iCs/>
              </w:rPr>
            </w:pPr>
            <w:r>
              <w:rPr>
                <w:iCs/>
              </w:rPr>
              <w:t>Not improved</w:t>
            </w:r>
          </w:p>
        </w:tc>
        <w:tc>
          <w:tcPr>
            <w:tcW w:w="756" w:type="dxa"/>
          </w:tcPr>
          <w:p w14:paraId="5DFC435F" w14:textId="77777777" w:rsidR="00E126F0" w:rsidRDefault="00E126F0" w:rsidP="00377FBB">
            <w:pPr>
              <w:rPr>
                <w:iCs/>
              </w:rPr>
            </w:pPr>
          </w:p>
        </w:tc>
        <w:tc>
          <w:tcPr>
            <w:tcW w:w="1723" w:type="dxa"/>
          </w:tcPr>
          <w:p w14:paraId="31B18BC6" w14:textId="77777777" w:rsidR="00E126F0" w:rsidRDefault="00E126F0" w:rsidP="00377FBB">
            <w:pPr>
              <w:rPr>
                <w:iCs/>
              </w:rPr>
            </w:pPr>
          </w:p>
        </w:tc>
        <w:tc>
          <w:tcPr>
            <w:tcW w:w="813" w:type="dxa"/>
          </w:tcPr>
          <w:p w14:paraId="034BF2DD" w14:textId="77777777" w:rsidR="00E126F0" w:rsidRDefault="00E126F0" w:rsidP="00377FBB">
            <w:pPr>
              <w:rPr>
                <w:iCs/>
              </w:rPr>
            </w:pPr>
            <w:r>
              <w:rPr>
                <w:iCs/>
              </w:rPr>
              <w:t>1</w:t>
            </w:r>
          </w:p>
        </w:tc>
        <w:tc>
          <w:tcPr>
            <w:tcW w:w="1664" w:type="dxa"/>
          </w:tcPr>
          <w:p w14:paraId="13B0CA26" w14:textId="77777777" w:rsidR="00E126F0" w:rsidRDefault="00E126F0" w:rsidP="00377FBB">
            <w:pPr>
              <w:rPr>
                <w:iCs/>
              </w:rPr>
            </w:pPr>
            <w:r>
              <w:rPr>
                <w:iCs/>
              </w:rPr>
              <w:t>referent</w:t>
            </w:r>
          </w:p>
        </w:tc>
        <w:tc>
          <w:tcPr>
            <w:tcW w:w="925" w:type="dxa"/>
          </w:tcPr>
          <w:p w14:paraId="0047E0B0" w14:textId="77777777" w:rsidR="00E126F0" w:rsidRDefault="00E126F0" w:rsidP="00377FBB">
            <w:pPr>
              <w:rPr>
                <w:iCs/>
              </w:rPr>
            </w:pPr>
            <w:r>
              <w:rPr>
                <w:iCs/>
              </w:rPr>
              <w:t>1</w:t>
            </w:r>
          </w:p>
        </w:tc>
        <w:tc>
          <w:tcPr>
            <w:tcW w:w="1559" w:type="dxa"/>
          </w:tcPr>
          <w:p w14:paraId="608371FD" w14:textId="77777777" w:rsidR="00E126F0" w:rsidRDefault="00E126F0" w:rsidP="00377FBB">
            <w:pPr>
              <w:rPr>
                <w:iCs/>
              </w:rPr>
            </w:pPr>
            <w:r>
              <w:rPr>
                <w:iCs/>
              </w:rPr>
              <w:t>referent</w:t>
            </w:r>
          </w:p>
        </w:tc>
      </w:tr>
      <w:tr w:rsidR="00E126F0" w14:paraId="62E7FD61" w14:textId="77777777" w:rsidTr="00377FBB">
        <w:tc>
          <w:tcPr>
            <w:tcW w:w="2410" w:type="dxa"/>
          </w:tcPr>
          <w:p w14:paraId="281B9F91" w14:textId="77777777" w:rsidR="00E126F0" w:rsidRDefault="00E126F0" w:rsidP="00377FBB">
            <w:pPr>
              <w:rPr>
                <w:iCs/>
              </w:rPr>
            </w:pPr>
          </w:p>
        </w:tc>
        <w:tc>
          <w:tcPr>
            <w:tcW w:w="1632" w:type="dxa"/>
          </w:tcPr>
          <w:p w14:paraId="46C53FFD" w14:textId="77777777" w:rsidR="00E126F0" w:rsidRDefault="00E126F0" w:rsidP="00377FBB">
            <w:pPr>
              <w:spacing w:after="120"/>
              <w:rPr>
                <w:iCs/>
              </w:rPr>
            </w:pPr>
            <w:r>
              <w:rPr>
                <w:iCs/>
              </w:rPr>
              <w:t>Improved</w:t>
            </w:r>
          </w:p>
        </w:tc>
        <w:tc>
          <w:tcPr>
            <w:tcW w:w="756" w:type="dxa"/>
          </w:tcPr>
          <w:p w14:paraId="18349D3C" w14:textId="77777777" w:rsidR="00E126F0" w:rsidRDefault="00E126F0" w:rsidP="00377FBB">
            <w:pPr>
              <w:rPr>
                <w:iCs/>
              </w:rPr>
            </w:pPr>
          </w:p>
        </w:tc>
        <w:tc>
          <w:tcPr>
            <w:tcW w:w="1723" w:type="dxa"/>
          </w:tcPr>
          <w:p w14:paraId="3580D5D9" w14:textId="77777777" w:rsidR="00E126F0" w:rsidRDefault="00E126F0" w:rsidP="00377FBB">
            <w:pPr>
              <w:rPr>
                <w:iCs/>
              </w:rPr>
            </w:pPr>
          </w:p>
        </w:tc>
        <w:tc>
          <w:tcPr>
            <w:tcW w:w="813" w:type="dxa"/>
          </w:tcPr>
          <w:p w14:paraId="2A98B183" w14:textId="77777777" w:rsidR="00E126F0" w:rsidRDefault="00E126F0" w:rsidP="00377FBB">
            <w:pPr>
              <w:rPr>
                <w:iCs/>
              </w:rPr>
            </w:pPr>
            <w:r>
              <w:rPr>
                <w:iCs/>
              </w:rPr>
              <w:t>12.50</w:t>
            </w:r>
          </w:p>
        </w:tc>
        <w:tc>
          <w:tcPr>
            <w:tcW w:w="1664" w:type="dxa"/>
          </w:tcPr>
          <w:p w14:paraId="3EDEB399" w14:textId="77777777" w:rsidR="00E126F0" w:rsidRDefault="00E126F0" w:rsidP="00377FBB">
            <w:pPr>
              <w:rPr>
                <w:iCs/>
              </w:rPr>
            </w:pPr>
            <w:r>
              <w:rPr>
                <w:iCs/>
              </w:rPr>
              <w:t>5.23 – 34.94</w:t>
            </w:r>
          </w:p>
        </w:tc>
        <w:tc>
          <w:tcPr>
            <w:tcW w:w="925" w:type="dxa"/>
          </w:tcPr>
          <w:p w14:paraId="009CD997" w14:textId="77777777" w:rsidR="00E126F0" w:rsidRDefault="00E126F0" w:rsidP="00377FBB">
            <w:pPr>
              <w:rPr>
                <w:iCs/>
              </w:rPr>
            </w:pPr>
            <w:r>
              <w:rPr>
                <w:iCs/>
              </w:rPr>
              <w:t>5.96</w:t>
            </w:r>
          </w:p>
        </w:tc>
        <w:tc>
          <w:tcPr>
            <w:tcW w:w="1559" w:type="dxa"/>
          </w:tcPr>
          <w:p w14:paraId="1C5423A4" w14:textId="77777777" w:rsidR="00E126F0" w:rsidRDefault="00E126F0" w:rsidP="00377FBB">
            <w:pPr>
              <w:rPr>
                <w:iCs/>
              </w:rPr>
            </w:pPr>
            <w:r>
              <w:rPr>
                <w:iCs/>
              </w:rPr>
              <w:t>2.81 – 12.82</w:t>
            </w:r>
          </w:p>
        </w:tc>
      </w:tr>
      <w:tr w:rsidR="00E126F0" w14:paraId="09D921AA" w14:textId="77777777" w:rsidTr="00377FBB">
        <w:tc>
          <w:tcPr>
            <w:tcW w:w="2410" w:type="dxa"/>
          </w:tcPr>
          <w:p w14:paraId="78F05D6C" w14:textId="77777777" w:rsidR="00E126F0" w:rsidRDefault="00E126F0" w:rsidP="00377FBB">
            <w:pPr>
              <w:rPr>
                <w:iCs/>
              </w:rPr>
            </w:pPr>
            <w:r>
              <w:rPr>
                <w:iCs/>
              </w:rPr>
              <w:t>WHP7-10*</w:t>
            </w:r>
          </w:p>
        </w:tc>
        <w:tc>
          <w:tcPr>
            <w:tcW w:w="1632" w:type="dxa"/>
          </w:tcPr>
          <w:p w14:paraId="383CDF09" w14:textId="77777777" w:rsidR="00E126F0" w:rsidRDefault="00E126F0" w:rsidP="00377FBB">
            <w:pPr>
              <w:rPr>
                <w:iCs/>
              </w:rPr>
            </w:pPr>
            <w:r>
              <w:rPr>
                <w:iCs/>
              </w:rPr>
              <w:t>Not improved</w:t>
            </w:r>
          </w:p>
        </w:tc>
        <w:tc>
          <w:tcPr>
            <w:tcW w:w="756" w:type="dxa"/>
          </w:tcPr>
          <w:p w14:paraId="12453E34" w14:textId="77777777" w:rsidR="00E126F0" w:rsidRDefault="00E126F0" w:rsidP="00377FBB">
            <w:pPr>
              <w:rPr>
                <w:iCs/>
              </w:rPr>
            </w:pPr>
          </w:p>
        </w:tc>
        <w:tc>
          <w:tcPr>
            <w:tcW w:w="1723" w:type="dxa"/>
          </w:tcPr>
          <w:p w14:paraId="057013E1" w14:textId="77777777" w:rsidR="00E126F0" w:rsidRDefault="00E126F0" w:rsidP="00377FBB">
            <w:pPr>
              <w:rPr>
                <w:iCs/>
              </w:rPr>
            </w:pPr>
          </w:p>
        </w:tc>
        <w:tc>
          <w:tcPr>
            <w:tcW w:w="813" w:type="dxa"/>
          </w:tcPr>
          <w:p w14:paraId="37B7610D" w14:textId="77777777" w:rsidR="00E126F0" w:rsidRDefault="00E126F0" w:rsidP="00377FBB">
            <w:pPr>
              <w:rPr>
                <w:iCs/>
              </w:rPr>
            </w:pPr>
            <w:r>
              <w:rPr>
                <w:iCs/>
              </w:rPr>
              <w:t>1</w:t>
            </w:r>
          </w:p>
        </w:tc>
        <w:tc>
          <w:tcPr>
            <w:tcW w:w="1664" w:type="dxa"/>
          </w:tcPr>
          <w:p w14:paraId="1113000D" w14:textId="77777777" w:rsidR="00E126F0" w:rsidRDefault="00E126F0" w:rsidP="00377FBB">
            <w:pPr>
              <w:rPr>
                <w:iCs/>
              </w:rPr>
            </w:pPr>
            <w:r>
              <w:rPr>
                <w:iCs/>
              </w:rPr>
              <w:t>referent</w:t>
            </w:r>
          </w:p>
        </w:tc>
        <w:tc>
          <w:tcPr>
            <w:tcW w:w="925" w:type="dxa"/>
          </w:tcPr>
          <w:p w14:paraId="20F59B69" w14:textId="77777777" w:rsidR="00E126F0" w:rsidRDefault="00E126F0" w:rsidP="00377FBB">
            <w:pPr>
              <w:rPr>
                <w:iCs/>
              </w:rPr>
            </w:pPr>
            <w:r>
              <w:rPr>
                <w:iCs/>
              </w:rPr>
              <w:t>1</w:t>
            </w:r>
          </w:p>
        </w:tc>
        <w:tc>
          <w:tcPr>
            <w:tcW w:w="1559" w:type="dxa"/>
          </w:tcPr>
          <w:p w14:paraId="0957D6D3" w14:textId="77777777" w:rsidR="00E126F0" w:rsidRDefault="00E126F0" w:rsidP="00377FBB">
            <w:pPr>
              <w:rPr>
                <w:iCs/>
              </w:rPr>
            </w:pPr>
            <w:r>
              <w:rPr>
                <w:iCs/>
              </w:rPr>
              <w:t>referent</w:t>
            </w:r>
          </w:p>
        </w:tc>
      </w:tr>
      <w:tr w:rsidR="00E126F0" w14:paraId="4F638B67" w14:textId="77777777" w:rsidTr="00377FBB">
        <w:tc>
          <w:tcPr>
            <w:tcW w:w="2410" w:type="dxa"/>
            <w:tcBorders>
              <w:bottom w:val="single" w:sz="4" w:space="0" w:color="auto"/>
            </w:tcBorders>
          </w:tcPr>
          <w:p w14:paraId="69ED3565" w14:textId="77777777" w:rsidR="00E126F0" w:rsidRDefault="00E126F0" w:rsidP="00377FBB">
            <w:pPr>
              <w:rPr>
                <w:iCs/>
              </w:rPr>
            </w:pPr>
          </w:p>
        </w:tc>
        <w:tc>
          <w:tcPr>
            <w:tcW w:w="1632" w:type="dxa"/>
            <w:tcBorders>
              <w:bottom w:val="single" w:sz="4" w:space="0" w:color="auto"/>
            </w:tcBorders>
          </w:tcPr>
          <w:p w14:paraId="4C265E33" w14:textId="77777777" w:rsidR="00E126F0" w:rsidRDefault="00E126F0" w:rsidP="00377FBB">
            <w:pPr>
              <w:spacing w:after="120"/>
              <w:rPr>
                <w:iCs/>
              </w:rPr>
            </w:pPr>
            <w:r>
              <w:rPr>
                <w:iCs/>
              </w:rPr>
              <w:t>Improved</w:t>
            </w:r>
          </w:p>
        </w:tc>
        <w:tc>
          <w:tcPr>
            <w:tcW w:w="756" w:type="dxa"/>
            <w:tcBorders>
              <w:bottom w:val="single" w:sz="4" w:space="0" w:color="auto"/>
            </w:tcBorders>
          </w:tcPr>
          <w:p w14:paraId="76F8A3B0" w14:textId="77777777" w:rsidR="00E126F0" w:rsidRDefault="00E126F0" w:rsidP="00377FBB">
            <w:pPr>
              <w:rPr>
                <w:iCs/>
              </w:rPr>
            </w:pPr>
          </w:p>
        </w:tc>
        <w:tc>
          <w:tcPr>
            <w:tcW w:w="1723" w:type="dxa"/>
            <w:tcBorders>
              <w:bottom w:val="single" w:sz="4" w:space="0" w:color="auto"/>
            </w:tcBorders>
          </w:tcPr>
          <w:p w14:paraId="3BAC9CFC" w14:textId="77777777" w:rsidR="00E126F0" w:rsidRDefault="00E126F0" w:rsidP="00377FBB">
            <w:pPr>
              <w:rPr>
                <w:iCs/>
              </w:rPr>
            </w:pPr>
          </w:p>
        </w:tc>
        <w:tc>
          <w:tcPr>
            <w:tcW w:w="813" w:type="dxa"/>
            <w:tcBorders>
              <w:bottom w:val="single" w:sz="4" w:space="0" w:color="auto"/>
            </w:tcBorders>
          </w:tcPr>
          <w:p w14:paraId="680F47BC" w14:textId="77777777" w:rsidR="00E126F0" w:rsidRDefault="00E126F0" w:rsidP="00377FBB">
            <w:pPr>
              <w:rPr>
                <w:iCs/>
              </w:rPr>
            </w:pPr>
            <w:r>
              <w:rPr>
                <w:iCs/>
              </w:rPr>
              <w:t>45.12</w:t>
            </w:r>
          </w:p>
        </w:tc>
        <w:tc>
          <w:tcPr>
            <w:tcW w:w="1664" w:type="dxa"/>
            <w:tcBorders>
              <w:bottom w:val="single" w:sz="4" w:space="0" w:color="auto"/>
            </w:tcBorders>
          </w:tcPr>
          <w:p w14:paraId="2D3FEF7C" w14:textId="77777777" w:rsidR="00E126F0" w:rsidRDefault="00E126F0" w:rsidP="00377FBB">
            <w:pPr>
              <w:rPr>
                <w:iCs/>
              </w:rPr>
            </w:pPr>
            <w:r>
              <w:rPr>
                <w:iCs/>
              </w:rPr>
              <w:t>16.98 – 157.14</w:t>
            </w:r>
          </w:p>
        </w:tc>
        <w:tc>
          <w:tcPr>
            <w:tcW w:w="925" w:type="dxa"/>
            <w:tcBorders>
              <w:bottom w:val="single" w:sz="4" w:space="0" w:color="auto"/>
            </w:tcBorders>
          </w:tcPr>
          <w:p w14:paraId="08D32903" w14:textId="77777777" w:rsidR="00E126F0" w:rsidRDefault="00E126F0" w:rsidP="00377FBB">
            <w:pPr>
              <w:rPr>
                <w:iCs/>
              </w:rPr>
            </w:pPr>
            <w:r>
              <w:rPr>
                <w:iCs/>
              </w:rPr>
              <w:t>34.27</w:t>
            </w:r>
          </w:p>
        </w:tc>
        <w:tc>
          <w:tcPr>
            <w:tcW w:w="1559" w:type="dxa"/>
            <w:tcBorders>
              <w:bottom w:val="single" w:sz="4" w:space="0" w:color="auto"/>
            </w:tcBorders>
          </w:tcPr>
          <w:p w14:paraId="27D91E13" w14:textId="77777777" w:rsidR="00E126F0" w:rsidRDefault="00E126F0" w:rsidP="00377FBB">
            <w:pPr>
              <w:rPr>
                <w:iCs/>
              </w:rPr>
            </w:pPr>
            <w:r>
              <w:rPr>
                <w:iCs/>
              </w:rPr>
              <w:t>14.33 – 89.31</w:t>
            </w:r>
          </w:p>
        </w:tc>
      </w:tr>
    </w:tbl>
    <w:p w14:paraId="38E7D9B7" w14:textId="77777777" w:rsidR="00E126F0" w:rsidRDefault="00E126F0" w:rsidP="00E126F0">
      <w:pPr>
        <w:spacing w:line="480" w:lineRule="auto"/>
        <w:rPr>
          <w:iCs/>
        </w:rPr>
      </w:pPr>
      <w:r>
        <w:rPr>
          <w:iCs/>
        </w:rPr>
        <w:t>* Variables WHP0-3, WHP3-7, and WHP7-10 were not included in the M-score clinical improvement logistic regression analysis</w:t>
      </w:r>
    </w:p>
    <w:p w14:paraId="31981F84" w14:textId="77777777" w:rsidR="00E126F0" w:rsidRDefault="00E126F0" w:rsidP="00E126F0">
      <w:pPr>
        <w:rPr>
          <w:iCs/>
        </w:rPr>
      </w:pPr>
      <w:r>
        <w:rPr>
          <w:iCs/>
        </w:rPr>
        <w:br w:type="page"/>
      </w:r>
    </w:p>
    <w:p w14:paraId="32258B5E" w14:textId="7005A206" w:rsidR="0027662D" w:rsidRDefault="0027662D" w:rsidP="003E496A">
      <w:pPr>
        <w:rPr>
          <w:bCs/>
        </w:rPr>
      </w:pPr>
      <w:commentRangeStart w:id="26"/>
      <w:r w:rsidRPr="007D27C5">
        <w:rPr>
          <w:b/>
          <w:bCs/>
          <w:iCs/>
        </w:rPr>
        <w:lastRenderedPageBreak/>
        <w:t>Table</w:t>
      </w:r>
      <w:commentRangeEnd w:id="26"/>
      <w:r>
        <w:rPr>
          <w:rStyle w:val="CommentReference"/>
        </w:rPr>
        <w:commentReference w:id="26"/>
      </w:r>
      <w:r>
        <w:rPr>
          <w:b/>
          <w:bCs/>
          <w:iCs/>
        </w:rPr>
        <w:t xml:space="preserve"> A</w:t>
      </w:r>
      <w:r w:rsidRPr="007D27C5">
        <w:rPr>
          <w:b/>
          <w:bCs/>
          <w:iCs/>
        </w:rPr>
        <w:t>.</w:t>
      </w:r>
      <w:r w:rsidRPr="007D27C5">
        <w:rPr>
          <w:iCs/>
        </w:rPr>
        <w:t xml:space="preserve"> </w:t>
      </w:r>
      <w:r>
        <w:rPr>
          <w:iCs/>
        </w:rPr>
        <w:t>Associations between M-score clinical improvement and wound healing progress outcome variables and different explanatory variables using univariable logistic regression analysis</w:t>
      </w:r>
      <w:r w:rsidR="007C360B">
        <w:rPr>
          <w:iCs/>
        </w:rPr>
        <w:t xml:space="preserve"> with farm as fixed effect</w:t>
      </w:r>
    </w:p>
    <w:tbl>
      <w:tblPr>
        <w:tblStyle w:val="TableGrid"/>
        <w:tblW w:w="11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1632"/>
        <w:gridCol w:w="756"/>
        <w:gridCol w:w="1723"/>
        <w:gridCol w:w="813"/>
        <w:gridCol w:w="1664"/>
        <w:gridCol w:w="925"/>
        <w:gridCol w:w="1467"/>
      </w:tblGrid>
      <w:tr w:rsidR="0027662D" w14:paraId="56753F5B" w14:textId="77777777" w:rsidTr="00F936B3">
        <w:tc>
          <w:tcPr>
            <w:tcW w:w="2410" w:type="dxa"/>
            <w:tcBorders>
              <w:top w:val="single" w:sz="4" w:space="0" w:color="auto"/>
            </w:tcBorders>
          </w:tcPr>
          <w:p w14:paraId="65605AE8" w14:textId="77777777" w:rsidR="0027662D" w:rsidRDefault="0027662D" w:rsidP="0027662D">
            <w:pPr>
              <w:rPr>
                <w:b/>
                <w:bCs/>
                <w:iCs/>
              </w:rPr>
            </w:pPr>
          </w:p>
        </w:tc>
        <w:tc>
          <w:tcPr>
            <w:tcW w:w="1632" w:type="dxa"/>
            <w:tcBorders>
              <w:top w:val="single" w:sz="4" w:space="0" w:color="auto"/>
            </w:tcBorders>
          </w:tcPr>
          <w:p w14:paraId="3C8C543E" w14:textId="77777777" w:rsidR="0027662D" w:rsidRDefault="0027662D" w:rsidP="0027662D">
            <w:pPr>
              <w:rPr>
                <w:b/>
                <w:bCs/>
                <w:iCs/>
              </w:rPr>
            </w:pPr>
          </w:p>
        </w:tc>
        <w:tc>
          <w:tcPr>
            <w:tcW w:w="2479" w:type="dxa"/>
            <w:gridSpan w:val="2"/>
            <w:vMerge w:val="restart"/>
            <w:tcBorders>
              <w:top w:val="single" w:sz="4" w:space="0" w:color="auto"/>
            </w:tcBorders>
          </w:tcPr>
          <w:p w14:paraId="6E889FD1" w14:textId="77777777" w:rsidR="0027662D" w:rsidRDefault="0027662D" w:rsidP="0027662D">
            <w:pPr>
              <w:rPr>
                <w:b/>
                <w:bCs/>
                <w:iCs/>
              </w:rPr>
            </w:pPr>
            <w:r>
              <w:rPr>
                <w:b/>
                <w:bCs/>
                <w:iCs/>
              </w:rPr>
              <w:t>M-score Clinical Improvement</w:t>
            </w:r>
          </w:p>
        </w:tc>
        <w:tc>
          <w:tcPr>
            <w:tcW w:w="4869" w:type="dxa"/>
            <w:gridSpan w:val="4"/>
            <w:tcBorders>
              <w:top w:val="single" w:sz="4" w:space="0" w:color="auto"/>
              <w:bottom w:val="single" w:sz="4" w:space="0" w:color="auto"/>
            </w:tcBorders>
          </w:tcPr>
          <w:p w14:paraId="0A681834" w14:textId="77777777" w:rsidR="0027662D" w:rsidRDefault="0027662D" w:rsidP="0027662D">
            <w:pPr>
              <w:rPr>
                <w:b/>
                <w:bCs/>
                <w:iCs/>
              </w:rPr>
            </w:pPr>
            <w:r>
              <w:rPr>
                <w:b/>
                <w:bCs/>
                <w:iCs/>
              </w:rPr>
              <w:t>Wound Healing Progress</w:t>
            </w:r>
          </w:p>
        </w:tc>
      </w:tr>
      <w:tr w:rsidR="0027662D" w14:paraId="354E1A2A" w14:textId="77777777" w:rsidTr="00F936B3">
        <w:tc>
          <w:tcPr>
            <w:tcW w:w="2410" w:type="dxa"/>
            <w:tcBorders>
              <w:bottom w:val="single" w:sz="4" w:space="0" w:color="auto"/>
            </w:tcBorders>
          </w:tcPr>
          <w:p w14:paraId="6B0C764D" w14:textId="77777777" w:rsidR="0027662D" w:rsidRDefault="0027662D" w:rsidP="0027662D">
            <w:pPr>
              <w:rPr>
                <w:b/>
                <w:bCs/>
                <w:iCs/>
              </w:rPr>
            </w:pPr>
          </w:p>
        </w:tc>
        <w:tc>
          <w:tcPr>
            <w:tcW w:w="1632" w:type="dxa"/>
            <w:tcBorders>
              <w:bottom w:val="single" w:sz="4" w:space="0" w:color="auto"/>
            </w:tcBorders>
          </w:tcPr>
          <w:p w14:paraId="5823458F" w14:textId="77777777" w:rsidR="0027662D" w:rsidRDefault="0027662D" w:rsidP="0027662D">
            <w:pPr>
              <w:rPr>
                <w:b/>
                <w:bCs/>
                <w:iCs/>
              </w:rPr>
            </w:pPr>
          </w:p>
        </w:tc>
        <w:tc>
          <w:tcPr>
            <w:tcW w:w="2479" w:type="dxa"/>
            <w:gridSpan w:val="2"/>
            <w:vMerge/>
            <w:tcBorders>
              <w:bottom w:val="single" w:sz="4" w:space="0" w:color="auto"/>
            </w:tcBorders>
          </w:tcPr>
          <w:p w14:paraId="5C3053D7" w14:textId="77777777" w:rsidR="0027662D" w:rsidRDefault="0027662D" w:rsidP="0027662D">
            <w:pPr>
              <w:rPr>
                <w:b/>
                <w:bCs/>
                <w:iCs/>
              </w:rPr>
            </w:pPr>
          </w:p>
        </w:tc>
        <w:tc>
          <w:tcPr>
            <w:tcW w:w="2477" w:type="dxa"/>
            <w:gridSpan w:val="2"/>
            <w:tcBorders>
              <w:top w:val="single" w:sz="4" w:space="0" w:color="auto"/>
              <w:bottom w:val="single" w:sz="4" w:space="0" w:color="auto"/>
            </w:tcBorders>
          </w:tcPr>
          <w:p w14:paraId="450D5797" w14:textId="77777777" w:rsidR="0027662D" w:rsidRPr="00F2508C" w:rsidRDefault="0027662D" w:rsidP="0027662D">
            <w:pPr>
              <w:rPr>
                <w:b/>
                <w:bCs/>
                <w:iCs/>
              </w:rPr>
            </w:pPr>
            <w:r>
              <w:rPr>
                <w:b/>
                <w:bCs/>
                <w:iCs/>
              </w:rPr>
              <w:t>L</w:t>
            </w:r>
            <w:r w:rsidRPr="00F2508C">
              <w:rPr>
                <w:b/>
                <w:bCs/>
                <w:iCs/>
              </w:rPr>
              <w:t>esions unable to score classified as</w:t>
            </w:r>
            <w:r>
              <w:rPr>
                <w:b/>
                <w:bCs/>
                <w:iCs/>
              </w:rPr>
              <w:t xml:space="preserve"> </w:t>
            </w:r>
            <w:r w:rsidRPr="00F2508C">
              <w:rPr>
                <w:b/>
                <w:bCs/>
                <w:iCs/>
              </w:rPr>
              <w:t>‘not improved’</w:t>
            </w:r>
          </w:p>
        </w:tc>
        <w:tc>
          <w:tcPr>
            <w:tcW w:w="2392" w:type="dxa"/>
            <w:gridSpan w:val="2"/>
            <w:tcBorders>
              <w:top w:val="single" w:sz="4" w:space="0" w:color="auto"/>
              <w:bottom w:val="single" w:sz="4" w:space="0" w:color="auto"/>
            </w:tcBorders>
          </w:tcPr>
          <w:p w14:paraId="2BE618B1" w14:textId="77777777" w:rsidR="0027662D" w:rsidRDefault="0027662D" w:rsidP="0027662D">
            <w:pPr>
              <w:rPr>
                <w:b/>
                <w:bCs/>
                <w:iCs/>
              </w:rPr>
            </w:pPr>
            <w:r>
              <w:rPr>
                <w:b/>
                <w:bCs/>
                <w:iCs/>
              </w:rPr>
              <w:t>L</w:t>
            </w:r>
            <w:r w:rsidRPr="00F2508C">
              <w:rPr>
                <w:b/>
                <w:bCs/>
                <w:iCs/>
              </w:rPr>
              <w:t>esions unable to score classified as ‘improved’</w:t>
            </w:r>
          </w:p>
        </w:tc>
      </w:tr>
      <w:tr w:rsidR="0027662D" w14:paraId="04500F18" w14:textId="77777777" w:rsidTr="00F936B3">
        <w:tc>
          <w:tcPr>
            <w:tcW w:w="2410" w:type="dxa"/>
            <w:tcBorders>
              <w:bottom w:val="single" w:sz="4" w:space="0" w:color="auto"/>
            </w:tcBorders>
          </w:tcPr>
          <w:p w14:paraId="104E8B43" w14:textId="77777777" w:rsidR="0027662D" w:rsidRDefault="0027662D" w:rsidP="0027662D">
            <w:pPr>
              <w:rPr>
                <w:b/>
                <w:bCs/>
                <w:iCs/>
              </w:rPr>
            </w:pPr>
            <w:r>
              <w:rPr>
                <w:b/>
                <w:bCs/>
                <w:iCs/>
              </w:rPr>
              <w:t>Variable</w:t>
            </w:r>
          </w:p>
        </w:tc>
        <w:tc>
          <w:tcPr>
            <w:tcW w:w="1632" w:type="dxa"/>
            <w:tcBorders>
              <w:bottom w:val="single" w:sz="4" w:space="0" w:color="auto"/>
            </w:tcBorders>
          </w:tcPr>
          <w:p w14:paraId="30414030" w14:textId="77777777" w:rsidR="0027662D" w:rsidRDefault="0027662D" w:rsidP="0027662D">
            <w:pPr>
              <w:rPr>
                <w:b/>
                <w:bCs/>
                <w:iCs/>
              </w:rPr>
            </w:pPr>
          </w:p>
        </w:tc>
        <w:tc>
          <w:tcPr>
            <w:tcW w:w="756" w:type="dxa"/>
            <w:tcBorders>
              <w:bottom w:val="single" w:sz="4" w:space="0" w:color="auto"/>
            </w:tcBorders>
          </w:tcPr>
          <w:p w14:paraId="524849C7" w14:textId="77777777" w:rsidR="0027662D" w:rsidRDefault="0027662D" w:rsidP="0027662D">
            <w:pPr>
              <w:rPr>
                <w:b/>
                <w:bCs/>
                <w:iCs/>
              </w:rPr>
            </w:pPr>
            <w:r>
              <w:rPr>
                <w:b/>
                <w:bCs/>
                <w:iCs/>
              </w:rPr>
              <w:t>OR</w:t>
            </w:r>
          </w:p>
        </w:tc>
        <w:tc>
          <w:tcPr>
            <w:tcW w:w="1723" w:type="dxa"/>
            <w:tcBorders>
              <w:bottom w:val="single" w:sz="4" w:space="0" w:color="auto"/>
            </w:tcBorders>
          </w:tcPr>
          <w:p w14:paraId="3A43370D" w14:textId="77777777" w:rsidR="0027662D" w:rsidRDefault="0027662D" w:rsidP="0027662D">
            <w:pPr>
              <w:rPr>
                <w:b/>
                <w:bCs/>
                <w:iCs/>
              </w:rPr>
            </w:pPr>
            <w:r>
              <w:rPr>
                <w:b/>
                <w:bCs/>
                <w:iCs/>
              </w:rPr>
              <w:t>95% CI</w:t>
            </w:r>
          </w:p>
        </w:tc>
        <w:tc>
          <w:tcPr>
            <w:tcW w:w="813" w:type="dxa"/>
            <w:tcBorders>
              <w:top w:val="single" w:sz="4" w:space="0" w:color="auto"/>
              <w:bottom w:val="single" w:sz="4" w:space="0" w:color="auto"/>
            </w:tcBorders>
          </w:tcPr>
          <w:p w14:paraId="3FA3CCCF" w14:textId="77777777" w:rsidR="0027662D" w:rsidRDefault="0027662D" w:rsidP="0027662D">
            <w:pPr>
              <w:rPr>
                <w:b/>
                <w:bCs/>
                <w:iCs/>
              </w:rPr>
            </w:pPr>
            <w:r>
              <w:rPr>
                <w:b/>
                <w:bCs/>
                <w:iCs/>
              </w:rPr>
              <w:t>OR</w:t>
            </w:r>
          </w:p>
        </w:tc>
        <w:tc>
          <w:tcPr>
            <w:tcW w:w="1664" w:type="dxa"/>
            <w:tcBorders>
              <w:top w:val="single" w:sz="4" w:space="0" w:color="auto"/>
              <w:bottom w:val="single" w:sz="4" w:space="0" w:color="auto"/>
            </w:tcBorders>
          </w:tcPr>
          <w:p w14:paraId="09F4E7EF" w14:textId="77777777" w:rsidR="0027662D" w:rsidRDefault="0027662D" w:rsidP="0027662D">
            <w:pPr>
              <w:rPr>
                <w:b/>
                <w:bCs/>
                <w:iCs/>
              </w:rPr>
            </w:pPr>
            <w:r>
              <w:rPr>
                <w:b/>
                <w:bCs/>
                <w:iCs/>
              </w:rPr>
              <w:t>95% CI</w:t>
            </w:r>
          </w:p>
        </w:tc>
        <w:tc>
          <w:tcPr>
            <w:tcW w:w="925" w:type="dxa"/>
            <w:tcBorders>
              <w:top w:val="single" w:sz="4" w:space="0" w:color="auto"/>
              <w:bottom w:val="single" w:sz="4" w:space="0" w:color="auto"/>
            </w:tcBorders>
          </w:tcPr>
          <w:p w14:paraId="13728149" w14:textId="77777777" w:rsidR="0027662D" w:rsidRDefault="0027662D" w:rsidP="0027662D">
            <w:pPr>
              <w:rPr>
                <w:b/>
                <w:bCs/>
                <w:iCs/>
              </w:rPr>
            </w:pPr>
            <w:r>
              <w:rPr>
                <w:b/>
                <w:bCs/>
                <w:iCs/>
              </w:rPr>
              <w:t>OR</w:t>
            </w:r>
          </w:p>
        </w:tc>
        <w:tc>
          <w:tcPr>
            <w:tcW w:w="1467" w:type="dxa"/>
            <w:tcBorders>
              <w:top w:val="single" w:sz="4" w:space="0" w:color="auto"/>
              <w:bottom w:val="single" w:sz="4" w:space="0" w:color="auto"/>
            </w:tcBorders>
          </w:tcPr>
          <w:p w14:paraId="2AD68F9C" w14:textId="77777777" w:rsidR="0027662D" w:rsidRDefault="0027662D" w:rsidP="0027662D">
            <w:pPr>
              <w:rPr>
                <w:b/>
                <w:bCs/>
                <w:iCs/>
              </w:rPr>
            </w:pPr>
            <w:r>
              <w:rPr>
                <w:b/>
                <w:bCs/>
                <w:iCs/>
              </w:rPr>
              <w:t>95% CI</w:t>
            </w:r>
          </w:p>
        </w:tc>
      </w:tr>
      <w:tr w:rsidR="0027662D" w14:paraId="4E35E3FE" w14:textId="77777777" w:rsidTr="00F936B3">
        <w:tc>
          <w:tcPr>
            <w:tcW w:w="2410" w:type="dxa"/>
          </w:tcPr>
          <w:p w14:paraId="0E5FC0C5" w14:textId="77777777" w:rsidR="0027662D" w:rsidRPr="003D74D4" w:rsidRDefault="0027662D" w:rsidP="0027662D">
            <w:pPr>
              <w:rPr>
                <w:iCs/>
              </w:rPr>
            </w:pPr>
            <w:r w:rsidRPr="003D74D4">
              <w:rPr>
                <w:iCs/>
              </w:rPr>
              <w:t xml:space="preserve">Treatment </w:t>
            </w:r>
            <w:r>
              <w:rPr>
                <w:iCs/>
              </w:rPr>
              <w:t>group</w:t>
            </w:r>
          </w:p>
        </w:tc>
        <w:tc>
          <w:tcPr>
            <w:tcW w:w="1632" w:type="dxa"/>
          </w:tcPr>
          <w:p w14:paraId="0A731020" w14:textId="77777777" w:rsidR="0027662D" w:rsidRPr="003D74D4" w:rsidRDefault="0027662D" w:rsidP="0027662D">
            <w:pPr>
              <w:rPr>
                <w:iCs/>
              </w:rPr>
            </w:pPr>
            <w:r w:rsidRPr="003D74D4">
              <w:rPr>
                <w:iCs/>
              </w:rPr>
              <w:t>Co</w:t>
            </w:r>
            <w:r>
              <w:rPr>
                <w:iCs/>
              </w:rPr>
              <w:t>ppergel</w:t>
            </w:r>
          </w:p>
        </w:tc>
        <w:tc>
          <w:tcPr>
            <w:tcW w:w="756" w:type="dxa"/>
          </w:tcPr>
          <w:p w14:paraId="7B3E44D5" w14:textId="77777777" w:rsidR="0027662D" w:rsidRDefault="0027662D" w:rsidP="0027662D">
            <w:pPr>
              <w:rPr>
                <w:iCs/>
              </w:rPr>
            </w:pPr>
            <w:r>
              <w:rPr>
                <w:iCs/>
              </w:rPr>
              <w:t>1</w:t>
            </w:r>
          </w:p>
        </w:tc>
        <w:tc>
          <w:tcPr>
            <w:tcW w:w="1723" w:type="dxa"/>
          </w:tcPr>
          <w:p w14:paraId="1EE39BD6" w14:textId="77777777" w:rsidR="0027662D" w:rsidRDefault="0027662D" w:rsidP="0027662D">
            <w:pPr>
              <w:rPr>
                <w:iCs/>
              </w:rPr>
            </w:pPr>
            <w:r>
              <w:rPr>
                <w:iCs/>
              </w:rPr>
              <w:t>referent</w:t>
            </w:r>
          </w:p>
        </w:tc>
        <w:tc>
          <w:tcPr>
            <w:tcW w:w="813" w:type="dxa"/>
          </w:tcPr>
          <w:p w14:paraId="1CDE2F58" w14:textId="77777777" w:rsidR="0027662D" w:rsidRPr="003D74D4" w:rsidRDefault="0027662D" w:rsidP="0027662D">
            <w:pPr>
              <w:rPr>
                <w:iCs/>
              </w:rPr>
            </w:pPr>
            <w:r>
              <w:rPr>
                <w:iCs/>
              </w:rPr>
              <w:t>0.25</w:t>
            </w:r>
          </w:p>
        </w:tc>
        <w:tc>
          <w:tcPr>
            <w:tcW w:w="1664" w:type="dxa"/>
          </w:tcPr>
          <w:p w14:paraId="12CB0B34" w14:textId="77777777" w:rsidR="0027662D" w:rsidRPr="003D74D4" w:rsidRDefault="0027662D" w:rsidP="0027662D">
            <w:pPr>
              <w:rPr>
                <w:iCs/>
              </w:rPr>
            </w:pPr>
            <w:r>
              <w:rPr>
                <w:iCs/>
              </w:rPr>
              <w:t>referent</w:t>
            </w:r>
          </w:p>
        </w:tc>
        <w:tc>
          <w:tcPr>
            <w:tcW w:w="925" w:type="dxa"/>
          </w:tcPr>
          <w:p w14:paraId="12798144" w14:textId="77777777" w:rsidR="0027662D" w:rsidRPr="003D74D4" w:rsidRDefault="0027662D" w:rsidP="0027662D">
            <w:pPr>
              <w:rPr>
                <w:iCs/>
              </w:rPr>
            </w:pPr>
            <w:r>
              <w:rPr>
                <w:iCs/>
              </w:rPr>
              <w:t>8.08</w:t>
            </w:r>
          </w:p>
        </w:tc>
        <w:tc>
          <w:tcPr>
            <w:tcW w:w="1467" w:type="dxa"/>
          </w:tcPr>
          <w:p w14:paraId="5A60CA18" w14:textId="77777777" w:rsidR="0027662D" w:rsidRPr="003D74D4" w:rsidRDefault="0027662D" w:rsidP="0027662D">
            <w:pPr>
              <w:rPr>
                <w:iCs/>
              </w:rPr>
            </w:pPr>
            <w:r>
              <w:rPr>
                <w:iCs/>
              </w:rPr>
              <w:t>referent</w:t>
            </w:r>
          </w:p>
        </w:tc>
      </w:tr>
      <w:tr w:rsidR="0027662D" w14:paraId="1A8347AD" w14:textId="77777777" w:rsidTr="00F936B3">
        <w:tc>
          <w:tcPr>
            <w:tcW w:w="2410" w:type="dxa"/>
          </w:tcPr>
          <w:p w14:paraId="047868FC" w14:textId="77777777" w:rsidR="0027662D" w:rsidRPr="003D74D4" w:rsidRDefault="0027662D" w:rsidP="0027662D">
            <w:pPr>
              <w:rPr>
                <w:iCs/>
              </w:rPr>
            </w:pPr>
          </w:p>
        </w:tc>
        <w:tc>
          <w:tcPr>
            <w:tcW w:w="1632" w:type="dxa"/>
          </w:tcPr>
          <w:p w14:paraId="1A6039A1" w14:textId="77777777" w:rsidR="0027662D" w:rsidRPr="003D74D4" w:rsidRDefault="0027662D" w:rsidP="0027662D">
            <w:pPr>
              <w:spacing w:after="120"/>
              <w:rPr>
                <w:iCs/>
              </w:rPr>
            </w:pPr>
            <w:r>
              <w:rPr>
                <w:iCs/>
              </w:rPr>
              <w:t>Alginogel</w:t>
            </w:r>
          </w:p>
        </w:tc>
        <w:tc>
          <w:tcPr>
            <w:tcW w:w="756" w:type="dxa"/>
          </w:tcPr>
          <w:p w14:paraId="788FA429" w14:textId="77777777" w:rsidR="0027662D" w:rsidRDefault="0027662D" w:rsidP="0027662D">
            <w:pPr>
              <w:rPr>
                <w:iCs/>
              </w:rPr>
            </w:pPr>
            <w:r>
              <w:rPr>
                <w:iCs/>
              </w:rPr>
              <w:t>0.03</w:t>
            </w:r>
          </w:p>
        </w:tc>
        <w:tc>
          <w:tcPr>
            <w:tcW w:w="1723" w:type="dxa"/>
          </w:tcPr>
          <w:p w14:paraId="3999AE75" w14:textId="77777777" w:rsidR="0027662D" w:rsidRDefault="0027662D" w:rsidP="0027662D">
            <w:pPr>
              <w:rPr>
                <w:iCs/>
              </w:rPr>
            </w:pPr>
            <w:r>
              <w:rPr>
                <w:iCs/>
              </w:rPr>
              <w:t>0.01 – 0.06</w:t>
            </w:r>
          </w:p>
        </w:tc>
        <w:tc>
          <w:tcPr>
            <w:tcW w:w="813" w:type="dxa"/>
          </w:tcPr>
          <w:p w14:paraId="57C69831" w14:textId="77777777" w:rsidR="0027662D" w:rsidRPr="003D74D4" w:rsidRDefault="0027662D" w:rsidP="0027662D">
            <w:pPr>
              <w:rPr>
                <w:iCs/>
              </w:rPr>
            </w:pPr>
            <w:r>
              <w:rPr>
                <w:iCs/>
              </w:rPr>
              <w:t>6.84</w:t>
            </w:r>
          </w:p>
        </w:tc>
        <w:tc>
          <w:tcPr>
            <w:tcW w:w="1664" w:type="dxa"/>
          </w:tcPr>
          <w:p w14:paraId="78C979E5" w14:textId="77777777" w:rsidR="0027662D" w:rsidRPr="003D74D4" w:rsidRDefault="0027662D" w:rsidP="0027662D">
            <w:pPr>
              <w:rPr>
                <w:iCs/>
              </w:rPr>
            </w:pPr>
            <w:r>
              <w:rPr>
                <w:iCs/>
              </w:rPr>
              <w:t>3.74 – 12.92</w:t>
            </w:r>
          </w:p>
        </w:tc>
        <w:tc>
          <w:tcPr>
            <w:tcW w:w="925" w:type="dxa"/>
          </w:tcPr>
          <w:p w14:paraId="64564E2F" w14:textId="77777777" w:rsidR="0027662D" w:rsidRDefault="0027662D" w:rsidP="0027662D">
            <w:pPr>
              <w:rPr>
                <w:iCs/>
              </w:rPr>
            </w:pPr>
            <w:r>
              <w:rPr>
                <w:iCs/>
              </w:rPr>
              <w:t>0.31</w:t>
            </w:r>
          </w:p>
        </w:tc>
        <w:tc>
          <w:tcPr>
            <w:tcW w:w="1467" w:type="dxa"/>
          </w:tcPr>
          <w:p w14:paraId="5E0254FD" w14:textId="77777777" w:rsidR="0027662D" w:rsidRDefault="0027662D" w:rsidP="0027662D">
            <w:pPr>
              <w:rPr>
                <w:iCs/>
              </w:rPr>
            </w:pPr>
            <w:r>
              <w:rPr>
                <w:iCs/>
              </w:rPr>
              <w:t>0.14 – 0.63</w:t>
            </w:r>
          </w:p>
        </w:tc>
      </w:tr>
      <w:tr w:rsidR="0027662D" w14:paraId="5C9CD3DB" w14:textId="77777777" w:rsidTr="00F936B3">
        <w:tc>
          <w:tcPr>
            <w:tcW w:w="2410" w:type="dxa"/>
          </w:tcPr>
          <w:p w14:paraId="3961828D" w14:textId="77777777" w:rsidR="0027662D" w:rsidRPr="003D74D4" w:rsidRDefault="0027662D" w:rsidP="0027662D">
            <w:pPr>
              <w:rPr>
                <w:iCs/>
              </w:rPr>
            </w:pPr>
            <w:r>
              <w:rPr>
                <w:iCs/>
              </w:rPr>
              <w:t xml:space="preserve">M-score on day 0 </w:t>
            </w:r>
          </w:p>
        </w:tc>
        <w:tc>
          <w:tcPr>
            <w:tcW w:w="1632" w:type="dxa"/>
          </w:tcPr>
          <w:p w14:paraId="6CDA38BB" w14:textId="77777777" w:rsidR="0027662D" w:rsidRPr="003D74D4" w:rsidRDefault="0027662D" w:rsidP="0027662D">
            <w:pPr>
              <w:rPr>
                <w:iCs/>
              </w:rPr>
            </w:pPr>
            <w:r>
              <w:rPr>
                <w:iCs/>
              </w:rPr>
              <w:t>M1</w:t>
            </w:r>
          </w:p>
        </w:tc>
        <w:tc>
          <w:tcPr>
            <w:tcW w:w="756" w:type="dxa"/>
          </w:tcPr>
          <w:p w14:paraId="0ABF5227" w14:textId="77777777" w:rsidR="0027662D" w:rsidRDefault="0027662D" w:rsidP="0027662D">
            <w:pPr>
              <w:rPr>
                <w:iCs/>
              </w:rPr>
            </w:pPr>
            <w:r>
              <w:rPr>
                <w:iCs/>
              </w:rPr>
              <w:t>1</w:t>
            </w:r>
          </w:p>
        </w:tc>
        <w:tc>
          <w:tcPr>
            <w:tcW w:w="1723" w:type="dxa"/>
          </w:tcPr>
          <w:p w14:paraId="68BF4B27" w14:textId="77777777" w:rsidR="0027662D" w:rsidRDefault="0027662D" w:rsidP="0027662D">
            <w:pPr>
              <w:rPr>
                <w:iCs/>
              </w:rPr>
            </w:pPr>
            <w:r>
              <w:rPr>
                <w:iCs/>
              </w:rPr>
              <w:t>referent</w:t>
            </w:r>
          </w:p>
        </w:tc>
        <w:tc>
          <w:tcPr>
            <w:tcW w:w="813" w:type="dxa"/>
          </w:tcPr>
          <w:p w14:paraId="0DB2FEB9" w14:textId="77777777" w:rsidR="0027662D" w:rsidRPr="003D74D4" w:rsidRDefault="0027662D" w:rsidP="0027662D">
            <w:pPr>
              <w:rPr>
                <w:iCs/>
              </w:rPr>
            </w:pPr>
            <w:r>
              <w:rPr>
                <w:iCs/>
              </w:rPr>
              <w:t>0.62</w:t>
            </w:r>
          </w:p>
        </w:tc>
        <w:tc>
          <w:tcPr>
            <w:tcW w:w="1664" w:type="dxa"/>
          </w:tcPr>
          <w:p w14:paraId="26E2B3BC" w14:textId="77777777" w:rsidR="0027662D" w:rsidRPr="003D74D4" w:rsidRDefault="0027662D" w:rsidP="0027662D">
            <w:pPr>
              <w:rPr>
                <w:iCs/>
              </w:rPr>
            </w:pPr>
            <w:r>
              <w:rPr>
                <w:iCs/>
              </w:rPr>
              <w:t>referent</w:t>
            </w:r>
          </w:p>
        </w:tc>
        <w:tc>
          <w:tcPr>
            <w:tcW w:w="925" w:type="dxa"/>
          </w:tcPr>
          <w:p w14:paraId="6215F36F" w14:textId="77777777" w:rsidR="0027662D" w:rsidRPr="003D74D4" w:rsidRDefault="0027662D" w:rsidP="0027662D">
            <w:pPr>
              <w:rPr>
                <w:iCs/>
              </w:rPr>
            </w:pPr>
            <w:r>
              <w:rPr>
                <w:iCs/>
              </w:rPr>
              <w:t>2.50</w:t>
            </w:r>
          </w:p>
        </w:tc>
        <w:tc>
          <w:tcPr>
            <w:tcW w:w="1467" w:type="dxa"/>
          </w:tcPr>
          <w:p w14:paraId="7F28D5BE" w14:textId="77777777" w:rsidR="0027662D" w:rsidRPr="003D74D4" w:rsidRDefault="0027662D" w:rsidP="0027662D">
            <w:pPr>
              <w:rPr>
                <w:iCs/>
              </w:rPr>
            </w:pPr>
            <w:r>
              <w:rPr>
                <w:iCs/>
              </w:rPr>
              <w:t>referent</w:t>
            </w:r>
          </w:p>
        </w:tc>
      </w:tr>
      <w:tr w:rsidR="0027662D" w14:paraId="4A564A20" w14:textId="77777777" w:rsidTr="00F936B3">
        <w:tc>
          <w:tcPr>
            <w:tcW w:w="2410" w:type="dxa"/>
          </w:tcPr>
          <w:p w14:paraId="07785FE3" w14:textId="77777777" w:rsidR="0027662D" w:rsidRPr="003D74D4" w:rsidRDefault="0027662D" w:rsidP="0027662D">
            <w:pPr>
              <w:rPr>
                <w:iCs/>
              </w:rPr>
            </w:pPr>
          </w:p>
        </w:tc>
        <w:tc>
          <w:tcPr>
            <w:tcW w:w="1632" w:type="dxa"/>
          </w:tcPr>
          <w:p w14:paraId="30034D73" w14:textId="77777777" w:rsidR="0027662D" w:rsidRPr="003D74D4" w:rsidRDefault="0027662D" w:rsidP="0027662D">
            <w:pPr>
              <w:rPr>
                <w:iCs/>
              </w:rPr>
            </w:pPr>
            <w:r>
              <w:rPr>
                <w:iCs/>
              </w:rPr>
              <w:t>M2</w:t>
            </w:r>
          </w:p>
        </w:tc>
        <w:tc>
          <w:tcPr>
            <w:tcW w:w="756" w:type="dxa"/>
          </w:tcPr>
          <w:p w14:paraId="09BF0148" w14:textId="77777777" w:rsidR="0027662D" w:rsidRDefault="0027662D" w:rsidP="0027662D">
            <w:pPr>
              <w:rPr>
                <w:iCs/>
              </w:rPr>
            </w:pPr>
            <w:r>
              <w:rPr>
                <w:iCs/>
              </w:rPr>
              <w:t>0.87</w:t>
            </w:r>
          </w:p>
        </w:tc>
        <w:tc>
          <w:tcPr>
            <w:tcW w:w="1723" w:type="dxa"/>
          </w:tcPr>
          <w:p w14:paraId="7FA0EC16" w14:textId="77777777" w:rsidR="0027662D" w:rsidRDefault="0027662D" w:rsidP="0027662D">
            <w:pPr>
              <w:rPr>
                <w:iCs/>
              </w:rPr>
            </w:pPr>
            <w:r>
              <w:rPr>
                <w:iCs/>
              </w:rPr>
              <w:t>0.43 – 1.74</w:t>
            </w:r>
          </w:p>
        </w:tc>
        <w:tc>
          <w:tcPr>
            <w:tcW w:w="813" w:type="dxa"/>
          </w:tcPr>
          <w:p w14:paraId="5B8E0C64" w14:textId="77777777" w:rsidR="0027662D" w:rsidRPr="003D74D4" w:rsidRDefault="0027662D" w:rsidP="0027662D">
            <w:pPr>
              <w:rPr>
                <w:iCs/>
              </w:rPr>
            </w:pPr>
            <w:r>
              <w:rPr>
                <w:iCs/>
              </w:rPr>
              <w:t>1.14</w:t>
            </w:r>
          </w:p>
        </w:tc>
        <w:tc>
          <w:tcPr>
            <w:tcW w:w="1664" w:type="dxa"/>
          </w:tcPr>
          <w:p w14:paraId="737E30AA" w14:textId="77777777" w:rsidR="0027662D" w:rsidRPr="003D74D4" w:rsidRDefault="0027662D" w:rsidP="0027662D">
            <w:pPr>
              <w:rPr>
                <w:iCs/>
              </w:rPr>
            </w:pPr>
            <w:r>
              <w:rPr>
                <w:iCs/>
              </w:rPr>
              <w:t>0.57 – 2.34</w:t>
            </w:r>
          </w:p>
        </w:tc>
        <w:tc>
          <w:tcPr>
            <w:tcW w:w="925" w:type="dxa"/>
          </w:tcPr>
          <w:p w14:paraId="4B1DEFE1" w14:textId="77777777" w:rsidR="0027662D" w:rsidRPr="003D74D4" w:rsidRDefault="0027662D" w:rsidP="0027662D">
            <w:pPr>
              <w:rPr>
                <w:iCs/>
              </w:rPr>
            </w:pPr>
            <w:r>
              <w:rPr>
                <w:iCs/>
              </w:rPr>
              <w:t>1.88</w:t>
            </w:r>
          </w:p>
        </w:tc>
        <w:tc>
          <w:tcPr>
            <w:tcW w:w="1467" w:type="dxa"/>
          </w:tcPr>
          <w:p w14:paraId="568869F9" w14:textId="77777777" w:rsidR="0027662D" w:rsidRPr="003D74D4" w:rsidRDefault="0027662D" w:rsidP="0027662D">
            <w:pPr>
              <w:rPr>
                <w:iCs/>
              </w:rPr>
            </w:pPr>
            <w:r>
              <w:rPr>
                <w:iCs/>
              </w:rPr>
              <w:t>0.83 – 4.09</w:t>
            </w:r>
          </w:p>
        </w:tc>
      </w:tr>
      <w:tr w:rsidR="0027662D" w14:paraId="5FAA602F" w14:textId="77777777" w:rsidTr="00F936B3">
        <w:tc>
          <w:tcPr>
            <w:tcW w:w="2410" w:type="dxa"/>
          </w:tcPr>
          <w:p w14:paraId="6B669134" w14:textId="77777777" w:rsidR="0027662D" w:rsidRPr="003D74D4" w:rsidRDefault="0027662D" w:rsidP="0027662D">
            <w:pPr>
              <w:rPr>
                <w:iCs/>
              </w:rPr>
            </w:pPr>
          </w:p>
        </w:tc>
        <w:tc>
          <w:tcPr>
            <w:tcW w:w="1632" w:type="dxa"/>
          </w:tcPr>
          <w:p w14:paraId="58DD6117" w14:textId="77777777" w:rsidR="0027662D" w:rsidRPr="003D74D4" w:rsidRDefault="0027662D" w:rsidP="0027662D">
            <w:pPr>
              <w:spacing w:after="120"/>
              <w:rPr>
                <w:iCs/>
              </w:rPr>
            </w:pPr>
            <w:r>
              <w:rPr>
                <w:iCs/>
              </w:rPr>
              <w:t>M4.1</w:t>
            </w:r>
          </w:p>
        </w:tc>
        <w:tc>
          <w:tcPr>
            <w:tcW w:w="756" w:type="dxa"/>
          </w:tcPr>
          <w:p w14:paraId="3FE28A18" w14:textId="77777777" w:rsidR="0027662D" w:rsidRDefault="0027662D" w:rsidP="0027662D">
            <w:pPr>
              <w:rPr>
                <w:iCs/>
              </w:rPr>
            </w:pPr>
            <w:r>
              <w:rPr>
                <w:iCs/>
              </w:rPr>
              <w:t>2.37</w:t>
            </w:r>
          </w:p>
        </w:tc>
        <w:tc>
          <w:tcPr>
            <w:tcW w:w="1723" w:type="dxa"/>
          </w:tcPr>
          <w:p w14:paraId="70D89348" w14:textId="77777777" w:rsidR="0027662D" w:rsidRDefault="0027662D" w:rsidP="0027662D">
            <w:pPr>
              <w:rPr>
                <w:iCs/>
              </w:rPr>
            </w:pPr>
            <w:r>
              <w:rPr>
                <w:iCs/>
              </w:rPr>
              <w:t>0.72 – 9.39</w:t>
            </w:r>
          </w:p>
        </w:tc>
        <w:tc>
          <w:tcPr>
            <w:tcW w:w="813" w:type="dxa"/>
          </w:tcPr>
          <w:p w14:paraId="3F9725D2" w14:textId="77777777" w:rsidR="0027662D" w:rsidRPr="003D74D4" w:rsidRDefault="0027662D" w:rsidP="0027662D">
            <w:pPr>
              <w:rPr>
                <w:iCs/>
              </w:rPr>
            </w:pPr>
            <w:r>
              <w:rPr>
                <w:iCs/>
              </w:rPr>
              <w:t>1.33</w:t>
            </w:r>
          </w:p>
        </w:tc>
        <w:tc>
          <w:tcPr>
            <w:tcW w:w="1664" w:type="dxa"/>
          </w:tcPr>
          <w:p w14:paraId="2492BC16" w14:textId="77777777" w:rsidR="0027662D" w:rsidRPr="003D74D4" w:rsidRDefault="0027662D" w:rsidP="0027662D">
            <w:pPr>
              <w:rPr>
                <w:iCs/>
              </w:rPr>
            </w:pPr>
            <w:r>
              <w:rPr>
                <w:iCs/>
              </w:rPr>
              <w:t>0.45 – 3.93</w:t>
            </w:r>
          </w:p>
        </w:tc>
        <w:tc>
          <w:tcPr>
            <w:tcW w:w="925" w:type="dxa"/>
          </w:tcPr>
          <w:p w14:paraId="2C4666D1" w14:textId="77777777" w:rsidR="0027662D" w:rsidRPr="003D74D4" w:rsidRDefault="0027662D" w:rsidP="0027662D">
            <w:pPr>
              <w:rPr>
                <w:iCs/>
              </w:rPr>
            </w:pPr>
            <w:r>
              <w:rPr>
                <w:iCs/>
              </w:rPr>
              <w:t>2.27</w:t>
            </w:r>
          </w:p>
        </w:tc>
        <w:tc>
          <w:tcPr>
            <w:tcW w:w="1467" w:type="dxa"/>
          </w:tcPr>
          <w:p w14:paraId="23E33D10" w14:textId="77777777" w:rsidR="0027662D" w:rsidRPr="003D74D4" w:rsidRDefault="0027662D" w:rsidP="0027662D">
            <w:pPr>
              <w:rPr>
                <w:iCs/>
              </w:rPr>
            </w:pPr>
            <w:r>
              <w:rPr>
                <w:iCs/>
              </w:rPr>
              <w:t>0.61 – 10.97</w:t>
            </w:r>
          </w:p>
        </w:tc>
      </w:tr>
      <w:tr w:rsidR="0027662D" w14:paraId="3C31BEFA" w14:textId="77777777" w:rsidTr="00F936B3">
        <w:tc>
          <w:tcPr>
            <w:tcW w:w="2410" w:type="dxa"/>
          </w:tcPr>
          <w:p w14:paraId="2638CEF5" w14:textId="77777777" w:rsidR="0027662D" w:rsidRPr="003D74D4" w:rsidRDefault="0027662D" w:rsidP="0027662D">
            <w:pPr>
              <w:rPr>
                <w:iCs/>
              </w:rPr>
            </w:pPr>
            <w:r>
              <w:rPr>
                <w:iCs/>
              </w:rPr>
              <w:t>Period under bandage</w:t>
            </w:r>
          </w:p>
        </w:tc>
        <w:tc>
          <w:tcPr>
            <w:tcW w:w="1632" w:type="dxa"/>
          </w:tcPr>
          <w:p w14:paraId="6C684559" w14:textId="77777777" w:rsidR="0027662D" w:rsidRPr="003D74D4" w:rsidRDefault="0027662D" w:rsidP="0027662D">
            <w:pPr>
              <w:rPr>
                <w:iCs/>
              </w:rPr>
            </w:pPr>
            <w:r>
              <w:rPr>
                <w:iCs/>
              </w:rPr>
              <w:t>10 days</w:t>
            </w:r>
          </w:p>
        </w:tc>
        <w:tc>
          <w:tcPr>
            <w:tcW w:w="756" w:type="dxa"/>
          </w:tcPr>
          <w:p w14:paraId="773957F2" w14:textId="77777777" w:rsidR="0027662D" w:rsidRDefault="0027662D" w:rsidP="0027662D">
            <w:pPr>
              <w:rPr>
                <w:iCs/>
              </w:rPr>
            </w:pPr>
            <w:r>
              <w:rPr>
                <w:iCs/>
              </w:rPr>
              <w:t>1</w:t>
            </w:r>
          </w:p>
        </w:tc>
        <w:tc>
          <w:tcPr>
            <w:tcW w:w="1723" w:type="dxa"/>
          </w:tcPr>
          <w:p w14:paraId="6DEFDF6A" w14:textId="77777777" w:rsidR="0027662D" w:rsidRDefault="0027662D" w:rsidP="0027662D">
            <w:pPr>
              <w:rPr>
                <w:iCs/>
              </w:rPr>
            </w:pPr>
            <w:r>
              <w:rPr>
                <w:iCs/>
              </w:rPr>
              <w:t>referent</w:t>
            </w:r>
          </w:p>
        </w:tc>
        <w:tc>
          <w:tcPr>
            <w:tcW w:w="813" w:type="dxa"/>
          </w:tcPr>
          <w:p w14:paraId="265AD321" w14:textId="77777777" w:rsidR="0027662D" w:rsidRDefault="0027662D" w:rsidP="0027662D">
            <w:pPr>
              <w:rPr>
                <w:iCs/>
              </w:rPr>
            </w:pPr>
            <w:r>
              <w:rPr>
                <w:iCs/>
              </w:rPr>
              <w:t>1.20</w:t>
            </w:r>
          </w:p>
        </w:tc>
        <w:tc>
          <w:tcPr>
            <w:tcW w:w="1664" w:type="dxa"/>
          </w:tcPr>
          <w:p w14:paraId="056268F1" w14:textId="77777777" w:rsidR="0027662D" w:rsidRDefault="0027662D" w:rsidP="0027662D">
            <w:pPr>
              <w:rPr>
                <w:iCs/>
              </w:rPr>
            </w:pPr>
            <w:r>
              <w:rPr>
                <w:iCs/>
              </w:rPr>
              <w:t>referent</w:t>
            </w:r>
          </w:p>
        </w:tc>
        <w:tc>
          <w:tcPr>
            <w:tcW w:w="925" w:type="dxa"/>
          </w:tcPr>
          <w:p w14:paraId="2B6091C3" w14:textId="77777777" w:rsidR="0027662D" w:rsidRPr="003D74D4" w:rsidRDefault="0027662D" w:rsidP="0027662D">
            <w:pPr>
              <w:rPr>
                <w:iCs/>
              </w:rPr>
            </w:pPr>
            <w:r>
              <w:rPr>
                <w:iCs/>
              </w:rPr>
              <w:t>3.41</w:t>
            </w:r>
          </w:p>
        </w:tc>
        <w:tc>
          <w:tcPr>
            <w:tcW w:w="1467" w:type="dxa"/>
          </w:tcPr>
          <w:p w14:paraId="32C49FC3" w14:textId="77777777" w:rsidR="0027662D" w:rsidRPr="003D74D4" w:rsidRDefault="0027662D" w:rsidP="0027662D">
            <w:pPr>
              <w:rPr>
                <w:iCs/>
              </w:rPr>
            </w:pPr>
            <w:r>
              <w:rPr>
                <w:iCs/>
              </w:rPr>
              <w:t>referent</w:t>
            </w:r>
          </w:p>
        </w:tc>
      </w:tr>
      <w:tr w:rsidR="0027662D" w14:paraId="6725F696" w14:textId="77777777" w:rsidTr="00F936B3">
        <w:tc>
          <w:tcPr>
            <w:tcW w:w="2410" w:type="dxa"/>
          </w:tcPr>
          <w:p w14:paraId="5B784D11" w14:textId="77777777" w:rsidR="0027662D" w:rsidRPr="003D74D4" w:rsidRDefault="0027662D" w:rsidP="0027662D">
            <w:pPr>
              <w:rPr>
                <w:iCs/>
              </w:rPr>
            </w:pPr>
          </w:p>
        </w:tc>
        <w:tc>
          <w:tcPr>
            <w:tcW w:w="1632" w:type="dxa"/>
          </w:tcPr>
          <w:p w14:paraId="3131739F" w14:textId="77777777" w:rsidR="0027662D" w:rsidRPr="003D74D4" w:rsidRDefault="0027662D" w:rsidP="0027662D">
            <w:pPr>
              <w:spacing w:after="120"/>
              <w:rPr>
                <w:iCs/>
              </w:rPr>
            </w:pPr>
            <w:r>
              <w:rPr>
                <w:iCs/>
              </w:rPr>
              <w:t>7 days</w:t>
            </w:r>
          </w:p>
        </w:tc>
        <w:tc>
          <w:tcPr>
            <w:tcW w:w="756" w:type="dxa"/>
          </w:tcPr>
          <w:p w14:paraId="512D6A8F" w14:textId="77777777" w:rsidR="0027662D" w:rsidRDefault="0027662D" w:rsidP="0027662D">
            <w:pPr>
              <w:rPr>
                <w:iCs/>
              </w:rPr>
            </w:pPr>
            <w:r>
              <w:rPr>
                <w:iCs/>
              </w:rPr>
              <w:t>40.29</w:t>
            </w:r>
          </w:p>
        </w:tc>
        <w:tc>
          <w:tcPr>
            <w:tcW w:w="1723" w:type="dxa"/>
          </w:tcPr>
          <w:p w14:paraId="565DDAF2" w14:textId="77777777" w:rsidR="0027662D" w:rsidRDefault="0027662D" w:rsidP="0027662D">
            <w:pPr>
              <w:rPr>
                <w:iCs/>
              </w:rPr>
            </w:pPr>
            <w:r>
              <w:rPr>
                <w:iCs/>
              </w:rPr>
              <w:t>15.49 – 138.47</w:t>
            </w:r>
          </w:p>
        </w:tc>
        <w:tc>
          <w:tcPr>
            <w:tcW w:w="813" w:type="dxa"/>
          </w:tcPr>
          <w:p w14:paraId="69A55E70" w14:textId="77777777" w:rsidR="0027662D" w:rsidRDefault="0027662D" w:rsidP="0027662D">
            <w:pPr>
              <w:rPr>
                <w:iCs/>
              </w:rPr>
            </w:pPr>
            <w:r>
              <w:rPr>
                <w:iCs/>
              </w:rPr>
              <w:t>0.25</w:t>
            </w:r>
          </w:p>
        </w:tc>
        <w:tc>
          <w:tcPr>
            <w:tcW w:w="1664" w:type="dxa"/>
          </w:tcPr>
          <w:p w14:paraId="0824D771" w14:textId="77777777" w:rsidR="0027662D" w:rsidRDefault="0027662D" w:rsidP="0027662D">
            <w:pPr>
              <w:rPr>
                <w:iCs/>
              </w:rPr>
            </w:pPr>
            <w:r>
              <w:rPr>
                <w:iCs/>
              </w:rPr>
              <w:t>0.13 – 0.45</w:t>
            </w:r>
          </w:p>
        </w:tc>
        <w:tc>
          <w:tcPr>
            <w:tcW w:w="925" w:type="dxa"/>
          </w:tcPr>
          <w:p w14:paraId="0869BAFC" w14:textId="77777777" w:rsidR="0027662D" w:rsidRDefault="0027662D" w:rsidP="0027662D">
            <w:pPr>
              <w:rPr>
                <w:iCs/>
              </w:rPr>
            </w:pPr>
            <w:r>
              <w:rPr>
                <w:iCs/>
              </w:rPr>
              <w:t>1.61</w:t>
            </w:r>
          </w:p>
        </w:tc>
        <w:tc>
          <w:tcPr>
            <w:tcW w:w="1467" w:type="dxa"/>
          </w:tcPr>
          <w:p w14:paraId="5B36FA1C" w14:textId="77777777" w:rsidR="0027662D" w:rsidRDefault="0027662D" w:rsidP="0027662D">
            <w:pPr>
              <w:rPr>
                <w:iCs/>
              </w:rPr>
            </w:pPr>
            <w:r>
              <w:rPr>
                <w:iCs/>
              </w:rPr>
              <w:t>0.80 – 3.37</w:t>
            </w:r>
          </w:p>
        </w:tc>
      </w:tr>
      <w:tr w:rsidR="0027662D" w14:paraId="306C8014" w14:textId="77777777" w:rsidTr="00F936B3">
        <w:tc>
          <w:tcPr>
            <w:tcW w:w="2410" w:type="dxa"/>
          </w:tcPr>
          <w:p w14:paraId="3671C058" w14:textId="77777777" w:rsidR="0027662D" w:rsidRDefault="0027662D" w:rsidP="0027662D">
            <w:pPr>
              <w:rPr>
                <w:iCs/>
              </w:rPr>
            </w:pPr>
            <w:r>
              <w:rPr>
                <w:iCs/>
              </w:rPr>
              <w:t>WHP0-3</w:t>
            </w:r>
          </w:p>
        </w:tc>
        <w:tc>
          <w:tcPr>
            <w:tcW w:w="1632" w:type="dxa"/>
          </w:tcPr>
          <w:p w14:paraId="44ECC05E" w14:textId="77777777" w:rsidR="0027662D" w:rsidRDefault="0027662D" w:rsidP="0027662D">
            <w:pPr>
              <w:rPr>
                <w:iCs/>
              </w:rPr>
            </w:pPr>
            <w:r>
              <w:rPr>
                <w:iCs/>
              </w:rPr>
              <w:t>Not improved</w:t>
            </w:r>
          </w:p>
        </w:tc>
        <w:tc>
          <w:tcPr>
            <w:tcW w:w="756" w:type="dxa"/>
          </w:tcPr>
          <w:p w14:paraId="499CAC2A" w14:textId="77777777" w:rsidR="0027662D" w:rsidRDefault="0027662D" w:rsidP="0027662D">
            <w:pPr>
              <w:rPr>
                <w:iCs/>
              </w:rPr>
            </w:pPr>
          </w:p>
        </w:tc>
        <w:tc>
          <w:tcPr>
            <w:tcW w:w="1723" w:type="dxa"/>
          </w:tcPr>
          <w:p w14:paraId="1A85B52E" w14:textId="77777777" w:rsidR="0027662D" w:rsidRDefault="0027662D" w:rsidP="0027662D">
            <w:pPr>
              <w:rPr>
                <w:iCs/>
              </w:rPr>
            </w:pPr>
          </w:p>
        </w:tc>
        <w:tc>
          <w:tcPr>
            <w:tcW w:w="813" w:type="dxa"/>
          </w:tcPr>
          <w:p w14:paraId="16846B19" w14:textId="77777777" w:rsidR="0027662D" w:rsidRDefault="0027662D" w:rsidP="0027662D">
            <w:pPr>
              <w:rPr>
                <w:iCs/>
              </w:rPr>
            </w:pPr>
            <w:r>
              <w:rPr>
                <w:iCs/>
              </w:rPr>
              <w:t>0.51</w:t>
            </w:r>
          </w:p>
        </w:tc>
        <w:tc>
          <w:tcPr>
            <w:tcW w:w="1664" w:type="dxa"/>
          </w:tcPr>
          <w:p w14:paraId="710D5933" w14:textId="77777777" w:rsidR="0027662D" w:rsidRDefault="0027662D" w:rsidP="0027662D">
            <w:pPr>
              <w:rPr>
                <w:iCs/>
              </w:rPr>
            </w:pPr>
            <w:r>
              <w:rPr>
                <w:iCs/>
              </w:rPr>
              <w:t>referent</w:t>
            </w:r>
          </w:p>
        </w:tc>
        <w:tc>
          <w:tcPr>
            <w:tcW w:w="925" w:type="dxa"/>
          </w:tcPr>
          <w:p w14:paraId="2823DF6E" w14:textId="77777777" w:rsidR="0027662D" w:rsidRDefault="0027662D" w:rsidP="0027662D">
            <w:pPr>
              <w:rPr>
                <w:iCs/>
              </w:rPr>
            </w:pPr>
            <w:r>
              <w:rPr>
                <w:iCs/>
              </w:rPr>
              <w:t>1.38</w:t>
            </w:r>
          </w:p>
        </w:tc>
        <w:tc>
          <w:tcPr>
            <w:tcW w:w="1467" w:type="dxa"/>
          </w:tcPr>
          <w:p w14:paraId="033F5A01" w14:textId="77777777" w:rsidR="0027662D" w:rsidRDefault="0027662D" w:rsidP="0027662D">
            <w:pPr>
              <w:rPr>
                <w:iCs/>
              </w:rPr>
            </w:pPr>
            <w:r>
              <w:rPr>
                <w:iCs/>
              </w:rPr>
              <w:t>referent</w:t>
            </w:r>
          </w:p>
        </w:tc>
      </w:tr>
      <w:tr w:rsidR="0027662D" w14:paraId="0EA33D7D" w14:textId="77777777" w:rsidTr="00F936B3">
        <w:tc>
          <w:tcPr>
            <w:tcW w:w="2410" w:type="dxa"/>
          </w:tcPr>
          <w:p w14:paraId="4D7A3D15" w14:textId="77777777" w:rsidR="0027662D" w:rsidRDefault="0027662D" w:rsidP="0027662D">
            <w:pPr>
              <w:rPr>
                <w:iCs/>
              </w:rPr>
            </w:pPr>
          </w:p>
        </w:tc>
        <w:tc>
          <w:tcPr>
            <w:tcW w:w="1632" w:type="dxa"/>
          </w:tcPr>
          <w:p w14:paraId="658639D9" w14:textId="77777777" w:rsidR="0027662D" w:rsidRDefault="0027662D" w:rsidP="0027662D">
            <w:pPr>
              <w:spacing w:after="120"/>
              <w:rPr>
                <w:iCs/>
              </w:rPr>
            </w:pPr>
            <w:r>
              <w:rPr>
                <w:iCs/>
              </w:rPr>
              <w:t>Improved</w:t>
            </w:r>
          </w:p>
        </w:tc>
        <w:tc>
          <w:tcPr>
            <w:tcW w:w="756" w:type="dxa"/>
          </w:tcPr>
          <w:p w14:paraId="69663743" w14:textId="77777777" w:rsidR="0027662D" w:rsidRDefault="0027662D" w:rsidP="0027662D">
            <w:pPr>
              <w:rPr>
                <w:iCs/>
              </w:rPr>
            </w:pPr>
          </w:p>
        </w:tc>
        <w:tc>
          <w:tcPr>
            <w:tcW w:w="1723" w:type="dxa"/>
          </w:tcPr>
          <w:p w14:paraId="1162E1BB" w14:textId="77777777" w:rsidR="0027662D" w:rsidRDefault="0027662D" w:rsidP="0027662D">
            <w:pPr>
              <w:rPr>
                <w:iCs/>
              </w:rPr>
            </w:pPr>
          </w:p>
        </w:tc>
        <w:tc>
          <w:tcPr>
            <w:tcW w:w="813" w:type="dxa"/>
          </w:tcPr>
          <w:p w14:paraId="197A74FD" w14:textId="77777777" w:rsidR="0027662D" w:rsidRDefault="0027662D" w:rsidP="0027662D">
            <w:pPr>
              <w:rPr>
                <w:iCs/>
              </w:rPr>
            </w:pPr>
            <w:r>
              <w:rPr>
                <w:iCs/>
              </w:rPr>
              <w:t>4.17</w:t>
            </w:r>
          </w:p>
        </w:tc>
        <w:tc>
          <w:tcPr>
            <w:tcW w:w="1664" w:type="dxa"/>
          </w:tcPr>
          <w:p w14:paraId="09E6CE47" w14:textId="77777777" w:rsidR="0027662D" w:rsidRDefault="0027662D" w:rsidP="0027662D">
            <w:pPr>
              <w:rPr>
                <w:iCs/>
              </w:rPr>
            </w:pPr>
            <w:r>
              <w:rPr>
                <w:iCs/>
              </w:rPr>
              <w:t>2.08 – 8.71</w:t>
            </w:r>
          </w:p>
        </w:tc>
        <w:tc>
          <w:tcPr>
            <w:tcW w:w="925" w:type="dxa"/>
          </w:tcPr>
          <w:p w14:paraId="76842E64" w14:textId="77777777" w:rsidR="0027662D" w:rsidRDefault="0027662D" w:rsidP="0027662D">
            <w:pPr>
              <w:rPr>
                <w:iCs/>
              </w:rPr>
            </w:pPr>
            <w:r>
              <w:rPr>
                <w:iCs/>
              </w:rPr>
              <w:t>5.03</w:t>
            </w:r>
          </w:p>
        </w:tc>
        <w:tc>
          <w:tcPr>
            <w:tcW w:w="1467" w:type="dxa"/>
          </w:tcPr>
          <w:p w14:paraId="47F49FCC" w14:textId="77777777" w:rsidR="0027662D" w:rsidRDefault="0027662D" w:rsidP="0027662D">
            <w:pPr>
              <w:rPr>
                <w:iCs/>
              </w:rPr>
            </w:pPr>
            <w:r>
              <w:rPr>
                <w:iCs/>
              </w:rPr>
              <w:t>2.43 – 10.56</w:t>
            </w:r>
          </w:p>
        </w:tc>
      </w:tr>
      <w:tr w:rsidR="0027662D" w14:paraId="39F43D4D" w14:textId="77777777" w:rsidTr="00F936B3">
        <w:tc>
          <w:tcPr>
            <w:tcW w:w="2410" w:type="dxa"/>
          </w:tcPr>
          <w:p w14:paraId="277A98DD" w14:textId="77777777" w:rsidR="0027662D" w:rsidRDefault="0027662D" w:rsidP="0027662D">
            <w:pPr>
              <w:rPr>
                <w:iCs/>
              </w:rPr>
            </w:pPr>
            <w:r>
              <w:rPr>
                <w:iCs/>
              </w:rPr>
              <w:t>WHP3-7</w:t>
            </w:r>
          </w:p>
        </w:tc>
        <w:tc>
          <w:tcPr>
            <w:tcW w:w="1632" w:type="dxa"/>
          </w:tcPr>
          <w:p w14:paraId="25470F75" w14:textId="77777777" w:rsidR="0027662D" w:rsidRDefault="0027662D" w:rsidP="0027662D">
            <w:pPr>
              <w:rPr>
                <w:iCs/>
              </w:rPr>
            </w:pPr>
            <w:r>
              <w:rPr>
                <w:iCs/>
              </w:rPr>
              <w:t>Not improved</w:t>
            </w:r>
          </w:p>
        </w:tc>
        <w:tc>
          <w:tcPr>
            <w:tcW w:w="756" w:type="dxa"/>
          </w:tcPr>
          <w:p w14:paraId="3228C5AF" w14:textId="77777777" w:rsidR="0027662D" w:rsidRDefault="0027662D" w:rsidP="0027662D">
            <w:pPr>
              <w:rPr>
                <w:iCs/>
              </w:rPr>
            </w:pPr>
          </w:p>
        </w:tc>
        <w:tc>
          <w:tcPr>
            <w:tcW w:w="1723" w:type="dxa"/>
          </w:tcPr>
          <w:p w14:paraId="61349DAB" w14:textId="77777777" w:rsidR="0027662D" w:rsidRDefault="0027662D" w:rsidP="0027662D">
            <w:pPr>
              <w:rPr>
                <w:iCs/>
              </w:rPr>
            </w:pPr>
          </w:p>
        </w:tc>
        <w:tc>
          <w:tcPr>
            <w:tcW w:w="813" w:type="dxa"/>
          </w:tcPr>
          <w:p w14:paraId="3A9193D2" w14:textId="77777777" w:rsidR="0027662D" w:rsidRDefault="0027662D" w:rsidP="0027662D">
            <w:pPr>
              <w:rPr>
                <w:iCs/>
              </w:rPr>
            </w:pPr>
            <w:r>
              <w:rPr>
                <w:iCs/>
              </w:rPr>
              <w:t>0.45</w:t>
            </w:r>
          </w:p>
        </w:tc>
        <w:tc>
          <w:tcPr>
            <w:tcW w:w="1664" w:type="dxa"/>
          </w:tcPr>
          <w:p w14:paraId="7DE0ABF0" w14:textId="77777777" w:rsidR="0027662D" w:rsidRDefault="0027662D" w:rsidP="0027662D">
            <w:pPr>
              <w:rPr>
                <w:iCs/>
              </w:rPr>
            </w:pPr>
            <w:r>
              <w:rPr>
                <w:iCs/>
              </w:rPr>
              <w:t>referent</w:t>
            </w:r>
          </w:p>
        </w:tc>
        <w:tc>
          <w:tcPr>
            <w:tcW w:w="925" w:type="dxa"/>
          </w:tcPr>
          <w:p w14:paraId="2F310F6C" w14:textId="77777777" w:rsidR="0027662D" w:rsidRDefault="0027662D" w:rsidP="0027662D">
            <w:pPr>
              <w:rPr>
                <w:iCs/>
              </w:rPr>
            </w:pPr>
            <w:r>
              <w:rPr>
                <w:iCs/>
              </w:rPr>
              <w:t>1.20</w:t>
            </w:r>
          </w:p>
        </w:tc>
        <w:tc>
          <w:tcPr>
            <w:tcW w:w="1467" w:type="dxa"/>
          </w:tcPr>
          <w:p w14:paraId="0829782E" w14:textId="77777777" w:rsidR="0027662D" w:rsidRDefault="0027662D" w:rsidP="0027662D">
            <w:pPr>
              <w:rPr>
                <w:iCs/>
              </w:rPr>
            </w:pPr>
            <w:r>
              <w:rPr>
                <w:iCs/>
              </w:rPr>
              <w:t>referent</w:t>
            </w:r>
          </w:p>
        </w:tc>
      </w:tr>
      <w:tr w:rsidR="0027662D" w14:paraId="6D88D20C" w14:textId="77777777" w:rsidTr="00F936B3">
        <w:tc>
          <w:tcPr>
            <w:tcW w:w="2410" w:type="dxa"/>
          </w:tcPr>
          <w:p w14:paraId="69E07C7A" w14:textId="77777777" w:rsidR="0027662D" w:rsidRDefault="0027662D" w:rsidP="0027662D">
            <w:pPr>
              <w:rPr>
                <w:iCs/>
              </w:rPr>
            </w:pPr>
          </w:p>
        </w:tc>
        <w:tc>
          <w:tcPr>
            <w:tcW w:w="1632" w:type="dxa"/>
          </w:tcPr>
          <w:p w14:paraId="6414356D" w14:textId="77777777" w:rsidR="0027662D" w:rsidRDefault="0027662D" w:rsidP="0027662D">
            <w:pPr>
              <w:spacing w:after="120"/>
              <w:rPr>
                <w:iCs/>
              </w:rPr>
            </w:pPr>
            <w:r>
              <w:rPr>
                <w:iCs/>
              </w:rPr>
              <w:t>Improved</w:t>
            </w:r>
          </w:p>
        </w:tc>
        <w:tc>
          <w:tcPr>
            <w:tcW w:w="756" w:type="dxa"/>
          </w:tcPr>
          <w:p w14:paraId="76528005" w14:textId="77777777" w:rsidR="0027662D" w:rsidRDefault="0027662D" w:rsidP="0027662D">
            <w:pPr>
              <w:rPr>
                <w:iCs/>
              </w:rPr>
            </w:pPr>
          </w:p>
        </w:tc>
        <w:tc>
          <w:tcPr>
            <w:tcW w:w="1723" w:type="dxa"/>
          </w:tcPr>
          <w:p w14:paraId="56062F75" w14:textId="77777777" w:rsidR="0027662D" w:rsidRDefault="0027662D" w:rsidP="0027662D">
            <w:pPr>
              <w:rPr>
                <w:iCs/>
              </w:rPr>
            </w:pPr>
          </w:p>
        </w:tc>
        <w:tc>
          <w:tcPr>
            <w:tcW w:w="813" w:type="dxa"/>
          </w:tcPr>
          <w:p w14:paraId="46578E38" w14:textId="77777777" w:rsidR="0027662D" w:rsidRDefault="0027662D" w:rsidP="0027662D">
            <w:pPr>
              <w:rPr>
                <w:iCs/>
              </w:rPr>
            </w:pPr>
            <w:r>
              <w:rPr>
                <w:iCs/>
              </w:rPr>
              <w:t>12.53</w:t>
            </w:r>
          </w:p>
        </w:tc>
        <w:tc>
          <w:tcPr>
            <w:tcW w:w="1664" w:type="dxa"/>
          </w:tcPr>
          <w:p w14:paraId="27F7D7B5" w14:textId="77777777" w:rsidR="0027662D" w:rsidRDefault="0027662D" w:rsidP="0027662D">
            <w:pPr>
              <w:rPr>
                <w:iCs/>
              </w:rPr>
            </w:pPr>
            <w:r>
              <w:rPr>
                <w:iCs/>
              </w:rPr>
              <w:t>5.29 – 34.82</w:t>
            </w:r>
          </w:p>
        </w:tc>
        <w:tc>
          <w:tcPr>
            <w:tcW w:w="925" w:type="dxa"/>
          </w:tcPr>
          <w:p w14:paraId="6A1AFAAA" w14:textId="77777777" w:rsidR="0027662D" w:rsidRDefault="0027662D" w:rsidP="0027662D">
            <w:pPr>
              <w:rPr>
                <w:iCs/>
              </w:rPr>
            </w:pPr>
            <w:r>
              <w:rPr>
                <w:iCs/>
              </w:rPr>
              <w:t>5.96</w:t>
            </w:r>
          </w:p>
        </w:tc>
        <w:tc>
          <w:tcPr>
            <w:tcW w:w="1467" w:type="dxa"/>
          </w:tcPr>
          <w:p w14:paraId="280F49A4" w14:textId="77777777" w:rsidR="0027662D" w:rsidRDefault="0027662D" w:rsidP="0027662D">
            <w:pPr>
              <w:rPr>
                <w:iCs/>
              </w:rPr>
            </w:pPr>
            <w:r>
              <w:rPr>
                <w:iCs/>
              </w:rPr>
              <w:t>2.81 – 12.82</w:t>
            </w:r>
          </w:p>
        </w:tc>
      </w:tr>
      <w:tr w:rsidR="0027662D" w14:paraId="1AFB8765" w14:textId="77777777" w:rsidTr="00F936B3">
        <w:tc>
          <w:tcPr>
            <w:tcW w:w="2410" w:type="dxa"/>
          </w:tcPr>
          <w:p w14:paraId="34EEFC6A" w14:textId="77777777" w:rsidR="0027662D" w:rsidRDefault="0027662D" w:rsidP="0027662D">
            <w:pPr>
              <w:rPr>
                <w:iCs/>
              </w:rPr>
            </w:pPr>
            <w:r>
              <w:rPr>
                <w:iCs/>
              </w:rPr>
              <w:t>WHP7-10</w:t>
            </w:r>
          </w:p>
        </w:tc>
        <w:tc>
          <w:tcPr>
            <w:tcW w:w="1632" w:type="dxa"/>
          </w:tcPr>
          <w:p w14:paraId="4F563145" w14:textId="77777777" w:rsidR="0027662D" w:rsidRDefault="0027662D" w:rsidP="0027662D">
            <w:pPr>
              <w:rPr>
                <w:iCs/>
              </w:rPr>
            </w:pPr>
            <w:r>
              <w:rPr>
                <w:iCs/>
              </w:rPr>
              <w:t>Not improved</w:t>
            </w:r>
          </w:p>
        </w:tc>
        <w:tc>
          <w:tcPr>
            <w:tcW w:w="756" w:type="dxa"/>
          </w:tcPr>
          <w:p w14:paraId="38ACF7D6" w14:textId="77777777" w:rsidR="0027662D" w:rsidRDefault="0027662D" w:rsidP="0027662D">
            <w:pPr>
              <w:rPr>
                <w:iCs/>
              </w:rPr>
            </w:pPr>
          </w:p>
        </w:tc>
        <w:tc>
          <w:tcPr>
            <w:tcW w:w="1723" w:type="dxa"/>
          </w:tcPr>
          <w:p w14:paraId="5EACA96D" w14:textId="77777777" w:rsidR="0027662D" w:rsidRDefault="0027662D" w:rsidP="0027662D">
            <w:pPr>
              <w:rPr>
                <w:iCs/>
              </w:rPr>
            </w:pPr>
          </w:p>
        </w:tc>
        <w:tc>
          <w:tcPr>
            <w:tcW w:w="813" w:type="dxa"/>
          </w:tcPr>
          <w:p w14:paraId="20ECAEE3" w14:textId="77777777" w:rsidR="0027662D" w:rsidRDefault="0027662D" w:rsidP="0027662D">
            <w:pPr>
              <w:rPr>
                <w:iCs/>
              </w:rPr>
            </w:pPr>
            <w:r>
              <w:rPr>
                <w:iCs/>
              </w:rPr>
              <w:t>0.29</w:t>
            </w:r>
          </w:p>
        </w:tc>
        <w:tc>
          <w:tcPr>
            <w:tcW w:w="1664" w:type="dxa"/>
          </w:tcPr>
          <w:p w14:paraId="32FE10B5" w14:textId="77777777" w:rsidR="0027662D" w:rsidRDefault="0027662D" w:rsidP="0027662D">
            <w:pPr>
              <w:rPr>
                <w:iCs/>
              </w:rPr>
            </w:pPr>
            <w:r>
              <w:rPr>
                <w:iCs/>
              </w:rPr>
              <w:t>referent</w:t>
            </w:r>
          </w:p>
        </w:tc>
        <w:tc>
          <w:tcPr>
            <w:tcW w:w="925" w:type="dxa"/>
          </w:tcPr>
          <w:p w14:paraId="57D3CC37" w14:textId="77777777" w:rsidR="0027662D" w:rsidRDefault="0027662D" w:rsidP="0027662D">
            <w:pPr>
              <w:rPr>
                <w:iCs/>
              </w:rPr>
            </w:pPr>
            <w:r>
              <w:rPr>
                <w:iCs/>
              </w:rPr>
              <w:t>0.41</w:t>
            </w:r>
          </w:p>
        </w:tc>
        <w:tc>
          <w:tcPr>
            <w:tcW w:w="1467" w:type="dxa"/>
          </w:tcPr>
          <w:p w14:paraId="734E395D" w14:textId="77777777" w:rsidR="0027662D" w:rsidRDefault="0027662D" w:rsidP="0027662D">
            <w:pPr>
              <w:rPr>
                <w:iCs/>
              </w:rPr>
            </w:pPr>
            <w:r>
              <w:rPr>
                <w:iCs/>
              </w:rPr>
              <w:t>referent</w:t>
            </w:r>
          </w:p>
        </w:tc>
      </w:tr>
      <w:tr w:rsidR="0027662D" w14:paraId="58DF98EE" w14:textId="77777777" w:rsidTr="00F936B3">
        <w:tc>
          <w:tcPr>
            <w:tcW w:w="2410" w:type="dxa"/>
          </w:tcPr>
          <w:p w14:paraId="3E85E2AB" w14:textId="77777777" w:rsidR="0027662D" w:rsidRDefault="0027662D" w:rsidP="0027662D">
            <w:pPr>
              <w:rPr>
                <w:iCs/>
              </w:rPr>
            </w:pPr>
          </w:p>
        </w:tc>
        <w:tc>
          <w:tcPr>
            <w:tcW w:w="1632" w:type="dxa"/>
          </w:tcPr>
          <w:p w14:paraId="31557DB5" w14:textId="77777777" w:rsidR="0027662D" w:rsidRDefault="0027662D" w:rsidP="0027662D">
            <w:pPr>
              <w:spacing w:after="120"/>
              <w:rPr>
                <w:iCs/>
              </w:rPr>
            </w:pPr>
            <w:r>
              <w:rPr>
                <w:iCs/>
              </w:rPr>
              <w:t>Improved</w:t>
            </w:r>
          </w:p>
        </w:tc>
        <w:tc>
          <w:tcPr>
            <w:tcW w:w="756" w:type="dxa"/>
          </w:tcPr>
          <w:p w14:paraId="37C45C73" w14:textId="77777777" w:rsidR="0027662D" w:rsidRDefault="0027662D" w:rsidP="0027662D">
            <w:pPr>
              <w:rPr>
                <w:iCs/>
              </w:rPr>
            </w:pPr>
          </w:p>
        </w:tc>
        <w:tc>
          <w:tcPr>
            <w:tcW w:w="1723" w:type="dxa"/>
          </w:tcPr>
          <w:p w14:paraId="031B7D80" w14:textId="77777777" w:rsidR="0027662D" w:rsidRDefault="0027662D" w:rsidP="0027662D">
            <w:pPr>
              <w:rPr>
                <w:iCs/>
              </w:rPr>
            </w:pPr>
          </w:p>
        </w:tc>
        <w:tc>
          <w:tcPr>
            <w:tcW w:w="813" w:type="dxa"/>
          </w:tcPr>
          <w:p w14:paraId="50AA432F" w14:textId="77777777" w:rsidR="0027662D" w:rsidRDefault="0027662D" w:rsidP="0027662D">
            <w:pPr>
              <w:rPr>
                <w:iCs/>
              </w:rPr>
            </w:pPr>
            <w:r>
              <w:rPr>
                <w:iCs/>
              </w:rPr>
              <w:t>45.12</w:t>
            </w:r>
          </w:p>
        </w:tc>
        <w:tc>
          <w:tcPr>
            <w:tcW w:w="1664" w:type="dxa"/>
          </w:tcPr>
          <w:p w14:paraId="2EE037F2" w14:textId="77777777" w:rsidR="0027662D" w:rsidRDefault="0027662D" w:rsidP="0027662D">
            <w:pPr>
              <w:rPr>
                <w:iCs/>
              </w:rPr>
            </w:pPr>
            <w:r>
              <w:rPr>
                <w:iCs/>
              </w:rPr>
              <w:t>16.98 – 157.12</w:t>
            </w:r>
          </w:p>
        </w:tc>
        <w:tc>
          <w:tcPr>
            <w:tcW w:w="925" w:type="dxa"/>
          </w:tcPr>
          <w:p w14:paraId="6ACF0F89" w14:textId="77777777" w:rsidR="0027662D" w:rsidRDefault="0027662D" w:rsidP="0027662D">
            <w:pPr>
              <w:rPr>
                <w:iCs/>
              </w:rPr>
            </w:pPr>
            <w:r>
              <w:rPr>
                <w:iCs/>
              </w:rPr>
              <w:t>34.27</w:t>
            </w:r>
          </w:p>
        </w:tc>
        <w:tc>
          <w:tcPr>
            <w:tcW w:w="1467" w:type="dxa"/>
          </w:tcPr>
          <w:p w14:paraId="2493E5B2" w14:textId="77777777" w:rsidR="0027662D" w:rsidRDefault="0027662D" w:rsidP="0027662D">
            <w:pPr>
              <w:rPr>
                <w:iCs/>
              </w:rPr>
            </w:pPr>
            <w:r>
              <w:rPr>
                <w:iCs/>
              </w:rPr>
              <w:t>14.33 – 89.12</w:t>
            </w:r>
          </w:p>
        </w:tc>
      </w:tr>
      <w:tr w:rsidR="0027662D" w14:paraId="7E4CA4C5" w14:textId="77777777" w:rsidTr="00F936B3">
        <w:tc>
          <w:tcPr>
            <w:tcW w:w="2410" w:type="dxa"/>
          </w:tcPr>
          <w:p w14:paraId="14FAD64E" w14:textId="77777777" w:rsidR="0027662D" w:rsidRPr="003D74D4" w:rsidRDefault="0027662D" w:rsidP="0027662D">
            <w:pPr>
              <w:rPr>
                <w:iCs/>
              </w:rPr>
            </w:pPr>
            <w:r w:rsidRPr="003D74D4">
              <w:rPr>
                <w:iCs/>
              </w:rPr>
              <w:t>Farm</w:t>
            </w:r>
          </w:p>
        </w:tc>
        <w:tc>
          <w:tcPr>
            <w:tcW w:w="1632" w:type="dxa"/>
          </w:tcPr>
          <w:p w14:paraId="75FC1AC4" w14:textId="77777777" w:rsidR="0027662D" w:rsidRPr="003D74D4" w:rsidRDefault="0027662D" w:rsidP="0027662D">
            <w:pPr>
              <w:rPr>
                <w:iCs/>
              </w:rPr>
            </w:pPr>
            <w:r>
              <w:rPr>
                <w:iCs/>
              </w:rPr>
              <w:t>1</w:t>
            </w:r>
          </w:p>
        </w:tc>
        <w:tc>
          <w:tcPr>
            <w:tcW w:w="756" w:type="dxa"/>
          </w:tcPr>
          <w:p w14:paraId="639BC664" w14:textId="77777777" w:rsidR="0027662D" w:rsidRDefault="0027662D" w:rsidP="0027662D">
            <w:pPr>
              <w:rPr>
                <w:iCs/>
              </w:rPr>
            </w:pPr>
            <w:r>
              <w:rPr>
                <w:iCs/>
              </w:rPr>
              <w:t>1</w:t>
            </w:r>
          </w:p>
        </w:tc>
        <w:tc>
          <w:tcPr>
            <w:tcW w:w="1723" w:type="dxa"/>
          </w:tcPr>
          <w:p w14:paraId="6A16C776" w14:textId="77777777" w:rsidR="0027662D" w:rsidRDefault="0027662D" w:rsidP="0027662D">
            <w:pPr>
              <w:rPr>
                <w:iCs/>
              </w:rPr>
            </w:pPr>
            <w:r>
              <w:rPr>
                <w:iCs/>
              </w:rPr>
              <w:t>referent</w:t>
            </w:r>
          </w:p>
        </w:tc>
        <w:tc>
          <w:tcPr>
            <w:tcW w:w="813" w:type="dxa"/>
          </w:tcPr>
          <w:p w14:paraId="06EEF19B" w14:textId="77777777" w:rsidR="0027662D" w:rsidRPr="003D74D4" w:rsidRDefault="0027662D" w:rsidP="0027662D">
            <w:pPr>
              <w:rPr>
                <w:iCs/>
              </w:rPr>
            </w:pPr>
            <w:r>
              <w:rPr>
                <w:iCs/>
              </w:rPr>
              <w:t>0.19</w:t>
            </w:r>
          </w:p>
        </w:tc>
        <w:tc>
          <w:tcPr>
            <w:tcW w:w="1664" w:type="dxa"/>
          </w:tcPr>
          <w:p w14:paraId="17B784D4" w14:textId="77777777" w:rsidR="0027662D" w:rsidRPr="003D74D4" w:rsidRDefault="0027662D" w:rsidP="0027662D">
            <w:pPr>
              <w:rPr>
                <w:iCs/>
              </w:rPr>
            </w:pPr>
            <w:r>
              <w:rPr>
                <w:iCs/>
              </w:rPr>
              <w:t>referent</w:t>
            </w:r>
          </w:p>
        </w:tc>
        <w:tc>
          <w:tcPr>
            <w:tcW w:w="925" w:type="dxa"/>
          </w:tcPr>
          <w:p w14:paraId="766F715C" w14:textId="77777777" w:rsidR="0027662D" w:rsidRPr="003D74D4" w:rsidRDefault="0027662D" w:rsidP="0027662D">
            <w:pPr>
              <w:rPr>
                <w:iCs/>
              </w:rPr>
            </w:pPr>
            <w:r>
              <w:rPr>
                <w:iCs/>
              </w:rPr>
              <w:t>0.19</w:t>
            </w:r>
          </w:p>
        </w:tc>
        <w:tc>
          <w:tcPr>
            <w:tcW w:w="1467" w:type="dxa"/>
          </w:tcPr>
          <w:p w14:paraId="2C5CC70A" w14:textId="77777777" w:rsidR="0027662D" w:rsidRPr="003D74D4" w:rsidRDefault="0027662D" w:rsidP="0027662D">
            <w:pPr>
              <w:rPr>
                <w:iCs/>
              </w:rPr>
            </w:pPr>
            <w:r>
              <w:rPr>
                <w:iCs/>
              </w:rPr>
              <w:t>referent</w:t>
            </w:r>
          </w:p>
        </w:tc>
      </w:tr>
      <w:tr w:rsidR="0027662D" w14:paraId="6454DEDF" w14:textId="77777777" w:rsidTr="00F936B3">
        <w:tc>
          <w:tcPr>
            <w:tcW w:w="2410" w:type="dxa"/>
          </w:tcPr>
          <w:p w14:paraId="5D5A071C" w14:textId="77777777" w:rsidR="0027662D" w:rsidRPr="003D74D4" w:rsidRDefault="0027662D" w:rsidP="0027662D">
            <w:pPr>
              <w:rPr>
                <w:iCs/>
              </w:rPr>
            </w:pPr>
          </w:p>
        </w:tc>
        <w:tc>
          <w:tcPr>
            <w:tcW w:w="1632" w:type="dxa"/>
          </w:tcPr>
          <w:p w14:paraId="61CFAC97" w14:textId="77777777" w:rsidR="0027662D" w:rsidRPr="003D74D4" w:rsidRDefault="0027662D" w:rsidP="0027662D">
            <w:pPr>
              <w:rPr>
                <w:iCs/>
              </w:rPr>
            </w:pPr>
            <w:r>
              <w:rPr>
                <w:iCs/>
              </w:rPr>
              <w:t>2</w:t>
            </w:r>
          </w:p>
        </w:tc>
        <w:tc>
          <w:tcPr>
            <w:tcW w:w="756" w:type="dxa"/>
          </w:tcPr>
          <w:p w14:paraId="771CFA83" w14:textId="77777777" w:rsidR="0027662D" w:rsidRDefault="0027662D" w:rsidP="0027662D">
            <w:pPr>
              <w:rPr>
                <w:iCs/>
              </w:rPr>
            </w:pPr>
            <w:r>
              <w:rPr>
                <w:iCs/>
              </w:rPr>
              <w:t>1.43</w:t>
            </w:r>
          </w:p>
        </w:tc>
        <w:tc>
          <w:tcPr>
            <w:tcW w:w="1723" w:type="dxa"/>
          </w:tcPr>
          <w:p w14:paraId="2DC375BE" w14:textId="77777777" w:rsidR="0027662D" w:rsidRDefault="0027662D" w:rsidP="0027662D">
            <w:pPr>
              <w:rPr>
                <w:iCs/>
              </w:rPr>
            </w:pPr>
            <w:r>
              <w:rPr>
                <w:iCs/>
              </w:rPr>
              <w:t>0.54 – 3.78</w:t>
            </w:r>
          </w:p>
        </w:tc>
        <w:tc>
          <w:tcPr>
            <w:tcW w:w="813" w:type="dxa"/>
          </w:tcPr>
          <w:p w14:paraId="3E88C121" w14:textId="77777777" w:rsidR="0027662D" w:rsidRPr="003D74D4" w:rsidRDefault="0027662D" w:rsidP="0027662D">
            <w:pPr>
              <w:rPr>
                <w:iCs/>
              </w:rPr>
            </w:pPr>
            <w:r>
              <w:rPr>
                <w:iCs/>
              </w:rPr>
              <w:t>2.70</w:t>
            </w:r>
          </w:p>
        </w:tc>
        <w:tc>
          <w:tcPr>
            <w:tcW w:w="1664" w:type="dxa"/>
          </w:tcPr>
          <w:p w14:paraId="1F65F74A" w14:textId="77777777" w:rsidR="0027662D" w:rsidRPr="003D74D4" w:rsidRDefault="0027662D" w:rsidP="0027662D">
            <w:pPr>
              <w:rPr>
                <w:iCs/>
              </w:rPr>
            </w:pPr>
            <w:r>
              <w:rPr>
                <w:iCs/>
              </w:rPr>
              <w:t>0.86 – 10.39</w:t>
            </w:r>
          </w:p>
        </w:tc>
        <w:tc>
          <w:tcPr>
            <w:tcW w:w="925" w:type="dxa"/>
          </w:tcPr>
          <w:p w14:paraId="25CCA5BB" w14:textId="77777777" w:rsidR="0027662D" w:rsidRDefault="0027662D" w:rsidP="0027662D">
            <w:pPr>
              <w:rPr>
                <w:iCs/>
              </w:rPr>
            </w:pPr>
            <w:r>
              <w:rPr>
                <w:iCs/>
              </w:rPr>
              <w:t>2.70</w:t>
            </w:r>
          </w:p>
        </w:tc>
        <w:tc>
          <w:tcPr>
            <w:tcW w:w="1467" w:type="dxa"/>
          </w:tcPr>
          <w:p w14:paraId="36FEB43A" w14:textId="77777777" w:rsidR="0027662D" w:rsidRDefault="0027662D" w:rsidP="0027662D">
            <w:pPr>
              <w:rPr>
                <w:iCs/>
              </w:rPr>
            </w:pPr>
            <w:r>
              <w:rPr>
                <w:iCs/>
              </w:rPr>
              <w:t>0.86 – 10.39</w:t>
            </w:r>
          </w:p>
        </w:tc>
      </w:tr>
      <w:tr w:rsidR="0027662D" w14:paraId="0443EC86" w14:textId="77777777" w:rsidTr="00F936B3">
        <w:tc>
          <w:tcPr>
            <w:tcW w:w="2410" w:type="dxa"/>
          </w:tcPr>
          <w:p w14:paraId="26F70DFE" w14:textId="77777777" w:rsidR="0027662D" w:rsidRPr="003D74D4" w:rsidRDefault="0027662D" w:rsidP="0027662D">
            <w:pPr>
              <w:rPr>
                <w:iCs/>
              </w:rPr>
            </w:pPr>
          </w:p>
        </w:tc>
        <w:tc>
          <w:tcPr>
            <w:tcW w:w="1632" w:type="dxa"/>
          </w:tcPr>
          <w:p w14:paraId="6EE0A236" w14:textId="77777777" w:rsidR="0027662D" w:rsidRPr="003D74D4" w:rsidRDefault="0027662D" w:rsidP="0027662D">
            <w:pPr>
              <w:rPr>
                <w:iCs/>
              </w:rPr>
            </w:pPr>
            <w:r>
              <w:rPr>
                <w:iCs/>
              </w:rPr>
              <w:t>3</w:t>
            </w:r>
          </w:p>
        </w:tc>
        <w:tc>
          <w:tcPr>
            <w:tcW w:w="756" w:type="dxa"/>
          </w:tcPr>
          <w:p w14:paraId="3ABBE2C2" w14:textId="77777777" w:rsidR="0027662D" w:rsidRDefault="0027662D" w:rsidP="0027662D">
            <w:pPr>
              <w:rPr>
                <w:iCs/>
              </w:rPr>
            </w:pPr>
            <w:r>
              <w:rPr>
                <w:iCs/>
              </w:rPr>
              <w:t>0.92</w:t>
            </w:r>
          </w:p>
        </w:tc>
        <w:tc>
          <w:tcPr>
            <w:tcW w:w="1723" w:type="dxa"/>
          </w:tcPr>
          <w:p w14:paraId="54F7111B" w14:textId="77777777" w:rsidR="0027662D" w:rsidRDefault="0027662D" w:rsidP="0027662D">
            <w:pPr>
              <w:rPr>
                <w:iCs/>
              </w:rPr>
            </w:pPr>
            <w:r>
              <w:rPr>
                <w:iCs/>
              </w:rPr>
              <w:t>0.23 – 3.72</w:t>
            </w:r>
          </w:p>
        </w:tc>
        <w:tc>
          <w:tcPr>
            <w:tcW w:w="813" w:type="dxa"/>
          </w:tcPr>
          <w:p w14:paraId="2558107A" w14:textId="77777777" w:rsidR="0027662D" w:rsidRPr="003D74D4" w:rsidRDefault="0027662D" w:rsidP="0027662D">
            <w:pPr>
              <w:rPr>
                <w:iCs/>
              </w:rPr>
            </w:pPr>
            <w:r>
              <w:rPr>
                <w:iCs/>
              </w:rPr>
              <w:t>3.75</w:t>
            </w:r>
          </w:p>
        </w:tc>
        <w:tc>
          <w:tcPr>
            <w:tcW w:w="1664" w:type="dxa"/>
          </w:tcPr>
          <w:p w14:paraId="3E7CDFBA" w14:textId="77777777" w:rsidR="0027662D" w:rsidRPr="003D74D4" w:rsidRDefault="0027662D" w:rsidP="0027662D">
            <w:pPr>
              <w:rPr>
                <w:iCs/>
              </w:rPr>
            </w:pPr>
            <w:r>
              <w:rPr>
                <w:iCs/>
              </w:rPr>
              <w:t>0.79 – 19.34</w:t>
            </w:r>
          </w:p>
        </w:tc>
        <w:tc>
          <w:tcPr>
            <w:tcW w:w="925" w:type="dxa"/>
          </w:tcPr>
          <w:p w14:paraId="579FC061" w14:textId="77777777" w:rsidR="0027662D" w:rsidRDefault="0027662D" w:rsidP="0027662D">
            <w:pPr>
              <w:rPr>
                <w:iCs/>
              </w:rPr>
            </w:pPr>
            <w:r>
              <w:rPr>
                <w:iCs/>
              </w:rPr>
              <w:t>3.75</w:t>
            </w:r>
          </w:p>
        </w:tc>
        <w:tc>
          <w:tcPr>
            <w:tcW w:w="1467" w:type="dxa"/>
          </w:tcPr>
          <w:p w14:paraId="26A432F7" w14:textId="77777777" w:rsidR="0027662D" w:rsidRDefault="0027662D" w:rsidP="0027662D">
            <w:pPr>
              <w:rPr>
                <w:iCs/>
              </w:rPr>
            </w:pPr>
            <w:r>
              <w:rPr>
                <w:iCs/>
              </w:rPr>
              <w:t>0.79 – 19.34</w:t>
            </w:r>
          </w:p>
        </w:tc>
      </w:tr>
      <w:tr w:rsidR="0027662D" w14:paraId="0DA20CB3" w14:textId="77777777" w:rsidTr="00F936B3">
        <w:tc>
          <w:tcPr>
            <w:tcW w:w="2410" w:type="dxa"/>
          </w:tcPr>
          <w:p w14:paraId="3CD58C66" w14:textId="77777777" w:rsidR="0027662D" w:rsidRPr="003D74D4" w:rsidRDefault="0027662D" w:rsidP="0027662D">
            <w:pPr>
              <w:rPr>
                <w:iCs/>
              </w:rPr>
            </w:pPr>
          </w:p>
        </w:tc>
        <w:tc>
          <w:tcPr>
            <w:tcW w:w="1632" w:type="dxa"/>
          </w:tcPr>
          <w:p w14:paraId="6777F5FA" w14:textId="77777777" w:rsidR="0027662D" w:rsidRPr="003D74D4" w:rsidRDefault="0027662D" w:rsidP="0027662D">
            <w:pPr>
              <w:rPr>
                <w:iCs/>
              </w:rPr>
            </w:pPr>
            <w:r>
              <w:rPr>
                <w:iCs/>
              </w:rPr>
              <w:t>4</w:t>
            </w:r>
          </w:p>
        </w:tc>
        <w:tc>
          <w:tcPr>
            <w:tcW w:w="756" w:type="dxa"/>
          </w:tcPr>
          <w:p w14:paraId="00245842" w14:textId="77777777" w:rsidR="0027662D" w:rsidRDefault="0027662D" w:rsidP="0027662D">
            <w:pPr>
              <w:rPr>
                <w:iCs/>
              </w:rPr>
            </w:pPr>
            <w:r>
              <w:rPr>
                <w:iCs/>
              </w:rPr>
              <w:t>3.43</w:t>
            </w:r>
          </w:p>
        </w:tc>
        <w:tc>
          <w:tcPr>
            <w:tcW w:w="1723" w:type="dxa"/>
          </w:tcPr>
          <w:p w14:paraId="0D5A86B0" w14:textId="77777777" w:rsidR="0027662D" w:rsidRDefault="0027662D" w:rsidP="0027662D">
            <w:pPr>
              <w:rPr>
                <w:iCs/>
              </w:rPr>
            </w:pPr>
            <w:r>
              <w:rPr>
                <w:iCs/>
              </w:rPr>
              <w:t>1.12 – 11.27</w:t>
            </w:r>
          </w:p>
        </w:tc>
        <w:tc>
          <w:tcPr>
            <w:tcW w:w="813" w:type="dxa"/>
          </w:tcPr>
          <w:p w14:paraId="64EDD5F1" w14:textId="77777777" w:rsidR="0027662D" w:rsidRPr="003D74D4" w:rsidRDefault="0027662D" w:rsidP="0027662D">
            <w:pPr>
              <w:rPr>
                <w:iCs/>
              </w:rPr>
            </w:pPr>
            <w:r>
              <w:rPr>
                <w:iCs/>
              </w:rPr>
              <w:t>2.75</w:t>
            </w:r>
          </w:p>
        </w:tc>
        <w:tc>
          <w:tcPr>
            <w:tcW w:w="1664" w:type="dxa"/>
          </w:tcPr>
          <w:p w14:paraId="13357C1D" w14:textId="77777777" w:rsidR="0027662D" w:rsidRPr="003D74D4" w:rsidRDefault="0027662D" w:rsidP="0027662D">
            <w:pPr>
              <w:rPr>
                <w:iCs/>
              </w:rPr>
            </w:pPr>
            <w:r>
              <w:rPr>
                <w:iCs/>
              </w:rPr>
              <w:t>0.80 – 11.21</w:t>
            </w:r>
          </w:p>
        </w:tc>
        <w:tc>
          <w:tcPr>
            <w:tcW w:w="925" w:type="dxa"/>
          </w:tcPr>
          <w:p w14:paraId="05E7305E" w14:textId="77777777" w:rsidR="0027662D" w:rsidRDefault="0027662D" w:rsidP="0027662D">
            <w:pPr>
              <w:rPr>
                <w:iCs/>
              </w:rPr>
            </w:pPr>
            <w:r>
              <w:rPr>
                <w:iCs/>
              </w:rPr>
              <w:t>2.75</w:t>
            </w:r>
          </w:p>
        </w:tc>
        <w:tc>
          <w:tcPr>
            <w:tcW w:w="1467" w:type="dxa"/>
          </w:tcPr>
          <w:p w14:paraId="113732BC" w14:textId="77777777" w:rsidR="0027662D" w:rsidRDefault="0027662D" w:rsidP="0027662D">
            <w:pPr>
              <w:rPr>
                <w:iCs/>
              </w:rPr>
            </w:pPr>
            <w:r>
              <w:rPr>
                <w:iCs/>
              </w:rPr>
              <w:t>0.80 – 11.21</w:t>
            </w:r>
          </w:p>
        </w:tc>
      </w:tr>
      <w:tr w:rsidR="0027662D" w14:paraId="5888D0E6" w14:textId="77777777" w:rsidTr="00F936B3">
        <w:tc>
          <w:tcPr>
            <w:tcW w:w="2410" w:type="dxa"/>
          </w:tcPr>
          <w:p w14:paraId="1CCDDD8F" w14:textId="77777777" w:rsidR="0027662D" w:rsidRPr="003D74D4" w:rsidRDefault="0027662D" w:rsidP="0027662D">
            <w:pPr>
              <w:rPr>
                <w:iCs/>
              </w:rPr>
            </w:pPr>
          </w:p>
        </w:tc>
        <w:tc>
          <w:tcPr>
            <w:tcW w:w="1632" w:type="dxa"/>
          </w:tcPr>
          <w:p w14:paraId="20B98913" w14:textId="77777777" w:rsidR="0027662D" w:rsidRPr="003D74D4" w:rsidRDefault="0027662D" w:rsidP="0027662D">
            <w:pPr>
              <w:rPr>
                <w:iCs/>
              </w:rPr>
            </w:pPr>
            <w:r>
              <w:rPr>
                <w:iCs/>
              </w:rPr>
              <w:t>5</w:t>
            </w:r>
          </w:p>
        </w:tc>
        <w:tc>
          <w:tcPr>
            <w:tcW w:w="756" w:type="dxa"/>
          </w:tcPr>
          <w:p w14:paraId="08CC5461" w14:textId="77777777" w:rsidR="0027662D" w:rsidRDefault="0027662D" w:rsidP="0027662D">
            <w:pPr>
              <w:rPr>
                <w:iCs/>
              </w:rPr>
            </w:pPr>
            <w:r>
              <w:rPr>
                <w:iCs/>
              </w:rPr>
              <w:t>1.31</w:t>
            </w:r>
          </w:p>
        </w:tc>
        <w:tc>
          <w:tcPr>
            <w:tcW w:w="1723" w:type="dxa"/>
          </w:tcPr>
          <w:p w14:paraId="21CDC2BD" w14:textId="77777777" w:rsidR="0027662D" w:rsidRDefault="0027662D" w:rsidP="0027662D">
            <w:pPr>
              <w:rPr>
                <w:iCs/>
              </w:rPr>
            </w:pPr>
            <w:r>
              <w:rPr>
                <w:iCs/>
              </w:rPr>
              <w:t>0.44 – 3.89</w:t>
            </w:r>
          </w:p>
        </w:tc>
        <w:tc>
          <w:tcPr>
            <w:tcW w:w="813" w:type="dxa"/>
          </w:tcPr>
          <w:p w14:paraId="6DB49AA8" w14:textId="77777777" w:rsidR="0027662D" w:rsidRPr="003D74D4" w:rsidRDefault="0027662D" w:rsidP="0027662D">
            <w:pPr>
              <w:rPr>
                <w:iCs/>
              </w:rPr>
            </w:pPr>
            <w:r>
              <w:rPr>
                <w:iCs/>
              </w:rPr>
              <w:t>7.00</w:t>
            </w:r>
          </w:p>
        </w:tc>
        <w:tc>
          <w:tcPr>
            <w:tcW w:w="1664" w:type="dxa"/>
          </w:tcPr>
          <w:p w14:paraId="449E229B" w14:textId="77777777" w:rsidR="0027662D" w:rsidRPr="003D74D4" w:rsidRDefault="0027662D" w:rsidP="0027662D">
            <w:pPr>
              <w:rPr>
                <w:iCs/>
              </w:rPr>
            </w:pPr>
            <w:r>
              <w:rPr>
                <w:iCs/>
              </w:rPr>
              <w:t>2.04 – 29.06</w:t>
            </w:r>
          </w:p>
        </w:tc>
        <w:tc>
          <w:tcPr>
            <w:tcW w:w="925" w:type="dxa"/>
          </w:tcPr>
          <w:p w14:paraId="01A26CA7" w14:textId="77777777" w:rsidR="0027662D" w:rsidRDefault="0027662D" w:rsidP="0027662D">
            <w:pPr>
              <w:rPr>
                <w:iCs/>
              </w:rPr>
            </w:pPr>
            <w:r>
              <w:rPr>
                <w:iCs/>
              </w:rPr>
              <w:t>7.44</w:t>
            </w:r>
          </w:p>
        </w:tc>
        <w:tc>
          <w:tcPr>
            <w:tcW w:w="1467" w:type="dxa"/>
          </w:tcPr>
          <w:p w14:paraId="4F2EFC10" w14:textId="77777777" w:rsidR="0027662D" w:rsidRDefault="0027662D" w:rsidP="0027662D">
            <w:pPr>
              <w:rPr>
                <w:iCs/>
              </w:rPr>
            </w:pPr>
            <w:r>
              <w:rPr>
                <w:iCs/>
              </w:rPr>
              <w:t>2.18 – 30.75</w:t>
            </w:r>
          </w:p>
        </w:tc>
      </w:tr>
      <w:tr w:rsidR="0027662D" w14:paraId="3922DC4E" w14:textId="77777777" w:rsidTr="00F936B3">
        <w:tc>
          <w:tcPr>
            <w:tcW w:w="2410" w:type="dxa"/>
          </w:tcPr>
          <w:p w14:paraId="13C2D9C1" w14:textId="77777777" w:rsidR="0027662D" w:rsidRPr="003D74D4" w:rsidRDefault="0027662D" w:rsidP="0027662D">
            <w:pPr>
              <w:rPr>
                <w:iCs/>
              </w:rPr>
            </w:pPr>
          </w:p>
        </w:tc>
        <w:tc>
          <w:tcPr>
            <w:tcW w:w="1632" w:type="dxa"/>
          </w:tcPr>
          <w:p w14:paraId="35287E8E" w14:textId="77777777" w:rsidR="0027662D" w:rsidRPr="003D74D4" w:rsidRDefault="0027662D" w:rsidP="0027662D">
            <w:pPr>
              <w:rPr>
                <w:iCs/>
              </w:rPr>
            </w:pPr>
            <w:r>
              <w:rPr>
                <w:iCs/>
              </w:rPr>
              <w:t>6</w:t>
            </w:r>
          </w:p>
        </w:tc>
        <w:tc>
          <w:tcPr>
            <w:tcW w:w="756" w:type="dxa"/>
          </w:tcPr>
          <w:p w14:paraId="6D8BE553" w14:textId="77777777" w:rsidR="0027662D" w:rsidRDefault="0027662D" w:rsidP="0027662D">
            <w:pPr>
              <w:rPr>
                <w:iCs/>
              </w:rPr>
            </w:pPr>
            <w:r>
              <w:rPr>
                <w:iCs/>
              </w:rPr>
              <w:t>1.92</w:t>
            </w:r>
          </w:p>
        </w:tc>
        <w:tc>
          <w:tcPr>
            <w:tcW w:w="1723" w:type="dxa"/>
          </w:tcPr>
          <w:p w14:paraId="2AE995E4" w14:textId="77777777" w:rsidR="0027662D" w:rsidRDefault="0027662D" w:rsidP="0027662D">
            <w:pPr>
              <w:rPr>
                <w:iCs/>
              </w:rPr>
            </w:pPr>
            <w:r>
              <w:rPr>
                <w:iCs/>
              </w:rPr>
              <w:t>0.68 – 5.55</w:t>
            </w:r>
          </w:p>
        </w:tc>
        <w:tc>
          <w:tcPr>
            <w:tcW w:w="813" w:type="dxa"/>
          </w:tcPr>
          <w:p w14:paraId="5E2825AA" w14:textId="77777777" w:rsidR="0027662D" w:rsidRPr="003D74D4" w:rsidRDefault="0027662D" w:rsidP="0027662D">
            <w:pPr>
              <w:rPr>
                <w:iCs/>
              </w:rPr>
            </w:pPr>
            <w:r>
              <w:rPr>
                <w:iCs/>
              </w:rPr>
              <w:t>5.54</w:t>
            </w:r>
          </w:p>
        </w:tc>
        <w:tc>
          <w:tcPr>
            <w:tcW w:w="1664" w:type="dxa"/>
          </w:tcPr>
          <w:p w14:paraId="4539E2CB" w14:textId="77777777" w:rsidR="0027662D" w:rsidRPr="003D74D4" w:rsidRDefault="0027662D" w:rsidP="0027662D">
            <w:pPr>
              <w:rPr>
                <w:iCs/>
              </w:rPr>
            </w:pPr>
            <w:r>
              <w:rPr>
                <w:iCs/>
              </w:rPr>
              <w:t>1.71 – 21.88</w:t>
            </w:r>
          </w:p>
        </w:tc>
        <w:tc>
          <w:tcPr>
            <w:tcW w:w="925" w:type="dxa"/>
          </w:tcPr>
          <w:p w14:paraId="58BE5F22" w14:textId="77777777" w:rsidR="0027662D" w:rsidRDefault="0027662D" w:rsidP="0027662D">
            <w:pPr>
              <w:rPr>
                <w:iCs/>
              </w:rPr>
            </w:pPr>
            <w:r>
              <w:rPr>
                <w:iCs/>
              </w:rPr>
              <w:t>5.54</w:t>
            </w:r>
          </w:p>
        </w:tc>
        <w:tc>
          <w:tcPr>
            <w:tcW w:w="1467" w:type="dxa"/>
          </w:tcPr>
          <w:p w14:paraId="1A548FF1" w14:textId="77777777" w:rsidR="0027662D" w:rsidRDefault="0027662D" w:rsidP="0027662D">
            <w:pPr>
              <w:rPr>
                <w:iCs/>
              </w:rPr>
            </w:pPr>
            <w:r>
              <w:rPr>
                <w:iCs/>
              </w:rPr>
              <w:t>1.71 – 21.88</w:t>
            </w:r>
          </w:p>
        </w:tc>
      </w:tr>
      <w:tr w:rsidR="0027662D" w14:paraId="097E6805" w14:textId="77777777" w:rsidTr="00F936B3">
        <w:tc>
          <w:tcPr>
            <w:tcW w:w="2410" w:type="dxa"/>
            <w:tcBorders>
              <w:bottom w:val="single" w:sz="4" w:space="0" w:color="auto"/>
            </w:tcBorders>
          </w:tcPr>
          <w:p w14:paraId="096A6851" w14:textId="77777777" w:rsidR="0027662D" w:rsidRPr="003D74D4" w:rsidRDefault="0027662D" w:rsidP="0027662D">
            <w:pPr>
              <w:rPr>
                <w:iCs/>
              </w:rPr>
            </w:pPr>
          </w:p>
        </w:tc>
        <w:tc>
          <w:tcPr>
            <w:tcW w:w="1632" w:type="dxa"/>
            <w:tcBorders>
              <w:bottom w:val="single" w:sz="4" w:space="0" w:color="auto"/>
            </w:tcBorders>
          </w:tcPr>
          <w:p w14:paraId="5230A5F2" w14:textId="77777777" w:rsidR="0027662D" w:rsidRPr="003D74D4" w:rsidRDefault="0027662D" w:rsidP="0027662D">
            <w:pPr>
              <w:spacing w:after="120"/>
              <w:rPr>
                <w:iCs/>
              </w:rPr>
            </w:pPr>
            <w:r>
              <w:rPr>
                <w:iCs/>
              </w:rPr>
              <w:t>7</w:t>
            </w:r>
          </w:p>
        </w:tc>
        <w:tc>
          <w:tcPr>
            <w:tcW w:w="756" w:type="dxa"/>
            <w:tcBorders>
              <w:bottom w:val="single" w:sz="4" w:space="0" w:color="auto"/>
            </w:tcBorders>
          </w:tcPr>
          <w:p w14:paraId="2F5B096F" w14:textId="77777777" w:rsidR="0027662D" w:rsidRDefault="0027662D" w:rsidP="0027662D">
            <w:pPr>
              <w:rPr>
                <w:iCs/>
              </w:rPr>
            </w:pPr>
            <w:r>
              <w:rPr>
                <w:iCs/>
              </w:rPr>
              <w:t>1.15</w:t>
            </w:r>
          </w:p>
        </w:tc>
        <w:tc>
          <w:tcPr>
            <w:tcW w:w="1723" w:type="dxa"/>
            <w:tcBorders>
              <w:bottom w:val="single" w:sz="4" w:space="0" w:color="auto"/>
            </w:tcBorders>
          </w:tcPr>
          <w:p w14:paraId="5285BCF7" w14:textId="77777777" w:rsidR="0027662D" w:rsidRDefault="0027662D" w:rsidP="0027662D">
            <w:pPr>
              <w:rPr>
                <w:iCs/>
              </w:rPr>
            </w:pPr>
            <w:r>
              <w:rPr>
                <w:iCs/>
              </w:rPr>
              <w:t>0.39 – 3.47</w:t>
            </w:r>
          </w:p>
        </w:tc>
        <w:tc>
          <w:tcPr>
            <w:tcW w:w="813" w:type="dxa"/>
            <w:tcBorders>
              <w:bottom w:val="single" w:sz="4" w:space="0" w:color="auto"/>
            </w:tcBorders>
          </w:tcPr>
          <w:p w14:paraId="6FAF412B" w14:textId="77777777" w:rsidR="0027662D" w:rsidRPr="003D74D4" w:rsidRDefault="0027662D" w:rsidP="0027662D">
            <w:pPr>
              <w:rPr>
                <w:iCs/>
              </w:rPr>
            </w:pPr>
            <w:r>
              <w:rPr>
                <w:iCs/>
              </w:rPr>
              <w:t>6.13</w:t>
            </w:r>
          </w:p>
        </w:tc>
        <w:tc>
          <w:tcPr>
            <w:tcW w:w="1664" w:type="dxa"/>
            <w:tcBorders>
              <w:bottom w:val="single" w:sz="4" w:space="0" w:color="auto"/>
            </w:tcBorders>
          </w:tcPr>
          <w:p w14:paraId="31640EF9" w14:textId="77777777" w:rsidR="0027662D" w:rsidRPr="003D74D4" w:rsidRDefault="0027662D" w:rsidP="0027662D">
            <w:pPr>
              <w:rPr>
                <w:iCs/>
              </w:rPr>
            </w:pPr>
            <w:r>
              <w:rPr>
                <w:iCs/>
              </w:rPr>
              <w:t>1.75 – 25.68</w:t>
            </w:r>
          </w:p>
        </w:tc>
        <w:tc>
          <w:tcPr>
            <w:tcW w:w="925" w:type="dxa"/>
            <w:tcBorders>
              <w:bottom w:val="single" w:sz="4" w:space="0" w:color="auto"/>
            </w:tcBorders>
          </w:tcPr>
          <w:p w14:paraId="669F4623" w14:textId="77777777" w:rsidR="0027662D" w:rsidRDefault="0027662D" w:rsidP="0027662D">
            <w:pPr>
              <w:rPr>
                <w:iCs/>
              </w:rPr>
            </w:pPr>
            <w:r>
              <w:rPr>
                <w:iCs/>
              </w:rPr>
              <w:t>6.56</w:t>
            </w:r>
          </w:p>
        </w:tc>
        <w:tc>
          <w:tcPr>
            <w:tcW w:w="1467" w:type="dxa"/>
            <w:tcBorders>
              <w:bottom w:val="single" w:sz="4" w:space="0" w:color="auto"/>
            </w:tcBorders>
          </w:tcPr>
          <w:p w14:paraId="0752AB33" w14:textId="77777777" w:rsidR="0027662D" w:rsidRDefault="0027662D" w:rsidP="0027662D">
            <w:pPr>
              <w:rPr>
                <w:iCs/>
              </w:rPr>
            </w:pPr>
            <w:r>
              <w:rPr>
                <w:iCs/>
              </w:rPr>
              <w:t>1.90 – 27.37</w:t>
            </w:r>
          </w:p>
        </w:tc>
      </w:tr>
    </w:tbl>
    <w:p w14:paraId="46781F10" w14:textId="4F370F6E" w:rsidR="007C360B" w:rsidRDefault="007C360B" w:rsidP="003E496A">
      <w:pPr>
        <w:spacing w:line="480" w:lineRule="auto"/>
      </w:pPr>
    </w:p>
    <w:p w14:paraId="46C09C2B" w14:textId="000B32A1" w:rsidR="007C360B" w:rsidRDefault="007C360B" w:rsidP="007C360B">
      <w:pPr>
        <w:spacing w:after="120"/>
        <w:rPr>
          <w:bCs/>
        </w:rPr>
      </w:pPr>
      <w:commentRangeStart w:id="27"/>
      <w:r w:rsidRPr="007D27C5">
        <w:rPr>
          <w:b/>
          <w:bCs/>
          <w:iCs/>
        </w:rPr>
        <w:lastRenderedPageBreak/>
        <w:t>Table</w:t>
      </w:r>
      <w:commentRangeEnd w:id="27"/>
      <w:r>
        <w:rPr>
          <w:rStyle w:val="CommentReference"/>
        </w:rPr>
        <w:commentReference w:id="27"/>
      </w:r>
      <w:r>
        <w:rPr>
          <w:b/>
          <w:bCs/>
          <w:iCs/>
        </w:rPr>
        <w:t xml:space="preserve"> A</w:t>
      </w:r>
      <w:r w:rsidRPr="007D27C5">
        <w:rPr>
          <w:b/>
          <w:bCs/>
          <w:iCs/>
        </w:rPr>
        <w:t>.</w:t>
      </w:r>
      <w:r w:rsidRPr="007D27C5">
        <w:rPr>
          <w:iCs/>
        </w:rPr>
        <w:t xml:space="preserve"> </w:t>
      </w:r>
      <w:r>
        <w:rPr>
          <w:iCs/>
        </w:rPr>
        <w:t>Associations between M-score clinical improvement and wound healing progress outcome variables and different explanatory variables using multivariable logistic regression analysis with backward elimination using Akaike information criterion and farm as fixed effect</w:t>
      </w:r>
    </w:p>
    <w:tbl>
      <w:tblPr>
        <w:tblStyle w:val="TableGrid"/>
        <w:tblW w:w="116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1632"/>
        <w:gridCol w:w="756"/>
        <w:gridCol w:w="1723"/>
        <w:gridCol w:w="813"/>
        <w:gridCol w:w="1664"/>
        <w:gridCol w:w="925"/>
        <w:gridCol w:w="1701"/>
      </w:tblGrid>
      <w:tr w:rsidR="007C360B" w14:paraId="1E5372DE" w14:textId="77777777" w:rsidTr="003D112B">
        <w:tc>
          <w:tcPr>
            <w:tcW w:w="2410" w:type="dxa"/>
            <w:tcBorders>
              <w:top w:val="single" w:sz="4" w:space="0" w:color="auto"/>
            </w:tcBorders>
          </w:tcPr>
          <w:p w14:paraId="6633EE8B" w14:textId="77777777" w:rsidR="007C360B" w:rsidRDefault="007C360B" w:rsidP="003D112B">
            <w:pPr>
              <w:rPr>
                <w:b/>
                <w:bCs/>
                <w:iCs/>
              </w:rPr>
            </w:pPr>
          </w:p>
        </w:tc>
        <w:tc>
          <w:tcPr>
            <w:tcW w:w="1632" w:type="dxa"/>
            <w:tcBorders>
              <w:top w:val="single" w:sz="4" w:space="0" w:color="auto"/>
            </w:tcBorders>
          </w:tcPr>
          <w:p w14:paraId="71532AED" w14:textId="77777777" w:rsidR="007C360B" w:rsidRDefault="007C360B" w:rsidP="003D112B">
            <w:pPr>
              <w:rPr>
                <w:b/>
                <w:bCs/>
                <w:iCs/>
              </w:rPr>
            </w:pPr>
          </w:p>
        </w:tc>
        <w:tc>
          <w:tcPr>
            <w:tcW w:w="2479" w:type="dxa"/>
            <w:gridSpan w:val="2"/>
            <w:vMerge w:val="restart"/>
            <w:tcBorders>
              <w:top w:val="single" w:sz="4" w:space="0" w:color="auto"/>
            </w:tcBorders>
          </w:tcPr>
          <w:p w14:paraId="1EA2BD89" w14:textId="77777777" w:rsidR="007C360B" w:rsidRDefault="007C360B" w:rsidP="003D112B">
            <w:pPr>
              <w:rPr>
                <w:b/>
                <w:bCs/>
                <w:iCs/>
              </w:rPr>
            </w:pPr>
            <w:r>
              <w:rPr>
                <w:b/>
                <w:bCs/>
                <w:iCs/>
              </w:rPr>
              <w:t>M-score Clinical Improvement</w:t>
            </w:r>
          </w:p>
        </w:tc>
        <w:tc>
          <w:tcPr>
            <w:tcW w:w="5103" w:type="dxa"/>
            <w:gridSpan w:val="4"/>
            <w:tcBorders>
              <w:top w:val="single" w:sz="4" w:space="0" w:color="auto"/>
              <w:bottom w:val="single" w:sz="4" w:space="0" w:color="auto"/>
            </w:tcBorders>
          </w:tcPr>
          <w:p w14:paraId="644DF8EC" w14:textId="77777777" w:rsidR="007C360B" w:rsidRDefault="007C360B" w:rsidP="003D112B">
            <w:pPr>
              <w:rPr>
                <w:b/>
                <w:bCs/>
                <w:iCs/>
              </w:rPr>
            </w:pPr>
            <w:r>
              <w:rPr>
                <w:b/>
                <w:bCs/>
                <w:iCs/>
              </w:rPr>
              <w:t>Wound Healing Progress</w:t>
            </w:r>
          </w:p>
        </w:tc>
      </w:tr>
      <w:tr w:rsidR="007C360B" w14:paraId="7F9AC2C8" w14:textId="77777777" w:rsidTr="003D112B">
        <w:tc>
          <w:tcPr>
            <w:tcW w:w="2410" w:type="dxa"/>
            <w:tcBorders>
              <w:bottom w:val="single" w:sz="4" w:space="0" w:color="auto"/>
            </w:tcBorders>
          </w:tcPr>
          <w:p w14:paraId="026A6F2A" w14:textId="77777777" w:rsidR="007C360B" w:rsidRDefault="007C360B" w:rsidP="003D112B">
            <w:pPr>
              <w:rPr>
                <w:b/>
                <w:bCs/>
                <w:iCs/>
              </w:rPr>
            </w:pPr>
          </w:p>
        </w:tc>
        <w:tc>
          <w:tcPr>
            <w:tcW w:w="1632" w:type="dxa"/>
            <w:tcBorders>
              <w:bottom w:val="single" w:sz="4" w:space="0" w:color="auto"/>
            </w:tcBorders>
          </w:tcPr>
          <w:p w14:paraId="483760CB" w14:textId="77777777" w:rsidR="007C360B" w:rsidRDefault="007C360B" w:rsidP="003D112B">
            <w:pPr>
              <w:rPr>
                <w:b/>
                <w:bCs/>
                <w:iCs/>
              </w:rPr>
            </w:pPr>
          </w:p>
        </w:tc>
        <w:tc>
          <w:tcPr>
            <w:tcW w:w="2479" w:type="dxa"/>
            <w:gridSpan w:val="2"/>
            <w:vMerge/>
            <w:tcBorders>
              <w:bottom w:val="single" w:sz="4" w:space="0" w:color="auto"/>
            </w:tcBorders>
          </w:tcPr>
          <w:p w14:paraId="0F8930FB" w14:textId="77777777" w:rsidR="007C360B" w:rsidRDefault="007C360B" w:rsidP="003D112B">
            <w:pPr>
              <w:rPr>
                <w:b/>
                <w:bCs/>
                <w:iCs/>
              </w:rPr>
            </w:pPr>
          </w:p>
        </w:tc>
        <w:tc>
          <w:tcPr>
            <w:tcW w:w="2477" w:type="dxa"/>
            <w:gridSpan w:val="2"/>
            <w:tcBorders>
              <w:top w:val="single" w:sz="4" w:space="0" w:color="auto"/>
              <w:bottom w:val="single" w:sz="4" w:space="0" w:color="auto"/>
            </w:tcBorders>
          </w:tcPr>
          <w:p w14:paraId="1D28C083" w14:textId="77777777" w:rsidR="007C360B" w:rsidRPr="00F2508C" w:rsidRDefault="007C360B" w:rsidP="003D112B">
            <w:pPr>
              <w:rPr>
                <w:b/>
                <w:bCs/>
                <w:iCs/>
              </w:rPr>
            </w:pPr>
            <w:r>
              <w:rPr>
                <w:b/>
                <w:bCs/>
                <w:iCs/>
              </w:rPr>
              <w:t>L</w:t>
            </w:r>
            <w:r w:rsidRPr="00F2508C">
              <w:rPr>
                <w:b/>
                <w:bCs/>
                <w:iCs/>
              </w:rPr>
              <w:t>esions unable to score classified as</w:t>
            </w:r>
            <w:r>
              <w:rPr>
                <w:b/>
                <w:bCs/>
                <w:iCs/>
              </w:rPr>
              <w:t xml:space="preserve"> </w:t>
            </w:r>
            <w:r w:rsidRPr="00F2508C">
              <w:rPr>
                <w:b/>
                <w:bCs/>
                <w:iCs/>
              </w:rPr>
              <w:t>‘not improved’</w:t>
            </w:r>
          </w:p>
        </w:tc>
        <w:tc>
          <w:tcPr>
            <w:tcW w:w="2626" w:type="dxa"/>
            <w:gridSpan w:val="2"/>
            <w:tcBorders>
              <w:top w:val="single" w:sz="4" w:space="0" w:color="auto"/>
              <w:bottom w:val="single" w:sz="4" w:space="0" w:color="auto"/>
            </w:tcBorders>
          </w:tcPr>
          <w:p w14:paraId="3F6E2553" w14:textId="77777777" w:rsidR="007C360B" w:rsidRDefault="007C360B" w:rsidP="003D112B">
            <w:pPr>
              <w:rPr>
                <w:b/>
                <w:bCs/>
                <w:iCs/>
              </w:rPr>
            </w:pPr>
            <w:r>
              <w:rPr>
                <w:b/>
                <w:bCs/>
                <w:iCs/>
              </w:rPr>
              <w:t>L</w:t>
            </w:r>
            <w:r w:rsidRPr="00F2508C">
              <w:rPr>
                <w:b/>
                <w:bCs/>
                <w:iCs/>
              </w:rPr>
              <w:t>esions unable to score classified as ‘improved’</w:t>
            </w:r>
          </w:p>
        </w:tc>
      </w:tr>
      <w:tr w:rsidR="007C360B" w14:paraId="539E7E03" w14:textId="77777777" w:rsidTr="003D112B">
        <w:tc>
          <w:tcPr>
            <w:tcW w:w="2410" w:type="dxa"/>
            <w:tcBorders>
              <w:bottom w:val="single" w:sz="4" w:space="0" w:color="auto"/>
            </w:tcBorders>
          </w:tcPr>
          <w:p w14:paraId="6F2F667E" w14:textId="77777777" w:rsidR="007C360B" w:rsidRDefault="007C360B" w:rsidP="003D112B">
            <w:pPr>
              <w:rPr>
                <w:b/>
                <w:bCs/>
                <w:iCs/>
              </w:rPr>
            </w:pPr>
            <w:r>
              <w:rPr>
                <w:b/>
                <w:bCs/>
                <w:iCs/>
              </w:rPr>
              <w:t>Variable</w:t>
            </w:r>
          </w:p>
        </w:tc>
        <w:tc>
          <w:tcPr>
            <w:tcW w:w="1632" w:type="dxa"/>
            <w:tcBorders>
              <w:bottom w:val="single" w:sz="4" w:space="0" w:color="auto"/>
            </w:tcBorders>
          </w:tcPr>
          <w:p w14:paraId="087BE916" w14:textId="77777777" w:rsidR="007C360B" w:rsidRDefault="007C360B" w:rsidP="003D112B">
            <w:pPr>
              <w:rPr>
                <w:b/>
                <w:bCs/>
                <w:iCs/>
              </w:rPr>
            </w:pPr>
          </w:p>
        </w:tc>
        <w:tc>
          <w:tcPr>
            <w:tcW w:w="756" w:type="dxa"/>
            <w:tcBorders>
              <w:bottom w:val="single" w:sz="4" w:space="0" w:color="auto"/>
            </w:tcBorders>
          </w:tcPr>
          <w:p w14:paraId="14A9A778" w14:textId="77777777" w:rsidR="007C360B" w:rsidRDefault="007C360B" w:rsidP="003D112B">
            <w:pPr>
              <w:rPr>
                <w:b/>
                <w:bCs/>
                <w:iCs/>
              </w:rPr>
            </w:pPr>
            <w:r>
              <w:rPr>
                <w:b/>
                <w:bCs/>
                <w:iCs/>
              </w:rPr>
              <w:t>AOR</w:t>
            </w:r>
          </w:p>
        </w:tc>
        <w:tc>
          <w:tcPr>
            <w:tcW w:w="1723" w:type="dxa"/>
            <w:tcBorders>
              <w:bottom w:val="single" w:sz="4" w:space="0" w:color="auto"/>
            </w:tcBorders>
          </w:tcPr>
          <w:p w14:paraId="4B8A5C18" w14:textId="77777777" w:rsidR="007C360B" w:rsidRDefault="007C360B" w:rsidP="003D112B">
            <w:pPr>
              <w:rPr>
                <w:b/>
                <w:bCs/>
                <w:iCs/>
              </w:rPr>
            </w:pPr>
            <w:r>
              <w:rPr>
                <w:b/>
                <w:bCs/>
                <w:iCs/>
              </w:rPr>
              <w:t>95% CI</w:t>
            </w:r>
          </w:p>
        </w:tc>
        <w:tc>
          <w:tcPr>
            <w:tcW w:w="813" w:type="dxa"/>
            <w:tcBorders>
              <w:top w:val="single" w:sz="4" w:space="0" w:color="auto"/>
              <w:bottom w:val="single" w:sz="4" w:space="0" w:color="auto"/>
            </w:tcBorders>
          </w:tcPr>
          <w:p w14:paraId="15FBD2B9" w14:textId="77777777" w:rsidR="007C360B" w:rsidRDefault="007C360B" w:rsidP="003D112B">
            <w:pPr>
              <w:rPr>
                <w:b/>
                <w:bCs/>
                <w:iCs/>
              </w:rPr>
            </w:pPr>
            <w:r>
              <w:rPr>
                <w:b/>
                <w:bCs/>
                <w:iCs/>
              </w:rPr>
              <w:t>AOR</w:t>
            </w:r>
          </w:p>
        </w:tc>
        <w:tc>
          <w:tcPr>
            <w:tcW w:w="1664" w:type="dxa"/>
            <w:tcBorders>
              <w:top w:val="single" w:sz="4" w:space="0" w:color="auto"/>
              <w:bottom w:val="single" w:sz="4" w:space="0" w:color="auto"/>
            </w:tcBorders>
          </w:tcPr>
          <w:p w14:paraId="78CFBA0D" w14:textId="77777777" w:rsidR="007C360B" w:rsidRDefault="007C360B" w:rsidP="003D112B">
            <w:pPr>
              <w:rPr>
                <w:b/>
                <w:bCs/>
                <w:iCs/>
              </w:rPr>
            </w:pPr>
            <w:r>
              <w:rPr>
                <w:b/>
                <w:bCs/>
                <w:iCs/>
              </w:rPr>
              <w:t>95% CI</w:t>
            </w:r>
          </w:p>
        </w:tc>
        <w:tc>
          <w:tcPr>
            <w:tcW w:w="925" w:type="dxa"/>
            <w:tcBorders>
              <w:top w:val="single" w:sz="4" w:space="0" w:color="auto"/>
              <w:bottom w:val="single" w:sz="4" w:space="0" w:color="auto"/>
            </w:tcBorders>
          </w:tcPr>
          <w:p w14:paraId="5421836D" w14:textId="77777777" w:rsidR="007C360B" w:rsidRDefault="007C360B" w:rsidP="003D112B">
            <w:pPr>
              <w:rPr>
                <w:b/>
                <w:bCs/>
                <w:iCs/>
              </w:rPr>
            </w:pPr>
            <w:r>
              <w:rPr>
                <w:b/>
                <w:bCs/>
                <w:iCs/>
              </w:rPr>
              <w:t>AOR</w:t>
            </w:r>
          </w:p>
        </w:tc>
        <w:tc>
          <w:tcPr>
            <w:tcW w:w="1701" w:type="dxa"/>
            <w:tcBorders>
              <w:top w:val="single" w:sz="4" w:space="0" w:color="auto"/>
              <w:bottom w:val="single" w:sz="4" w:space="0" w:color="auto"/>
            </w:tcBorders>
          </w:tcPr>
          <w:p w14:paraId="24BBCC6F" w14:textId="77777777" w:rsidR="007C360B" w:rsidRDefault="007C360B" w:rsidP="003D112B">
            <w:pPr>
              <w:rPr>
                <w:b/>
                <w:bCs/>
                <w:iCs/>
              </w:rPr>
            </w:pPr>
            <w:r>
              <w:rPr>
                <w:b/>
                <w:bCs/>
                <w:iCs/>
              </w:rPr>
              <w:t>95% CI</w:t>
            </w:r>
          </w:p>
        </w:tc>
      </w:tr>
      <w:tr w:rsidR="007C360B" w:rsidRPr="00037D9E" w14:paraId="20320B8C" w14:textId="77777777" w:rsidTr="003D112B">
        <w:tc>
          <w:tcPr>
            <w:tcW w:w="2410" w:type="dxa"/>
            <w:tcBorders>
              <w:top w:val="single" w:sz="4" w:space="0" w:color="auto"/>
            </w:tcBorders>
          </w:tcPr>
          <w:p w14:paraId="02552212" w14:textId="77777777" w:rsidR="007C360B" w:rsidRPr="00037D9E" w:rsidRDefault="007C360B" w:rsidP="003D112B">
            <w:pPr>
              <w:rPr>
                <w:iCs/>
              </w:rPr>
            </w:pPr>
            <w:r w:rsidRPr="00037D9E">
              <w:rPr>
                <w:iCs/>
              </w:rPr>
              <w:t>Intercept</w:t>
            </w:r>
          </w:p>
        </w:tc>
        <w:tc>
          <w:tcPr>
            <w:tcW w:w="1632" w:type="dxa"/>
            <w:tcBorders>
              <w:top w:val="single" w:sz="4" w:space="0" w:color="auto"/>
            </w:tcBorders>
          </w:tcPr>
          <w:p w14:paraId="1708AC03" w14:textId="77777777" w:rsidR="007C360B" w:rsidRPr="00037D9E" w:rsidRDefault="007C360B" w:rsidP="003D112B">
            <w:pPr>
              <w:rPr>
                <w:iCs/>
              </w:rPr>
            </w:pPr>
          </w:p>
        </w:tc>
        <w:tc>
          <w:tcPr>
            <w:tcW w:w="756" w:type="dxa"/>
            <w:tcBorders>
              <w:top w:val="single" w:sz="4" w:space="0" w:color="auto"/>
            </w:tcBorders>
          </w:tcPr>
          <w:p w14:paraId="42BBADA8" w14:textId="77777777" w:rsidR="007C360B" w:rsidRPr="00037D9E" w:rsidRDefault="007C360B" w:rsidP="003D112B">
            <w:pPr>
              <w:rPr>
                <w:iCs/>
              </w:rPr>
            </w:pPr>
            <w:r>
              <w:rPr>
                <w:iCs/>
              </w:rPr>
              <w:t>0.88</w:t>
            </w:r>
          </w:p>
        </w:tc>
        <w:tc>
          <w:tcPr>
            <w:tcW w:w="1723" w:type="dxa"/>
            <w:tcBorders>
              <w:top w:val="single" w:sz="4" w:space="0" w:color="auto"/>
            </w:tcBorders>
          </w:tcPr>
          <w:p w14:paraId="3501EA36" w14:textId="77777777" w:rsidR="007C360B" w:rsidRPr="00037D9E" w:rsidRDefault="007C360B" w:rsidP="003D112B">
            <w:pPr>
              <w:rPr>
                <w:iCs/>
              </w:rPr>
            </w:pPr>
          </w:p>
        </w:tc>
        <w:tc>
          <w:tcPr>
            <w:tcW w:w="813" w:type="dxa"/>
            <w:tcBorders>
              <w:top w:val="single" w:sz="4" w:space="0" w:color="auto"/>
            </w:tcBorders>
          </w:tcPr>
          <w:p w14:paraId="2582EDD7" w14:textId="77777777" w:rsidR="007C360B" w:rsidRPr="00037D9E" w:rsidRDefault="007C360B" w:rsidP="003D112B">
            <w:pPr>
              <w:rPr>
                <w:iCs/>
              </w:rPr>
            </w:pPr>
            <w:r>
              <w:rPr>
                <w:iCs/>
              </w:rPr>
              <w:t>0.10</w:t>
            </w:r>
          </w:p>
        </w:tc>
        <w:tc>
          <w:tcPr>
            <w:tcW w:w="1664" w:type="dxa"/>
            <w:tcBorders>
              <w:top w:val="single" w:sz="4" w:space="0" w:color="auto"/>
            </w:tcBorders>
          </w:tcPr>
          <w:p w14:paraId="2AEB0AE0" w14:textId="77777777" w:rsidR="007C360B" w:rsidRPr="00037D9E" w:rsidRDefault="007C360B" w:rsidP="003D112B">
            <w:pPr>
              <w:rPr>
                <w:iCs/>
              </w:rPr>
            </w:pPr>
          </w:p>
        </w:tc>
        <w:tc>
          <w:tcPr>
            <w:tcW w:w="925" w:type="dxa"/>
            <w:tcBorders>
              <w:top w:val="single" w:sz="4" w:space="0" w:color="auto"/>
            </w:tcBorders>
          </w:tcPr>
          <w:p w14:paraId="160D0EF1" w14:textId="77777777" w:rsidR="007C360B" w:rsidRPr="00037D9E" w:rsidRDefault="007C360B" w:rsidP="003D112B">
            <w:pPr>
              <w:rPr>
                <w:iCs/>
              </w:rPr>
            </w:pPr>
            <w:r>
              <w:rPr>
                <w:iCs/>
              </w:rPr>
              <w:t>0.14</w:t>
            </w:r>
          </w:p>
        </w:tc>
        <w:tc>
          <w:tcPr>
            <w:tcW w:w="1701" w:type="dxa"/>
            <w:tcBorders>
              <w:top w:val="single" w:sz="4" w:space="0" w:color="auto"/>
            </w:tcBorders>
          </w:tcPr>
          <w:p w14:paraId="0E02E5AE" w14:textId="77777777" w:rsidR="007C360B" w:rsidRPr="00037D9E" w:rsidRDefault="007C360B" w:rsidP="003D112B">
            <w:pPr>
              <w:rPr>
                <w:iCs/>
              </w:rPr>
            </w:pPr>
          </w:p>
        </w:tc>
      </w:tr>
      <w:tr w:rsidR="007C360B" w14:paraId="48AB6F99" w14:textId="77777777" w:rsidTr="003D112B">
        <w:tc>
          <w:tcPr>
            <w:tcW w:w="2410" w:type="dxa"/>
          </w:tcPr>
          <w:p w14:paraId="3AF1AA57" w14:textId="77777777" w:rsidR="007C360B" w:rsidRPr="003D74D4" w:rsidRDefault="007C360B" w:rsidP="003D112B">
            <w:pPr>
              <w:rPr>
                <w:iCs/>
              </w:rPr>
            </w:pPr>
            <w:r w:rsidRPr="003D74D4">
              <w:rPr>
                <w:iCs/>
              </w:rPr>
              <w:t xml:space="preserve">Treatment </w:t>
            </w:r>
            <w:r>
              <w:rPr>
                <w:iCs/>
              </w:rPr>
              <w:t>group</w:t>
            </w:r>
          </w:p>
        </w:tc>
        <w:tc>
          <w:tcPr>
            <w:tcW w:w="1632" w:type="dxa"/>
          </w:tcPr>
          <w:p w14:paraId="64209316" w14:textId="77777777" w:rsidR="007C360B" w:rsidRPr="003D74D4" w:rsidRDefault="007C360B" w:rsidP="003D112B">
            <w:pPr>
              <w:rPr>
                <w:iCs/>
              </w:rPr>
            </w:pPr>
            <w:r w:rsidRPr="003D74D4">
              <w:rPr>
                <w:iCs/>
              </w:rPr>
              <w:t>Co</w:t>
            </w:r>
            <w:r>
              <w:rPr>
                <w:iCs/>
              </w:rPr>
              <w:t>ppergel</w:t>
            </w:r>
          </w:p>
        </w:tc>
        <w:tc>
          <w:tcPr>
            <w:tcW w:w="756" w:type="dxa"/>
          </w:tcPr>
          <w:p w14:paraId="50B797C5" w14:textId="77777777" w:rsidR="007C360B" w:rsidRDefault="007C360B" w:rsidP="003D112B">
            <w:pPr>
              <w:rPr>
                <w:iCs/>
              </w:rPr>
            </w:pPr>
          </w:p>
        </w:tc>
        <w:tc>
          <w:tcPr>
            <w:tcW w:w="1723" w:type="dxa"/>
          </w:tcPr>
          <w:p w14:paraId="2E46462C" w14:textId="77777777" w:rsidR="007C360B" w:rsidRDefault="007C360B" w:rsidP="003D112B">
            <w:pPr>
              <w:rPr>
                <w:iCs/>
              </w:rPr>
            </w:pPr>
          </w:p>
        </w:tc>
        <w:tc>
          <w:tcPr>
            <w:tcW w:w="813" w:type="dxa"/>
          </w:tcPr>
          <w:p w14:paraId="58FEC526" w14:textId="77777777" w:rsidR="007C360B" w:rsidRPr="003D74D4" w:rsidRDefault="007C360B" w:rsidP="003D112B">
            <w:pPr>
              <w:rPr>
                <w:iCs/>
              </w:rPr>
            </w:pPr>
          </w:p>
        </w:tc>
        <w:tc>
          <w:tcPr>
            <w:tcW w:w="1664" w:type="dxa"/>
          </w:tcPr>
          <w:p w14:paraId="40DE215D" w14:textId="77777777" w:rsidR="007C360B" w:rsidRPr="003D74D4" w:rsidRDefault="007C360B" w:rsidP="003D112B">
            <w:pPr>
              <w:rPr>
                <w:iCs/>
              </w:rPr>
            </w:pPr>
          </w:p>
        </w:tc>
        <w:tc>
          <w:tcPr>
            <w:tcW w:w="925" w:type="dxa"/>
          </w:tcPr>
          <w:p w14:paraId="24B2CF78" w14:textId="77777777" w:rsidR="007C360B" w:rsidRPr="003D74D4" w:rsidRDefault="007C360B" w:rsidP="003D112B">
            <w:pPr>
              <w:rPr>
                <w:iCs/>
              </w:rPr>
            </w:pPr>
          </w:p>
        </w:tc>
        <w:tc>
          <w:tcPr>
            <w:tcW w:w="1701" w:type="dxa"/>
          </w:tcPr>
          <w:p w14:paraId="7ACDEA88" w14:textId="77777777" w:rsidR="007C360B" w:rsidRPr="003D74D4" w:rsidRDefault="007C360B" w:rsidP="003D112B">
            <w:pPr>
              <w:rPr>
                <w:iCs/>
              </w:rPr>
            </w:pPr>
          </w:p>
        </w:tc>
      </w:tr>
      <w:tr w:rsidR="007C360B" w14:paraId="0F1F841E" w14:textId="77777777" w:rsidTr="003D112B">
        <w:tc>
          <w:tcPr>
            <w:tcW w:w="2410" w:type="dxa"/>
          </w:tcPr>
          <w:p w14:paraId="73E514B9" w14:textId="77777777" w:rsidR="007C360B" w:rsidRPr="003D74D4" w:rsidRDefault="007C360B" w:rsidP="003D112B">
            <w:pPr>
              <w:rPr>
                <w:iCs/>
              </w:rPr>
            </w:pPr>
          </w:p>
        </w:tc>
        <w:tc>
          <w:tcPr>
            <w:tcW w:w="1632" w:type="dxa"/>
          </w:tcPr>
          <w:p w14:paraId="3658FCBC" w14:textId="77777777" w:rsidR="007C360B" w:rsidRPr="003D74D4" w:rsidRDefault="007C360B" w:rsidP="003D112B">
            <w:pPr>
              <w:spacing w:after="120"/>
              <w:rPr>
                <w:iCs/>
              </w:rPr>
            </w:pPr>
            <w:r>
              <w:rPr>
                <w:iCs/>
              </w:rPr>
              <w:t>Alginogel</w:t>
            </w:r>
          </w:p>
        </w:tc>
        <w:tc>
          <w:tcPr>
            <w:tcW w:w="756" w:type="dxa"/>
          </w:tcPr>
          <w:p w14:paraId="0EE49822" w14:textId="77777777" w:rsidR="007C360B" w:rsidRDefault="007C360B" w:rsidP="003D112B">
            <w:pPr>
              <w:rPr>
                <w:iCs/>
              </w:rPr>
            </w:pPr>
            <w:r>
              <w:rPr>
                <w:iCs/>
              </w:rPr>
              <w:t>0.04</w:t>
            </w:r>
          </w:p>
        </w:tc>
        <w:tc>
          <w:tcPr>
            <w:tcW w:w="1723" w:type="dxa"/>
          </w:tcPr>
          <w:p w14:paraId="72AD100A" w14:textId="77777777" w:rsidR="007C360B" w:rsidRDefault="007C360B" w:rsidP="003D112B">
            <w:pPr>
              <w:rPr>
                <w:iCs/>
              </w:rPr>
            </w:pPr>
            <w:r>
              <w:rPr>
                <w:iCs/>
              </w:rPr>
              <w:t>0.01 – 0.11</w:t>
            </w:r>
          </w:p>
        </w:tc>
        <w:tc>
          <w:tcPr>
            <w:tcW w:w="813" w:type="dxa"/>
          </w:tcPr>
          <w:p w14:paraId="744D389B" w14:textId="77777777" w:rsidR="007C360B" w:rsidRPr="003D74D4" w:rsidRDefault="007C360B" w:rsidP="003D112B">
            <w:pPr>
              <w:rPr>
                <w:iCs/>
              </w:rPr>
            </w:pPr>
            <w:r>
              <w:rPr>
                <w:iCs/>
              </w:rPr>
              <w:t>2.51</w:t>
            </w:r>
          </w:p>
        </w:tc>
        <w:tc>
          <w:tcPr>
            <w:tcW w:w="1664" w:type="dxa"/>
          </w:tcPr>
          <w:p w14:paraId="51817E94" w14:textId="77777777" w:rsidR="007C360B" w:rsidRPr="003D74D4" w:rsidRDefault="007C360B" w:rsidP="003D112B">
            <w:pPr>
              <w:rPr>
                <w:iCs/>
              </w:rPr>
            </w:pPr>
            <w:r>
              <w:rPr>
                <w:iCs/>
              </w:rPr>
              <w:t>1.08 – 5.86</w:t>
            </w:r>
          </w:p>
        </w:tc>
        <w:tc>
          <w:tcPr>
            <w:tcW w:w="925" w:type="dxa"/>
          </w:tcPr>
          <w:p w14:paraId="6FE1DFBC" w14:textId="77777777" w:rsidR="007C360B" w:rsidRDefault="007C360B" w:rsidP="003D112B">
            <w:pPr>
              <w:rPr>
                <w:iCs/>
              </w:rPr>
            </w:pPr>
            <w:r>
              <w:rPr>
                <w:iCs/>
              </w:rPr>
              <w:t>0.98</w:t>
            </w:r>
          </w:p>
        </w:tc>
        <w:tc>
          <w:tcPr>
            <w:tcW w:w="1701" w:type="dxa"/>
          </w:tcPr>
          <w:p w14:paraId="475125AF" w14:textId="77777777" w:rsidR="007C360B" w:rsidRDefault="007C360B" w:rsidP="003D112B">
            <w:pPr>
              <w:rPr>
                <w:iCs/>
              </w:rPr>
            </w:pPr>
            <w:r>
              <w:rPr>
                <w:iCs/>
              </w:rPr>
              <w:t>0.33 – 3.02</w:t>
            </w:r>
          </w:p>
        </w:tc>
      </w:tr>
      <w:tr w:rsidR="007C360B" w14:paraId="51BFBA88" w14:textId="77777777" w:rsidTr="003D112B">
        <w:tc>
          <w:tcPr>
            <w:tcW w:w="2410" w:type="dxa"/>
          </w:tcPr>
          <w:p w14:paraId="471C28B2" w14:textId="77777777" w:rsidR="007C360B" w:rsidRPr="003D74D4" w:rsidRDefault="007C360B" w:rsidP="003D112B">
            <w:pPr>
              <w:rPr>
                <w:iCs/>
              </w:rPr>
            </w:pPr>
            <w:r>
              <w:rPr>
                <w:iCs/>
              </w:rPr>
              <w:t xml:space="preserve">M-score on day 0 </w:t>
            </w:r>
          </w:p>
        </w:tc>
        <w:tc>
          <w:tcPr>
            <w:tcW w:w="1632" w:type="dxa"/>
          </w:tcPr>
          <w:p w14:paraId="1E521E8A" w14:textId="77777777" w:rsidR="007C360B" w:rsidRPr="003D74D4" w:rsidRDefault="007C360B" w:rsidP="003D112B">
            <w:pPr>
              <w:rPr>
                <w:iCs/>
              </w:rPr>
            </w:pPr>
            <w:r>
              <w:rPr>
                <w:iCs/>
              </w:rPr>
              <w:t>M1</w:t>
            </w:r>
          </w:p>
        </w:tc>
        <w:tc>
          <w:tcPr>
            <w:tcW w:w="756" w:type="dxa"/>
          </w:tcPr>
          <w:p w14:paraId="4F6A60DC" w14:textId="77777777" w:rsidR="007C360B" w:rsidRDefault="007C360B" w:rsidP="003D112B">
            <w:pPr>
              <w:rPr>
                <w:iCs/>
              </w:rPr>
            </w:pPr>
          </w:p>
        </w:tc>
        <w:tc>
          <w:tcPr>
            <w:tcW w:w="1723" w:type="dxa"/>
          </w:tcPr>
          <w:p w14:paraId="3F12B1C3" w14:textId="77777777" w:rsidR="007C360B" w:rsidRDefault="007C360B" w:rsidP="003D112B">
            <w:pPr>
              <w:rPr>
                <w:iCs/>
              </w:rPr>
            </w:pPr>
          </w:p>
        </w:tc>
        <w:tc>
          <w:tcPr>
            <w:tcW w:w="813" w:type="dxa"/>
          </w:tcPr>
          <w:p w14:paraId="4B3A5783" w14:textId="77777777" w:rsidR="007C360B" w:rsidRPr="003D74D4" w:rsidRDefault="007C360B" w:rsidP="003D112B">
            <w:pPr>
              <w:rPr>
                <w:iCs/>
              </w:rPr>
            </w:pPr>
          </w:p>
        </w:tc>
        <w:tc>
          <w:tcPr>
            <w:tcW w:w="1664" w:type="dxa"/>
          </w:tcPr>
          <w:p w14:paraId="183C15FB" w14:textId="77777777" w:rsidR="007C360B" w:rsidRPr="003D74D4" w:rsidRDefault="007C360B" w:rsidP="003D112B">
            <w:pPr>
              <w:rPr>
                <w:iCs/>
              </w:rPr>
            </w:pPr>
          </w:p>
        </w:tc>
        <w:tc>
          <w:tcPr>
            <w:tcW w:w="925" w:type="dxa"/>
          </w:tcPr>
          <w:p w14:paraId="54240C68" w14:textId="77777777" w:rsidR="007C360B" w:rsidRPr="003D74D4" w:rsidRDefault="007C360B" w:rsidP="003D112B">
            <w:pPr>
              <w:rPr>
                <w:iCs/>
              </w:rPr>
            </w:pPr>
          </w:p>
        </w:tc>
        <w:tc>
          <w:tcPr>
            <w:tcW w:w="1701" w:type="dxa"/>
          </w:tcPr>
          <w:p w14:paraId="05FCE3E7" w14:textId="77777777" w:rsidR="007C360B" w:rsidRPr="003D74D4" w:rsidRDefault="007C360B" w:rsidP="003D112B">
            <w:pPr>
              <w:rPr>
                <w:iCs/>
              </w:rPr>
            </w:pPr>
          </w:p>
        </w:tc>
      </w:tr>
      <w:tr w:rsidR="007C360B" w14:paraId="64921C22" w14:textId="77777777" w:rsidTr="003D112B">
        <w:tc>
          <w:tcPr>
            <w:tcW w:w="2410" w:type="dxa"/>
          </w:tcPr>
          <w:p w14:paraId="4363D44A" w14:textId="77777777" w:rsidR="007C360B" w:rsidRPr="003D74D4" w:rsidRDefault="007C360B" w:rsidP="003D112B">
            <w:pPr>
              <w:rPr>
                <w:iCs/>
              </w:rPr>
            </w:pPr>
          </w:p>
        </w:tc>
        <w:tc>
          <w:tcPr>
            <w:tcW w:w="1632" w:type="dxa"/>
          </w:tcPr>
          <w:p w14:paraId="67D3EF66" w14:textId="77777777" w:rsidR="007C360B" w:rsidRPr="003D74D4" w:rsidRDefault="007C360B" w:rsidP="003D112B">
            <w:pPr>
              <w:rPr>
                <w:iCs/>
              </w:rPr>
            </w:pPr>
            <w:r>
              <w:rPr>
                <w:iCs/>
              </w:rPr>
              <w:t>M2</w:t>
            </w:r>
          </w:p>
        </w:tc>
        <w:tc>
          <w:tcPr>
            <w:tcW w:w="756" w:type="dxa"/>
          </w:tcPr>
          <w:p w14:paraId="48941810" w14:textId="77777777" w:rsidR="007C360B" w:rsidRDefault="007C360B" w:rsidP="003D112B">
            <w:pPr>
              <w:rPr>
                <w:iCs/>
              </w:rPr>
            </w:pPr>
            <w:r>
              <w:rPr>
                <w:iCs/>
              </w:rPr>
              <w:t>3.10</w:t>
            </w:r>
          </w:p>
        </w:tc>
        <w:tc>
          <w:tcPr>
            <w:tcW w:w="1723" w:type="dxa"/>
          </w:tcPr>
          <w:p w14:paraId="746BE8E3" w14:textId="77777777" w:rsidR="007C360B" w:rsidRDefault="007C360B" w:rsidP="003D112B">
            <w:pPr>
              <w:rPr>
                <w:iCs/>
              </w:rPr>
            </w:pPr>
            <w:r>
              <w:rPr>
                <w:iCs/>
              </w:rPr>
              <w:t>0.79 – 15.87</w:t>
            </w:r>
          </w:p>
        </w:tc>
        <w:tc>
          <w:tcPr>
            <w:tcW w:w="813" w:type="dxa"/>
          </w:tcPr>
          <w:p w14:paraId="6AD24CD1" w14:textId="77777777" w:rsidR="007C360B" w:rsidRPr="003D74D4" w:rsidRDefault="007C360B" w:rsidP="003D112B">
            <w:pPr>
              <w:rPr>
                <w:iCs/>
              </w:rPr>
            </w:pPr>
          </w:p>
        </w:tc>
        <w:tc>
          <w:tcPr>
            <w:tcW w:w="1664" w:type="dxa"/>
          </w:tcPr>
          <w:p w14:paraId="20D9CD9D" w14:textId="77777777" w:rsidR="007C360B" w:rsidRPr="003D74D4" w:rsidRDefault="007C360B" w:rsidP="003D112B">
            <w:pPr>
              <w:rPr>
                <w:iCs/>
              </w:rPr>
            </w:pPr>
          </w:p>
        </w:tc>
        <w:tc>
          <w:tcPr>
            <w:tcW w:w="925" w:type="dxa"/>
          </w:tcPr>
          <w:p w14:paraId="5EB1B1DC" w14:textId="77777777" w:rsidR="007C360B" w:rsidRPr="003D74D4" w:rsidRDefault="007C360B" w:rsidP="003D112B">
            <w:pPr>
              <w:rPr>
                <w:iCs/>
              </w:rPr>
            </w:pPr>
          </w:p>
        </w:tc>
        <w:tc>
          <w:tcPr>
            <w:tcW w:w="1701" w:type="dxa"/>
          </w:tcPr>
          <w:p w14:paraId="62013D1B" w14:textId="77777777" w:rsidR="007C360B" w:rsidRPr="003D74D4" w:rsidRDefault="007C360B" w:rsidP="003D112B">
            <w:pPr>
              <w:rPr>
                <w:iCs/>
              </w:rPr>
            </w:pPr>
          </w:p>
        </w:tc>
      </w:tr>
      <w:tr w:rsidR="007C360B" w14:paraId="4C4FD14E" w14:textId="77777777" w:rsidTr="003D112B">
        <w:tc>
          <w:tcPr>
            <w:tcW w:w="2410" w:type="dxa"/>
          </w:tcPr>
          <w:p w14:paraId="544E30B2" w14:textId="77777777" w:rsidR="007C360B" w:rsidRPr="003D74D4" w:rsidRDefault="007C360B" w:rsidP="003D112B">
            <w:pPr>
              <w:rPr>
                <w:iCs/>
              </w:rPr>
            </w:pPr>
          </w:p>
        </w:tc>
        <w:tc>
          <w:tcPr>
            <w:tcW w:w="1632" w:type="dxa"/>
          </w:tcPr>
          <w:p w14:paraId="56AF0F87" w14:textId="77777777" w:rsidR="007C360B" w:rsidRPr="003D74D4" w:rsidRDefault="007C360B" w:rsidP="003D112B">
            <w:pPr>
              <w:spacing w:after="120"/>
              <w:rPr>
                <w:iCs/>
              </w:rPr>
            </w:pPr>
            <w:r>
              <w:rPr>
                <w:iCs/>
              </w:rPr>
              <w:t>M4.1</w:t>
            </w:r>
          </w:p>
        </w:tc>
        <w:tc>
          <w:tcPr>
            <w:tcW w:w="756" w:type="dxa"/>
          </w:tcPr>
          <w:p w14:paraId="14F39958" w14:textId="77777777" w:rsidR="007C360B" w:rsidRDefault="007C360B" w:rsidP="003D112B">
            <w:pPr>
              <w:rPr>
                <w:iCs/>
              </w:rPr>
            </w:pPr>
            <w:r>
              <w:rPr>
                <w:iCs/>
              </w:rPr>
              <w:t>16.57</w:t>
            </w:r>
          </w:p>
        </w:tc>
        <w:tc>
          <w:tcPr>
            <w:tcW w:w="1723" w:type="dxa"/>
          </w:tcPr>
          <w:p w14:paraId="604E7CA4" w14:textId="77777777" w:rsidR="007C360B" w:rsidRDefault="007C360B" w:rsidP="003D112B">
            <w:pPr>
              <w:rPr>
                <w:iCs/>
              </w:rPr>
            </w:pPr>
            <w:r>
              <w:rPr>
                <w:iCs/>
              </w:rPr>
              <w:t>2.30 – 148.36</w:t>
            </w:r>
          </w:p>
        </w:tc>
        <w:tc>
          <w:tcPr>
            <w:tcW w:w="813" w:type="dxa"/>
          </w:tcPr>
          <w:p w14:paraId="3E1077D8" w14:textId="77777777" w:rsidR="007C360B" w:rsidRPr="003D74D4" w:rsidRDefault="007C360B" w:rsidP="003D112B">
            <w:pPr>
              <w:rPr>
                <w:iCs/>
              </w:rPr>
            </w:pPr>
          </w:p>
        </w:tc>
        <w:tc>
          <w:tcPr>
            <w:tcW w:w="1664" w:type="dxa"/>
          </w:tcPr>
          <w:p w14:paraId="18D27243" w14:textId="77777777" w:rsidR="007C360B" w:rsidRPr="003D74D4" w:rsidRDefault="007C360B" w:rsidP="003D112B">
            <w:pPr>
              <w:rPr>
                <w:iCs/>
              </w:rPr>
            </w:pPr>
          </w:p>
        </w:tc>
        <w:tc>
          <w:tcPr>
            <w:tcW w:w="925" w:type="dxa"/>
          </w:tcPr>
          <w:p w14:paraId="5C76312E" w14:textId="77777777" w:rsidR="007C360B" w:rsidRPr="003D74D4" w:rsidRDefault="007C360B" w:rsidP="003D112B">
            <w:pPr>
              <w:rPr>
                <w:iCs/>
              </w:rPr>
            </w:pPr>
          </w:p>
        </w:tc>
        <w:tc>
          <w:tcPr>
            <w:tcW w:w="1701" w:type="dxa"/>
          </w:tcPr>
          <w:p w14:paraId="3D499E6F" w14:textId="77777777" w:rsidR="007C360B" w:rsidRPr="003D74D4" w:rsidRDefault="007C360B" w:rsidP="003D112B">
            <w:pPr>
              <w:rPr>
                <w:iCs/>
              </w:rPr>
            </w:pPr>
          </w:p>
        </w:tc>
      </w:tr>
      <w:tr w:rsidR="007C360B" w14:paraId="0C87FC38" w14:textId="77777777" w:rsidTr="003D112B">
        <w:tc>
          <w:tcPr>
            <w:tcW w:w="2410" w:type="dxa"/>
          </w:tcPr>
          <w:p w14:paraId="2D1D7408" w14:textId="77777777" w:rsidR="007C360B" w:rsidRPr="003D74D4" w:rsidRDefault="007C360B" w:rsidP="003D112B">
            <w:pPr>
              <w:rPr>
                <w:iCs/>
              </w:rPr>
            </w:pPr>
            <w:r>
              <w:rPr>
                <w:iCs/>
              </w:rPr>
              <w:t>Period under bandage</w:t>
            </w:r>
          </w:p>
        </w:tc>
        <w:tc>
          <w:tcPr>
            <w:tcW w:w="1632" w:type="dxa"/>
          </w:tcPr>
          <w:p w14:paraId="5DF91073" w14:textId="77777777" w:rsidR="007C360B" w:rsidRPr="003D74D4" w:rsidRDefault="007C360B" w:rsidP="003D112B">
            <w:pPr>
              <w:rPr>
                <w:iCs/>
              </w:rPr>
            </w:pPr>
            <w:r>
              <w:rPr>
                <w:iCs/>
              </w:rPr>
              <w:t>10 days</w:t>
            </w:r>
          </w:p>
        </w:tc>
        <w:tc>
          <w:tcPr>
            <w:tcW w:w="756" w:type="dxa"/>
          </w:tcPr>
          <w:p w14:paraId="36F8F8CD" w14:textId="77777777" w:rsidR="007C360B" w:rsidRDefault="007C360B" w:rsidP="003D112B">
            <w:pPr>
              <w:rPr>
                <w:iCs/>
              </w:rPr>
            </w:pPr>
          </w:p>
        </w:tc>
        <w:tc>
          <w:tcPr>
            <w:tcW w:w="1723" w:type="dxa"/>
          </w:tcPr>
          <w:p w14:paraId="086D8EF7" w14:textId="77777777" w:rsidR="007C360B" w:rsidRDefault="007C360B" w:rsidP="003D112B">
            <w:pPr>
              <w:rPr>
                <w:iCs/>
              </w:rPr>
            </w:pPr>
          </w:p>
        </w:tc>
        <w:tc>
          <w:tcPr>
            <w:tcW w:w="813" w:type="dxa"/>
          </w:tcPr>
          <w:p w14:paraId="6E125FF0" w14:textId="77777777" w:rsidR="007C360B" w:rsidRDefault="007C360B" w:rsidP="003D112B">
            <w:pPr>
              <w:rPr>
                <w:iCs/>
              </w:rPr>
            </w:pPr>
          </w:p>
        </w:tc>
        <w:tc>
          <w:tcPr>
            <w:tcW w:w="1664" w:type="dxa"/>
          </w:tcPr>
          <w:p w14:paraId="51F75B98" w14:textId="77777777" w:rsidR="007C360B" w:rsidRDefault="007C360B" w:rsidP="003D112B">
            <w:pPr>
              <w:rPr>
                <w:iCs/>
              </w:rPr>
            </w:pPr>
          </w:p>
        </w:tc>
        <w:tc>
          <w:tcPr>
            <w:tcW w:w="925" w:type="dxa"/>
          </w:tcPr>
          <w:p w14:paraId="1981B528" w14:textId="77777777" w:rsidR="007C360B" w:rsidRPr="003D74D4" w:rsidRDefault="007C360B" w:rsidP="003D112B">
            <w:pPr>
              <w:rPr>
                <w:iCs/>
              </w:rPr>
            </w:pPr>
          </w:p>
        </w:tc>
        <w:tc>
          <w:tcPr>
            <w:tcW w:w="1701" w:type="dxa"/>
          </w:tcPr>
          <w:p w14:paraId="200F7854" w14:textId="77777777" w:rsidR="007C360B" w:rsidRPr="003D74D4" w:rsidRDefault="007C360B" w:rsidP="003D112B">
            <w:pPr>
              <w:rPr>
                <w:iCs/>
              </w:rPr>
            </w:pPr>
          </w:p>
        </w:tc>
      </w:tr>
      <w:tr w:rsidR="007C360B" w14:paraId="4A32E376" w14:textId="77777777" w:rsidTr="003D112B">
        <w:tc>
          <w:tcPr>
            <w:tcW w:w="2410" w:type="dxa"/>
          </w:tcPr>
          <w:p w14:paraId="57E3B1AE" w14:textId="77777777" w:rsidR="007C360B" w:rsidRPr="003D74D4" w:rsidRDefault="007C360B" w:rsidP="003D112B">
            <w:pPr>
              <w:rPr>
                <w:iCs/>
              </w:rPr>
            </w:pPr>
          </w:p>
        </w:tc>
        <w:tc>
          <w:tcPr>
            <w:tcW w:w="1632" w:type="dxa"/>
          </w:tcPr>
          <w:p w14:paraId="55244909" w14:textId="77777777" w:rsidR="007C360B" w:rsidRPr="003D74D4" w:rsidRDefault="007C360B" w:rsidP="003D112B">
            <w:pPr>
              <w:spacing w:after="120"/>
              <w:rPr>
                <w:iCs/>
              </w:rPr>
            </w:pPr>
            <w:r>
              <w:rPr>
                <w:iCs/>
              </w:rPr>
              <w:t>7 days</w:t>
            </w:r>
          </w:p>
        </w:tc>
        <w:tc>
          <w:tcPr>
            <w:tcW w:w="756" w:type="dxa"/>
          </w:tcPr>
          <w:p w14:paraId="6C12BC87" w14:textId="77777777" w:rsidR="007C360B" w:rsidRDefault="007C360B" w:rsidP="003D112B">
            <w:pPr>
              <w:rPr>
                <w:iCs/>
              </w:rPr>
            </w:pPr>
            <w:r>
              <w:rPr>
                <w:iCs/>
              </w:rPr>
              <w:t>17.83</w:t>
            </w:r>
          </w:p>
        </w:tc>
        <w:tc>
          <w:tcPr>
            <w:tcW w:w="1723" w:type="dxa"/>
          </w:tcPr>
          <w:p w14:paraId="25D77437" w14:textId="77777777" w:rsidR="007C360B" w:rsidRDefault="007C360B" w:rsidP="003D112B">
            <w:pPr>
              <w:rPr>
                <w:iCs/>
              </w:rPr>
            </w:pPr>
            <w:r>
              <w:rPr>
                <w:iCs/>
              </w:rPr>
              <w:t>4.64 – 98.57</w:t>
            </w:r>
          </w:p>
        </w:tc>
        <w:tc>
          <w:tcPr>
            <w:tcW w:w="813" w:type="dxa"/>
          </w:tcPr>
          <w:p w14:paraId="55922E7B" w14:textId="77777777" w:rsidR="007C360B" w:rsidRDefault="007C360B" w:rsidP="003D112B">
            <w:pPr>
              <w:rPr>
                <w:iCs/>
              </w:rPr>
            </w:pPr>
          </w:p>
        </w:tc>
        <w:tc>
          <w:tcPr>
            <w:tcW w:w="1664" w:type="dxa"/>
          </w:tcPr>
          <w:p w14:paraId="640E0FFB" w14:textId="77777777" w:rsidR="007C360B" w:rsidRDefault="007C360B" w:rsidP="003D112B">
            <w:pPr>
              <w:rPr>
                <w:iCs/>
              </w:rPr>
            </w:pPr>
          </w:p>
        </w:tc>
        <w:tc>
          <w:tcPr>
            <w:tcW w:w="925" w:type="dxa"/>
          </w:tcPr>
          <w:p w14:paraId="0A87EE39" w14:textId="77777777" w:rsidR="007C360B" w:rsidRDefault="007C360B" w:rsidP="003D112B">
            <w:pPr>
              <w:rPr>
                <w:iCs/>
              </w:rPr>
            </w:pPr>
          </w:p>
        </w:tc>
        <w:tc>
          <w:tcPr>
            <w:tcW w:w="1701" w:type="dxa"/>
          </w:tcPr>
          <w:p w14:paraId="1BCAB29D" w14:textId="77777777" w:rsidR="007C360B" w:rsidRDefault="007C360B" w:rsidP="003D112B">
            <w:pPr>
              <w:rPr>
                <w:iCs/>
              </w:rPr>
            </w:pPr>
          </w:p>
        </w:tc>
      </w:tr>
      <w:tr w:rsidR="007C360B" w14:paraId="098181FD" w14:textId="77777777" w:rsidTr="003D112B">
        <w:tc>
          <w:tcPr>
            <w:tcW w:w="2410" w:type="dxa"/>
          </w:tcPr>
          <w:p w14:paraId="1D4D0913" w14:textId="77777777" w:rsidR="007C360B" w:rsidRPr="003D74D4" w:rsidRDefault="007C360B" w:rsidP="003D112B">
            <w:pPr>
              <w:rPr>
                <w:iCs/>
              </w:rPr>
            </w:pPr>
            <w:r>
              <w:rPr>
                <w:iCs/>
              </w:rPr>
              <w:t>Farm</w:t>
            </w:r>
          </w:p>
        </w:tc>
        <w:tc>
          <w:tcPr>
            <w:tcW w:w="1632" w:type="dxa"/>
          </w:tcPr>
          <w:p w14:paraId="2F61E443" w14:textId="77777777" w:rsidR="007C360B" w:rsidRDefault="007C360B" w:rsidP="003D112B">
            <w:pPr>
              <w:rPr>
                <w:iCs/>
              </w:rPr>
            </w:pPr>
            <w:r>
              <w:rPr>
                <w:iCs/>
              </w:rPr>
              <w:t>1</w:t>
            </w:r>
          </w:p>
        </w:tc>
        <w:tc>
          <w:tcPr>
            <w:tcW w:w="756" w:type="dxa"/>
          </w:tcPr>
          <w:p w14:paraId="597EA752" w14:textId="77777777" w:rsidR="007C360B" w:rsidRDefault="007C360B" w:rsidP="003D112B">
            <w:pPr>
              <w:rPr>
                <w:iCs/>
              </w:rPr>
            </w:pPr>
          </w:p>
        </w:tc>
        <w:tc>
          <w:tcPr>
            <w:tcW w:w="1723" w:type="dxa"/>
          </w:tcPr>
          <w:p w14:paraId="6AE5CB7B" w14:textId="77777777" w:rsidR="007C360B" w:rsidRDefault="007C360B" w:rsidP="003D112B">
            <w:pPr>
              <w:rPr>
                <w:iCs/>
              </w:rPr>
            </w:pPr>
          </w:p>
        </w:tc>
        <w:tc>
          <w:tcPr>
            <w:tcW w:w="813" w:type="dxa"/>
          </w:tcPr>
          <w:p w14:paraId="0CBC0D98" w14:textId="77777777" w:rsidR="007C360B" w:rsidRDefault="007C360B" w:rsidP="003D112B">
            <w:pPr>
              <w:rPr>
                <w:iCs/>
              </w:rPr>
            </w:pPr>
          </w:p>
        </w:tc>
        <w:tc>
          <w:tcPr>
            <w:tcW w:w="1664" w:type="dxa"/>
          </w:tcPr>
          <w:p w14:paraId="256246E1" w14:textId="77777777" w:rsidR="007C360B" w:rsidRDefault="007C360B" w:rsidP="003D112B">
            <w:pPr>
              <w:rPr>
                <w:iCs/>
              </w:rPr>
            </w:pPr>
          </w:p>
        </w:tc>
        <w:tc>
          <w:tcPr>
            <w:tcW w:w="925" w:type="dxa"/>
          </w:tcPr>
          <w:p w14:paraId="4645E43A" w14:textId="77777777" w:rsidR="007C360B" w:rsidRDefault="007C360B" w:rsidP="003D112B">
            <w:pPr>
              <w:rPr>
                <w:iCs/>
              </w:rPr>
            </w:pPr>
          </w:p>
        </w:tc>
        <w:tc>
          <w:tcPr>
            <w:tcW w:w="1701" w:type="dxa"/>
          </w:tcPr>
          <w:p w14:paraId="025171A5" w14:textId="77777777" w:rsidR="007C360B" w:rsidRDefault="007C360B" w:rsidP="003D112B">
            <w:pPr>
              <w:rPr>
                <w:iCs/>
              </w:rPr>
            </w:pPr>
          </w:p>
        </w:tc>
      </w:tr>
      <w:tr w:rsidR="007C360B" w14:paraId="5AD9F0A8" w14:textId="77777777" w:rsidTr="003D112B">
        <w:tc>
          <w:tcPr>
            <w:tcW w:w="2410" w:type="dxa"/>
          </w:tcPr>
          <w:p w14:paraId="48647F7C" w14:textId="77777777" w:rsidR="007C360B" w:rsidRPr="003D74D4" w:rsidRDefault="007C360B" w:rsidP="003D112B">
            <w:pPr>
              <w:rPr>
                <w:iCs/>
              </w:rPr>
            </w:pPr>
          </w:p>
        </w:tc>
        <w:tc>
          <w:tcPr>
            <w:tcW w:w="1632" w:type="dxa"/>
          </w:tcPr>
          <w:p w14:paraId="527B87D6" w14:textId="77777777" w:rsidR="007C360B" w:rsidRDefault="007C360B" w:rsidP="003D112B">
            <w:pPr>
              <w:rPr>
                <w:iCs/>
              </w:rPr>
            </w:pPr>
            <w:r>
              <w:rPr>
                <w:iCs/>
              </w:rPr>
              <w:t>2</w:t>
            </w:r>
          </w:p>
        </w:tc>
        <w:tc>
          <w:tcPr>
            <w:tcW w:w="756" w:type="dxa"/>
          </w:tcPr>
          <w:p w14:paraId="6816F874" w14:textId="77777777" w:rsidR="007C360B" w:rsidRDefault="007C360B" w:rsidP="003D112B">
            <w:pPr>
              <w:rPr>
                <w:iCs/>
              </w:rPr>
            </w:pPr>
            <w:r>
              <w:rPr>
                <w:iCs/>
              </w:rPr>
              <w:t>1.63</w:t>
            </w:r>
          </w:p>
        </w:tc>
        <w:tc>
          <w:tcPr>
            <w:tcW w:w="1723" w:type="dxa"/>
          </w:tcPr>
          <w:p w14:paraId="54466091" w14:textId="77777777" w:rsidR="007C360B" w:rsidRDefault="007C360B" w:rsidP="003D112B">
            <w:pPr>
              <w:rPr>
                <w:iCs/>
              </w:rPr>
            </w:pPr>
            <w:r>
              <w:rPr>
                <w:iCs/>
              </w:rPr>
              <w:t>0.38 – 7.44</w:t>
            </w:r>
          </w:p>
        </w:tc>
        <w:tc>
          <w:tcPr>
            <w:tcW w:w="813" w:type="dxa"/>
          </w:tcPr>
          <w:p w14:paraId="2AF38021" w14:textId="77777777" w:rsidR="007C360B" w:rsidRDefault="007C360B" w:rsidP="003D112B">
            <w:pPr>
              <w:rPr>
                <w:iCs/>
              </w:rPr>
            </w:pPr>
            <w:r>
              <w:rPr>
                <w:iCs/>
              </w:rPr>
              <w:t>0.79</w:t>
            </w:r>
          </w:p>
        </w:tc>
        <w:tc>
          <w:tcPr>
            <w:tcW w:w="1664" w:type="dxa"/>
          </w:tcPr>
          <w:p w14:paraId="5A874994" w14:textId="77777777" w:rsidR="007C360B" w:rsidRDefault="007C360B" w:rsidP="003D112B">
            <w:pPr>
              <w:rPr>
                <w:iCs/>
              </w:rPr>
            </w:pPr>
            <w:r>
              <w:rPr>
                <w:iCs/>
              </w:rPr>
              <w:t>0.17 – 4.05</w:t>
            </w:r>
          </w:p>
        </w:tc>
        <w:tc>
          <w:tcPr>
            <w:tcW w:w="925" w:type="dxa"/>
          </w:tcPr>
          <w:p w14:paraId="131E9992" w14:textId="77777777" w:rsidR="007C360B" w:rsidRDefault="007C360B" w:rsidP="003D112B">
            <w:pPr>
              <w:rPr>
                <w:iCs/>
              </w:rPr>
            </w:pPr>
            <w:r>
              <w:rPr>
                <w:iCs/>
              </w:rPr>
              <w:t>1.56</w:t>
            </w:r>
          </w:p>
        </w:tc>
        <w:tc>
          <w:tcPr>
            <w:tcW w:w="1701" w:type="dxa"/>
          </w:tcPr>
          <w:p w14:paraId="17F6319C" w14:textId="77777777" w:rsidR="007C360B" w:rsidRDefault="007C360B" w:rsidP="003D112B">
            <w:pPr>
              <w:rPr>
                <w:iCs/>
              </w:rPr>
            </w:pPr>
            <w:r>
              <w:rPr>
                <w:iCs/>
              </w:rPr>
              <w:t>0.26 – 9.49</w:t>
            </w:r>
          </w:p>
        </w:tc>
      </w:tr>
      <w:tr w:rsidR="007C360B" w14:paraId="660C2AA3" w14:textId="77777777" w:rsidTr="003D112B">
        <w:tc>
          <w:tcPr>
            <w:tcW w:w="2410" w:type="dxa"/>
          </w:tcPr>
          <w:p w14:paraId="75F245B4" w14:textId="77777777" w:rsidR="007C360B" w:rsidRPr="003D74D4" w:rsidRDefault="007C360B" w:rsidP="003D112B">
            <w:pPr>
              <w:rPr>
                <w:iCs/>
              </w:rPr>
            </w:pPr>
          </w:p>
        </w:tc>
        <w:tc>
          <w:tcPr>
            <w:tcW w:w="1632" w:type="dxa"/>
          </w:tcPr>
          <w:p w14:paraId="6A690113" w14:textId="77777777" w:rsidR="007C360B" w:rsidRDefault="007C360B" w:rsidP="003D112B">
            <w:pPr>
              <w:rPr>
                <w:iCs/>
              </w:rPr>
            </w:pPr>
            <w:r>
              <w:rPr>
                <w:iCs/>
              </w:rPr>
              <w:t>3</w:t>
            </w:r>
          </w:p>
        </w:tc>
        <w:tc>
          <w:tcPr>
            <w:tcW w:w="756" w:type="dxa"/>
          </w:tcPr>
          <w:p w14:paraId="595B2B50" w14:textId="77777777" w:rsidR="007C360B" w:rsidRDefault="007C360B" w:rsidP="003D112B">
            <w:pPr>
              <w:rPr>
                <w:iCs/>
              </w:rPr>
            </w:pPr>
            <w:r>
              <w:rPr>
                <w:iCs/>
              </w:rPr>
              <w:t>2.11</w:t>
            </w:r>
          </w:p>
        </w:tc>
        <w:tc>
          <w:tcPr>
            <w:tcW w:w="1723" w:type="dxa"/>
          </w:tcPr>
          <w:p w14:paraId="19998E1B" w14:textId="77777777" w:rsidR="007C360B" w:rsidRDefault="007C360B" w:rsidP="003D112B">
            <w:pPr>
              <w:rPr>
                <w:iCs/>
              </w:rPr>
            </w:pPr>
            <w:r>
              <w:rPr>
                <w:iCs/>
              </w:rPr>
              <w:t>0.23 – 17.46</w:t>
            </w:r>
          </w:p>
        </w:tc>
        <w:tc>
          <w:tcPr>
            <w:tcW w:w="813" w:type="dxa"/>
          </w:tcPr>
          <w:p w14:paraId="32ED66D2" w14:textId="77777777" w:rsidR="007C360B" w:rsidRDefault="007C360B" w:rsidP="003D112B">
            <w:pPr>
              <w:rPr>
                <w:iCs/>
              </w:rPr>
            </w:pPr>
            <w:r>
              <w:rPr>
                <w:iCs/>
              </w:rPr>
              <w:t>0.82</w:t>
            </w:r>
          </w:p>
        </w:tc>
        <w:tc>
          <w:tcPr>
            <w:tcW w:w="1664" w:type="dxa"/>
          </w:tcPr>
          <w:p w14:paraId="588E44EE" w14:textId="77777777" w:rsidR="007C360B" w:rsidRDefault="007C360B" w:rsidP="003D112B">
            <w:pPr>
              <w:rPr>
                <w:iCs/>
              </w:rPr>
            </w:pPr>
            <w:r>
              <w:rPr>
                <w:iCs/>
              </w:rPr>
              <w:t>0.05 – 7.21</w:t>
            </w:r>
          </w:p>
        </w:tc>
        <w:tc>
          <w:tcPr>
            <w:tcW w:w="925" w:type="dxa"/>
          </w:tcPr>
          <w:p w14:paraId="64F7329A" w14:textId="77777777" w:rsidR="007C360B" w:rsidRDefault="007C360B" w:rsidP="003D112B">
            <w:pPr>
              <w:rPr>
                <w:iCs/>
              </w:rPr>
            </w:pPr>
            <w:r>
              <w:rPr>
                <w:iCs/>
              </w:rPr>
              <w:t>2.88</w:t>
            </w:r>
          </w:p>
        </w:tc>
        <w:tc>
          <w:tcPr>
            <w:tcW w:w="1701" w:type="dxa"/>
          </w:tcPr>
          <w:p w14:paraId="7A5D3D78" w14:textId="77777777" w:rsidR="007C360B" w:rsidRDefault="007C360B" w:rsidP="003D112B">
            <w:pPr>
              <w:rPr>
                <w:iCs/>
              </w:rPr>
            </w:pPr>
            <w:r>
              <w:rPr>
                <w:iCs/>
              </w:rPr>
              <w:t>0.22 – 44.83</w:t>
            </w:r>
          </w:p>
        </w:tc>
      </w:tr>
      <w:tr w:rsidR="007C360B" w14:paraId="25FD827B" w14:textId="77777777" w:rsidTr="003D112B">
        <w:tc>
          <w:tcPr>
            <w:tcW w:w="2410" w:type="dxa"/>
          </w:tcPr>
          <w:p w14:paraId="7BCCADC4" w14:textId="77777777" w:rsidR="007C360B" w:rsidRPr="003D74D4" w:rsidRDefault="007C360B" w:rsidP="003D112B">
            <w:pPr>
              <w:rPr>
                <w:iCs/>
              </w:rPr>
            </w:pPr>
          </w:p>
        </w:tc>
        <w:tc>
          <w:tcPr>
            <w:tcW w:w="1632" w:type="dxa"/>
          </w:tcPr>
          <w:p w14:paraId="76333063" w14:textId="77777777" w:rsidR="007C360B" w:rsidRDefault="007C360B" w:rsidP="003D112B">
            <w:pPr>
              <w:rPr>
                <w:iCs/>
              </w:rPr>
            </w:pPr>
            <w:r>
              <w:rPr>
                <w:iCs/>
              </w:rPr>
              <w:t>4</w:t>
            </w:r>
          </w:p>
        </w:tc>
        <w:tc>
          <w:tcPr>
            <w:tcW w:w="756" w:type="dxa"/>
          </w:tcPr>
          <w:p w14:paraId="24D42D4B" w14:textId="77777777" w:rsidR="007C360B" w:rsidRDefault="007C360B" w:rsidP="003D112B">
            <w:pPr>
              <w:rPr>
                <w:iCs/>
              </w:rPr>
            </w:pPr>
            <w:r>
              <w:rPr>
                <w:iCs/>
              </w:rPr>
              <w:t>8.56</w:t>
            </w:r>
          </w:p>
        </w:tc>
        <w:tc>
          <w:tcPr>
            <w:tcW w:w="1723" w:type="dxa"/>
          </w:tcPr>
          <w:p w14:paraId="7ADA5C4D" w14:textId="77777777" w:rsidR="007C360B" w:rsidRDefault="007C360B" w:rsidP="003D112B">
            <w:pPr>
              <w:rPr>
                <w:iCs/>
              </w:rPr>
            </w:pPr>
            <w:r>
              <w:rPr>
                <w:iCs/>
              </w:rPr>
              <w:t>1.54 – 52.77</w:t>
            </w:r>
          </w:p>
        </w:tc>
        <w:tc>
          <w:tcPr>
            <w:tcW w:w="813" w:type="dxa"/>
          </w:tcPr>
          <w:p w14:paraId="2613EFCF" w14:textId="77777777" w:rsidR="007C360B" w:rsidRDefault="007C360B" w:rsidP="003D112B">
            <w:pPr>
              <w:rPr>
                <w:iCs/>
              </w:rPr>
            </w:pPr>
            <w:r>
              <w:rPr>
                <w:iCs/>
              </w:rPr>
              <w:t>2.14</w:t>
            </w:r>
          </w:p>
        </w:tc>
        <w:tc>
          <w:tcPr>
            <w:tcW w:w="1664" w:type="dxa"/>
          </w:tcPr>
          <w:p w14:paraId="65E39929" w14:textId="77777777" w:rsidR="007C360B" w:rsidRDefault="007C360B" w:rsidP="003D112B">
            <w:pPr>
              <w:rPr>
                <w:iCs/>
              </w:rPr>
            </w:pPr>
            <w:r>
              <w:rPr>
                <w:iCs/>
              </w:rPr>
              <w:t>0.47 – 10.43</w:t>
            </w:r>
          </w:p>
        </w:tc>
        <w:tc>
          <w:tcPr>
            <w:tcW w:w="925" w:type="dxa"/>
          </w:tcPr>
          <w:p w14:paraId="6777A63D" w14:textId="77777777" w:rsidR="007C360B" w:rsidRDefault="007C360B" w:rsidP="003D112B">
            <w:pPr>
              <w:rPr>
                <w:iCs/>
              </w:rPr>
            </w:pPr>
            <w:r>
              <w:rPr>
                <w:iCs/>
              </w:rPr>
              <w:t>0.43</w:t>
            </w:r>
          </w:p>
        </w:tc>
        <w:tc>
          <w:tcPr>
            <w:tcW w:w="1701" w:type="dxa"/>
          </w:tcPr>
          <w:p w14:paraId="74316506" w14:textId="77777777" w:rsidR="007C360B" w:rsidRDefault="007C360B" w:rsidP="003D112B">
            <w:pPr>
              <w:rPr>
                <w:iCs/>
              </w:rPr>
            </w:pPr>
            <w:r>
              <w:rPr>
                <w:iCs/>
              </w:rPr>
              <w:t>0.06 – 2.64</w:t>
            </w:r>
          </w:p>
        </w:tc>
      </w:tr>
      <w:tr w:rsidR="007C360B" w14:paraId="14FD96E4" w14:textId="77777777" w:rsidTr="003D112B">
        <w:tc>
          <w:tcPr>
            <w:tcW w:w="2410" w:type="dxa"/>
          </w:tcPr>
          <w:p w14:paraId="0983605C" w14:textId="77777777" w:rsidR="007C360B" w:rsidRPr="003D74D4" w:rsidRDefault="007C360B" w:rsidP="003D112B">
            <w:pPr>
              <w:rPr>
                <w:iCs/>
              </w:rPr>
            </w:pPr>
          </w:p>
        </w:tc>
        <w:tc>
          <w:tcPr>
            <w:tcW w:w="1632" w:type="dxa"/>
          </w:tcPr>
          <w:p w14:paraId="10145B54" w14:textId="77777777" w:rsidR="007C360B" w:rsidRDefault="007C360B" w:rsidP="003D112B">
            <w:pPr>
              <w:rPr>
                <w:iCs/>
              </w:rPr>
            </w:pPr>
            <w:r>
              <w:rPr>
                <w:iCs/>
              </w:rPr>
              <w:t>5</w:t>
            </w:r>
          </w:p>
        </w:tc>
        <w:tc>
          <w:tcPr>
            <w:tcW w:w="756" w:type="dxa"/>
          </w:tcPr>
          <w:p w14:paraId="780057F0" w14:textId="77777777" w:rsidR="007C360B" w:rsidRDefault="007C360B" w:rsidP="003D112B">
            <w:pPr>
              <w:rPr>
                <w:iCs/>
              </w:rPr>
            </w:pPr>
            <w:r>
              <w:rPr>
                <w:iCs/>
              </w:rPr>
              <w:t>1.39</w:t>
            </w:r>
          </w:p>
        </w:tc>
        <w:tc>
          <w:tcPr>
            <w:tcW w:w="1723" w:type="dxa"/>
          </w:tcPr>
          <w:p w14:paraId="403A9BC2" w14:textId="77777777" w:rsidR="007C360B" w:rsidRDefault="007C360B" w:rsidP="003D112B">
            <w:pPr>
              <w:rPr>
                <w:iCs/>
              </w:rPr>
            </w:pPr>
            <w:r>
              <w:rPr>
                <w:iCs/>
              </w:rPr>
              <w:t>0.25 – 8.13</w:t>
            </w:r>
          </w:p>
        </w:tc>
        <w:tc>
          <w:tcPr>
            <w:tcW w:w="813" w:type="dxa"/>
          </w:tcPr>
          <w:p w14:paraId="237627D6" w14:textId="77777777" w:rsidR="007C360B" w:rsidRDefault="007C360B" w:rsidP="003D112B">
            <w:pPr>
              <w:rPr>
                <w:iCs/>
              </w:rPr>
            </w:pPr>
            <w:r>
              <w:rPr>
                <w:iCs/>
              </w:rPr>
              <w:t>1.31</w:t>
            </w:r>
          </w:p>
        </w:tc>
        <w:tc>
          <w:tcPr>
            <w:tcW w:w="1664" w:type="dxa"/>
          </w:tcPr>
          <w:p w14:paraId="06E305BA" w14:textId="77777777" w:rsidR="007C360B" w:rsidRDefault="007C360B" w:rsidP="003D112B">
            <w:pPr>
              <w:rPr>
                <w:iCs/>
              </w:rPr>
            </w:pPr>
            <w:r>
              <w:rPr>
                <w:iCs/>
              </w:rPr>
              <w:t>0.20 – 7.90</w:t>
            </w:r>
          </w:p>
        </w:tc>
        <w:tc>
          <w:tcPr>
            <w:tcW w:w="925" w:type="dxa"/>
          </w:tcPr>
          <w:p w14:paraId="4E5F60E6" w14:textId="77777777" w:rsidR="007C360B" w:rsidRDefault="007C360B" w:rsidP="003D112B">
            <w:pPr>
              <w:rPr>
                <w:iCs/>
              </w:rPr>
            </w:pPr>
            <w:r>
              <w:rPr>
                <w:iCs/>
              </w:rPr>
              <w:t>2.92</w:t>
            </w:r>
          </w:p>
        </w:tc>
        <w:tc>
          <w:tcPr>
            <w:tcW w:w="1701" w:type="dxa"/>
          </w:tcPr>
          <w:p w14:paraId="3C153777" w14:textId="77777777" w:rsidR="007C360B" w:rsidRDefault="007C360B" w:rsidP="003D112B">
            <w:pPr>
              <w:rPr>
                <w:iCs/>
              </w:rPr>
            </w:pPr>
            <w:r>
              <w:rPr>
                <w:iCs/>
              </w:rPr>
              <w:t>0.42 – 23.28</w:t>
            </w:r>
          </w:p>
        </w:tc>
      </w:tr>
      <w:tr w:rsidR="007C360B" w14:paraId="0D6E95C3" w14:textId="77777777" w:rsidTr="003D112B">
        <w:tc>
          <w:tcPr>
            <w:tcW w:w="2410" w:type="dxa"/>
          </w:tcPr>
          <w:p w14:paraId="5F926751" w14:textId="77777777" w:rsidR="007C360B" w:rsidRPr="003D74D4" w:rsidRDefault="007C360B" w:rsidP="003D112B">
            <w:pPr>
              <w:rPr>
                <w:iCs/>
              </w:rPr>
            </w:pPr>
          </w:p>
        </w:tc>
        <w:tc>
          <w:tcPr>
            <w:tcW w:w="1632" w:type="dxa"/>
          </w:tcPr>
          <w:p w14:paraId="0E927B00" w14:textId="77777777" w:rsidR="007C360B" w:rsidRDefault="007C360B" w:rsidP="003D112B">
            <w:pPr>
              <w:rPr>
                <w:iCs/>
              </w:rPr>
            </w:pPr>
            <w:r>
              <w:rPr>
                <w:iCs/>
              </w:rPr>
              <w:t>6</w:t>
            </w:r>
          </w:p>
        </w:tc>
        <w:tc>
          <w:tcPr>
            <w:tcW w:w="756" w:type="dxa"/>
          </w:tcPr>
          <w:p w14:paraId="24856A0C" w14:textId="77777777" w:rsidR="007C360B" w:rsidRDefault="007C360B" w:rsidP="003D112B">
            <w:pPr>
              <w:rPr>
                <w:iCs/>
              </w:rPr>
            </w:pPr>
            <w:r>
              <w:rPr>
                <w:iCs/>
              </w:rPr>
              <w:t>3.09</w:t>
            </w:r>
          </w:p>
        </w:tc>
        <w:tc>
          <w:tcPr>
            <w:tcW w:w="1723" w:type="dxa"/>
          </w:tcPr>
          <w:p w14:paraId="2D4206EF" w14:textId="77777777" w:rsidR="007C360B" w:rsidRDefault="007C360B" w:rsidP="003D112B">
            <w:pPr>
              <w:rPr>
                <w:iCs/>
              </w:rPr>
            </w:pPr>
            <w:r>
              <w:rPr>
                <w:iCs/>
              </w:rPr>
              <w:t>0.58 – 17.84</w:t>
            </w:r>
          </w:p>
        </w:tc>
        <w:tc>
          <w:tcPr>
            <w:tcW w:w="813" w:type="dxa"/>
          </w:tcPr>
          <w:p w14:paraId="5910B79E" w14:textId="77777777" w:rsidR="007C360B" w:rsidRDefault="007C360B" w:rsidP="003D112B">
            <w:pPr>
              <w:rPr>
                <w:iCs/>
              </w:rPr>
            </w:pPr>
            <w:r>
              <w:rPr>
                <w:iCs/>
              </w:rPr>
              <w:t>2.76</w:t>
            </w:r>
          </w:p>
        </w:tc>
        <w:tc>
          <w:tcPr>
            <w:tcW w:w="1664" w:type="dxa"/>
          </w:tcPr>
          <w:p w14:paraId="71611C76" w14:textId="77777777" w:rsidR="007C360B" w:rsidRDefault="007C360B" w:rsidP="003D112B">
            <w:pPr>
              <w:rPr>
                <w:iCs/>
              </w:rPr>
            </w:pPr>
            <w:r>
              <w:rPr>
                <w:iCs/>
              </w:rPr>
              <w:t>0.61 – 14.21</w:t>
            </w:r>
          </w:p>
        </w:tc>
        <w:tc>
          <w:tcPr>
            <w:tcW w:w="925" w:type="dxa"/>
          </w:tcPr>
          <w:p w14:paraId="358DC292" w14:textId="77777777" w:rsidR="007C360B" w:rsidRDefault="007C360B" w:rsidP="003D112B">
            <w:pPr>
              <w:rPr>
                <w:iCs/>
              </w:rPr>
            </w:pPr>
            <w:r>
              <w:rPr>
                <w:iCs/>
              </w:rPr>
              <w:t>0.60</w:t>
            </w:r>
          </w:p>
        </w:tc>
        <w:tc>
          <w:tcPr>
            <w:tcW w:w="1701" w:type="dxa"/>
          </w:tcPr>
          <w:p w14:paraId="1A6E1D81" w14:textId="77777777" w:rsidR="007C360B" w:rsidRDefault="007C360B" w:rsidP="003D112B">
            <w:pPr>
              <w:rPr>
                <w:iCs/>
              </w:rPr>
            </w:pPr>
            <w:r>
              <w:rPr>
                <w:iCs/>
              </w:rPr>
              <w:t>0.08 – 4.50</w:t>
            </w:r>
          </w:p>
        </w:tc>
      </w:tr>
      <w:tr w:rsidR="007C360B" w14:paraId="460C145B" w14:textId="77777777" w:rsidTr="003D112B">
        <w:tc>
          <w:tcPr>
            <w:tcW w:w="2410" w:type="dxa"/>
          </w:tcPr>
          <w:p w14:paraId="667420A5" w14:textId="77777777" w:rsidR="007C360B" w:rsidRPr="003D74D4" w:rsidRDefault="007C360B" w:rsidP="003D112B">
            <w:pPr>
              <w:rPr>
                <w:iCs/>
              </w:rPr>
            </w:pPr>
          </w:p>
        </w:tc>
        <w:tc>
          <w:tcPr>
            <w:tcW w:w="1632" w:type="dxa"/>
          </w:tcPr>
          <w:p w14:paraId="10154CBC" w14:textId="77777777" w:rsidR="007C360B" w:rsidRDefault="007C360B" w:rsidP="003D112B">
            <w:pPr>
              <w:spacing w:after="120"/>
              <w:rPr>
                <w:iCs/>
              </w:rPr>
            </w:pPr>
            <w:r>
              <w:rPr>
                <w:iCs/>
              </w:rPr>
              <w:t>7</w:t>
            </w:r>
          </w:p>
        </w:tc>
        <w:tc>
          <w:tcPr>
            <w:tcW w:w="756" w:type="dxa"/>
          </w:tcPr>
          <w:p w14:paraId="1C2D8644" w14:textId="77777777" w:rsidR="007C360B" w:rsidRDefault="007C360B" w:rsidP="003D112B">
            <w:pPr>
              <w:rPr>
                <w:iCs/>
              </w:rPr>
            </w:pPr>
            <w:r>
              <w:rPr>
                <w:iCs/>
              </w:rPr>
              <w:t>2.07</w:t>
            </w:r>
          </w:p>
        </w:tc>
        <w:tc>
          <w:tcPr>
            <w:tcW w:w="1723" w:type="dxa"/>
          </w:tcPr>
          <w:p w14:paraId="19849A80" w14:textId="77777777" w:rsidR="007C360B" w:rsidRDefault="007C360B" w:rsidP="003D112B">
            <w:pPr>
              <w:rPr>
                <w:iCs/>
              </w:rPr>
            </w:pPr>
            <w:r>
              <w:rPr>
                <w:iCs/>
              </w:rPr>
              <w:t>0.34 – 13.36</w:t>
            </w:r>
          </w:p>
        </w:tc>
        <w:tc>
          <w:tcPr>
            <w:tcW w:w="813" w:type="dxa"/>
          </w:tcPr>
          <w:p w14:paraId="0F27D208" w14:textId="77777777" w:rsidR="007C360B" w:rsidRDefault="007C360B" w:rsidP="003D112B">
            <w:pPr>
              <w:rPr>
                <w:iCs/>
              </w:rPr>
            </w:pPr>
            <w:r>
              <w:rPr>
                <w:iCs/>
              </w:rPr>
              <w:t>2.19</w:t>
            </w:r>
          </w:p>
        </w:tc>
        <w:tc>
          <w:tcPr>
            <w:tcW w:w="1664" w:type="dxa"/>
          </w:tcPr>
          <w:p w14:paraId="05B132DC" w14:textId="77777777" w:rsidR="007C360B" w:rsidRDefault="007C360B" w:rsidP="003D112B">
            <w:pPr>
              <w:rPr>
                <w:iCs/>
              </w:rPr>
            </w:pPr>
            <w:r>
              <w:rPr>
                <w:iCs/>
              </w:rPr>
              <w:t>0.46 – 11.73</w:t>
            </w:r>
          </w:p>
        </w:tc>
        <w:tc>
          <w:tcPr>
            <w:tcW w:w="925" w:type="dxa"/>
          </w:tcPr>
          <w:p w14:paraId="79F8CD01" w14:textId="77777777" w:rsidR="007C360B" w:rsidRDefault="007C360B" w:rsidP="003D112B">
            <w:pPr>
              <w:rPr>
                <w:iCs/>
              </w:rPr>
            </w:pPr>
            <w:r>
              <w:rPr>
                <w:iCs/>
              </w:rPr>
              <w:t>0.79</w:t>
            </w:r>
          </w:p>
        </w:tc>
        <w:tc>
          <w:tcPr>
            <w:tcW w:w="1701" w:type="dxa"/>
          </w:tcPr>
          <w:p w14:paraId="58DD8A36" w14:textId="77777777" w:rsidR="007C360B" w:rsidRDefault="007C360B" w:rsidP="003D112B">
            <w:pPr>
              <w:rPr>
                <w:iCs/>
              </w:rPr>
            </w:pPr>
            <w:r>
              <w:rPr>
                <w:iCs/>
              </w:rPr>
              <w:t>0.11 – 5.73</w:t>
            </w:r>
          </w:p>
        </w:tc>
      </w:tr>
      <w:tr w:rsidR="007C360B" w14:paraId="36A5E283" w14:textId="77777777" w:rsidTr="003D112B">
        <w:tc>
          <w:tcPr>
            <w:tcW w:w="2410" w:type="dxa"/>
          </w:tcPr>
          <w:p w14:paraId="5875BF9F" w14:textId="77777777" w:rsidR="007C360B" w:rsidRDefault="007C360B" w:rsidP="003D112B">
            <w:pPr>
              <w:rPr>
                <w:iCs/>
              </w:rPr>
            </w:pPr>
            <w:r>
              <w:rPr>
                <w:iCs/>
              </w:rPr>
              <w:t>WHP0-3*</w:t>
            </w:r>
          </w:p>
        </w:tc>
        <w:tc>
          <w:tcPr>
            <w:tcW w:w="1632" w:type="dxa"/>
          </w:tcPr>
          <w:p w14:paraId="38452B6D" w14:textId="77777777" w:rsidR="007C360B" w:rsidRDefault="007C360B" w:rsidP="003D112B">
            <w:pPr>
              <w:rPr>
                <w:iCs/>
              </w:rPr>
            </w:pPr>
            <w:r>
              <w:rPr>
                <w:iCs/>
              </w:rPr>
              <w:t>Not improved</w:t>
            </w:r>
          </w:p>
        </w:tc>
        <w:tc>
          <w:tcPr>
            <w:tcW w:w="756" w:type="dxa"/>
          </w:tcPr>
          <w:p w14:paraId="509FC751" w14:textId="77777777" w:rsidR="007C360B" w:rsidRDefault="007C360B" w:rsidP="003D112B">
            <w:pPr>
              <w:rPr>
                <w:iCs/>
              </w:rPr>
            </w:pPr>
          </w:p>
        </w:tc>
        <w:tc>
          <w:tcPr>
            <w:tcW w:w="1723" w:type="dxa"/>
          </w:tcPr>
          <w:p w14:paraId="1CAE5CA6" w14:textId="77777777" w:rsidR="007C360B" w:rsidRDefault="007C360B" w:rsidP="003D112B">
            <w:pPr>
              <w:rPr>
                <w:iCs/>
              </w:rPr>
            </w:pPr>
          </w:p>
        </w:tc>
        <w:tc>
          <w:tcPr>
            <w:tcW w:w="813" w:type="dxa"/>
          </w:tcPr>
          <w:p w14:paraId="68250732" w14:textId="77777777" w:rsidR="007C360B" w:rsidRDefault="007C360B" w:rsidP="003D112B">
            <w:pPr>
              <w:rPr>
                <w:iCs/>
              </w:rPr>
            </w:pPr>
          </w:p>
        </w:tc>
        <w:tc>
          <w:tcPr>
            <w:tcW w:w="1664" w:type="dxa"/>
          </w:tcPr>
          <w:p w14:paraId="6F920086" w14:textId="77777777" w:rsidR="007C360B" w:rsidRDefault="007C360B" w:rsidP="003D112B">
            <w:pPr>
              <w:rPr>
                <w:iCs/>
              </w:rPr>
            </w:pPr>
          </w:p>
        </w:tc>
        <w:tc>
          <w:tcPr>
            <w:tcW w:w="925" w:type="dxa"/>
          </w:tcPr>
          <w:p w14:paraId="4F2AFC15" w14:textId="77777777" w:rsidR="007C360B" w:rsidRDefault="007C360B" w:rsidP="003D112B">
            <w:pPr>
              <w:rPr>
                <w:iCs/>
              </w:rPr>
            </w:pPr>
          </w:p>
        </w:tc>
        <w:tc>
          <w:tcPr>
            <w:tcW w:w="1701" w:type="dxa"/>
          </w:tcPr>
          <w:p w14:paraId="3F157E95" w14:textId="77777777" w:rsidR="007C360B" w:rsidRDefault="007C360B" w:rsidP="003D112B">
            <w:pPr>
              <w:rPr>
                <w:iCs/>
              </w:rPr>
            </w:pPr>
          </w:p>
        </w:tc>
      </w:tr>
      <w:tr w:rsidR="007C360B" w14:paraId="709C9A25" w14:textId="77777777" w:rsidTr="003D112B">
        <w:tc>
          <w:tcPr>
            <w:tcW w:w="2410" w:type="dxa"/>
          </w:tcPr>
          <w:p w14:paraId="14EF80E7" w14:textId="77777777" w:rsidR="007C360B" w:rsidRDefault="007C360B" w:rsidP="003D112B">
            <w:pPr>
              <w:rPr>
                <w:iCs/>
              </w:rPr>
            </w:pPr>
          </w:p>
        </w:tc>
        <w:tc>
          <w:tcPr>
            <w:tcW w:w="1632" w:type="dxa"/>
          </w:tcPr>
          <w:p w14:paraId="4330D211" w14:textId="77777777" w:rsidR="007C360B" w:rsidRDefault="007C360B" w:rsidP="003D112B">
            <w:pPr>
              <w:spacing w:after="120"/>
              <w:rPr>
                <w:iCs/>
              </w:rPr>
            </w:pPr>
            <w:r>
              <w:rPr>
                <w:iCs/>
              </w:rPr>
              <w:t>Improved</w:t>
            </w:r>
          </w:p>
        </w:tc>
        <w:tc>
          <w:tcPr>
            <w:tcW w:w="756" w:type="dxa"/>
          </w:tcPr>
          <w:p w14:paraId="42F7C033" w14:textId="77777777" w:rsidR="007C360B" w:rsidRDefault="007C360B" w:rsidP="003D112B">
            <w:pPr>
              <w:rPr>
                <w:iCs/>
              </w:rPr>
            </w:pPr>
          </w:p>
        </w:tc>
        <w:tc>
          <w:tcPr>
            <w:tcW w:w="1723" w:type="dxa"/>
          </w:tcPr>
          <w:p w14:paraId="35953F31" w14:textId="77777777" w:rsidR="007C360B" w:rsidRDefault="007C360B" w:rsidP="003D112B">
            <w:pPr>
              <w:rPr>
                <w:iCs/>
              </w:rPr>
            </w:pPr>
          </w:p>
        </w:tc>
        <w:tc>
          <w:tcPr>
            <w:tcW w:w="813" w:type="dxa"/>
          </w:tcPr>
          <w:p w14:paraId="39A60C66" w14:textId="77777777" w:rsidR="007C360B" w:rsidRDefault="007C360B" w:rsidP="003D112B">
            <w:pPr>
              <w:rPr>
                <w:iCs/>
              </w:rPr>
            </w:pPr>
          </w:p>
        </w:tc>
        <w:tc>
          <w:tcPr>
            <w:tcW w:w="1664" w:type="dxa"/>
          </w:tcPr>
          <w:p w14:paraId="3236777A" w14:textId="77777777" w:rsidR="007C360B" w:rsidRDefault="007C360B" w:rsidP="003D112B">
            <w:pPr>
              <w:rPr>
                <w:iCs/>
              </w:rPr>
            </w:pPr>
          </w:p>
        </w:tc>
        <w:tc>
          <w:tcPr>
            <w:tcW w:w="925" w:type="dxa"/>
          </w:tcPr>
          <w:p w14:paraId="6E9255AA" w14:textId="77777777" w:rsidR="007C360B" w:rsidRDefault="007C360B" w:rsidP="003D112B">
            <w:pPr>
              <w:rPr>
                <w:iCs/>
              </w:rPr>
            </w:pPr>
            <w:r>
              <w:rPr>
                <w:iCs/>
              </w:rPr>
              <w:t>3.67</w:t>
            </w:r>
          </w:p>
        </w:tc>
        <w:tc>
          <w:tcPr>
            <w:tcW w:w="1701" w:type="dxa"/>
          </w:tcPr>
          <w:p w14:paraId="7EED4C7F" w14:textId="77777777" w:rsidR="007C360B" w:rsidRDefault="007C360B" w:rsidP="003D112B">
            <w:pPr>
              <w:rPr>
                <w:iCs/>
              </w:rPr>
            </w:pPr>
            <w:r>
              <w:rPr>
                <w:iCs/>
              </w:rPr>
              <w:t>1.19 – 11.75</w:t>
            </w:r>
          </w:p>
        </w:tc>
      </w:tr>
      <w:tr w:rsidR="007C360B" w14:paraId="32D32D4C" w14:textId="77777777" w:rsidTr="003D112B">
        <w:tc>
          <w:tcPr>
            <w:tcW w:w="2410" w:type="dxa"/>
          </w:tcPr>
          <w:p w14:paraId="42D280F1" w14:textId="77777777" w:rsidR="007C360B" w:rsidRDefault="007C360B" w:rsidP="003D112B">
            <w:pPr>
              <w:rPr>
                <w:iCs/>
              </w:rPr>
            </w:pPr>
            <w:r>
              <w:rPr>
                <w:iCs/>
              </w:rPr>
              <w:t>WHP3-7*</w:t>
            </w:r>
          </w:p>
        </w:tc>
        <w:tc>
          <w:tcPr>
            <w:tcW w:w="1632" w:type="dxa"/>
          </w:tcPr>
          <w:p w14:paraId="20A96F00" w14:textId="77777777" w:rsidR="007C360B" w:rsidRDefault="007C360B" w:rsidP="003D112B">
            <w:pPr>
              <w:rPr>
                <w:iCs/>
              </w:rPr>
            </w:pPr>
            <w:r>
              <w:rPr>
                <w:iCs/>
              </w:rPr>
              <w:t>Not improved</w:t>
            </w:r>
          </w:p>
        </w:tc>
        <w:tc>
          <w:tcPr>
            <w:tcW w:w="756" w:type="dxa"/>
          </w:tcPr>
          <w:p w14:paraId="1F14177D" w14:textId="77777777" w:rsidR="007C360B" w:rsidRDefault="007C360B" w:rsidP="003D112B">
            <w:pPr>
              <w:rPr>
                <w:iCs/>
              </w:rPr>
            </w:pPr>
          </w:p>
        </w:tc>
        <w:tc>
          <w:tcPr>
            <w:tcW w:w="1723" w:type="dxa"/>
          </w:tcPr>
          <w:p w14:paraId="60D5CAA2" w14:textId="77777777" w:rsidR="007C360B" w:rsidRDefault="007C360B" w:rsidP="003D112B">
            <w:pPr>
              <w:rPr>
                <w:iCs/>
              </w:rPr>
            </w:pPr>
          </w:p>
        </w:tc>
        <w:tc>
          <w:tcPr>
            <w:tcW w:w="813" w:type="dxa"/>
          </w:tcPr>
          <w:p w14:paraId="04CB99D9" w14:textId="77777777" w:rsidR="007C360B" w:rsidRDefault="007C360B" w:rsidP="003D112B">
            <w:pPr>
              <w:rPr>
                <w:iCs/>
              </w:rPr>
            </w:pPr>
          </w:p>
        </w:tc>
        <w:tc>
          <w:tcPr>
            <w:tcW w:w="1664" w:type="dxa"/>
          </w:tcPr>
          <w:p w14:paraId="11D9CA04" w14:textId="77777777" w:rsidR="007C360B" w:rsidRDefault="007C360B" w:rsidP="003D112B">
            <w:pPr>
              <w:rPr>
                <w:iCs/>
              </w:rPr>
            </w:pPr>
          </w:p>
        </w:tc>
        <w:tc>
          <w:tcPr>
            <w:tcW w:w="925" w:type="dxa"/>
          </w:tcPr>
          <w:p w14:paraId="6B27A70F" w14:textId="77777777" w:rsidR="007C360B" w:rsidRDefault="007C360B" w:rsidP="003D112B">
            <w:pPr>
              <w:rPr>
                <w:iCs/>
              </w:rPr>
            </w:pPr>
          </w:p>
        </w:tc>
        <w:tc>
          <w:tcPr>
            <w:tcW w:w="1701" w:type="dxa"/>
          </w:tcPr>
          <w:p w14:paraId="6B40DFB6" w14:textId="77777777" w:rsidR="007C360B" w:rsidRDefault="007C360B" w:rsidP="003D112B">
            <w:pPr>
              <w:rPr>
                <w:iCs/>
              </w:rPr>
            </w:pPr>
          </w:p>
        </w:tc>
      </w:tr>
      <w:tr w:rsidR="007C360B" w14:paraId="4B5D4AE9" w14:textId="77777777" w:rsidTr="003D112B">
        <w:tc>
          <w:tcPr>
            <w:tcW w:w="2410" w:type="dxa"/>
          </w:tcPr>
          <w:p w14:paraId="6A7D90E7" w14:textId="77777777" w:rsidR="007C360B" w:rsidRDefault="007C360B" w:rsidP="003D112B">
            <w:pPr>
              <w:rPr>
                <w:iCs/>
              </w:rPr>
            </w:pPr>
          </w:p>
        </w:tc>
        <w:tc>
          <w:tcPr>
            <w:tcW w:w="1632" w:type="dxa"/>
          </w:tcPr>
          <w:p w14:paraId="6E2CD504" w14:textId="77777777" w:rsidR="007C360B" w:rsidRDefault="007C360B" w:rsidP="003D112B">
            <w:pPr>
              <w:spacing w:after="120"/>
              <w:rPr>
                <w:iCs/>
              </w:rPr>
            </w:pPr>
            <w:r>
              <w:rPr>
                <w:iCs/>
              </w:rPr>
              <w:t>Improved</w:t>
            </w:r>
          </w:p>
        </w:tc>
        <w:tc>
          <w:tcPr>
            <w:tcW w:w="756" w:type="dxa"/>
          </w:tcPr>
          <w:p w14:paraId="48F4F842" w14:textId="77777777" w:rsidR="007C360B" w:rsidRDefault="007C360B" w:rsidP="003D112B">
            <w:pPr>
              <w:rPr>
                <w:iCs/>
              </w:rPr>
            </w:pPr>
          </w:p>
        </w:tc>
        <w:tc>
          <w:tcPr>
            <w:tcW w:w="1723" w:type="dxa"/>
          </w:tcPr>
          <w:p w14:paraId="78E4D4EA" w14:textId="77777777" w:rsidR="007C360B" w:rsidRDefault="007C360B" w:rsidP="003D112B">
            <w:pPr>
              <w:rPr>
                <w:iCs/>
              </w:rPr>
            </w:pPr>
          </w:p>
        </w:tc>
        <w:tc>
          <w:tcPr>
            <w:tcW w:w="813" w:type="dxa"/>
          </w:tcPr>
          <w:p w14:paraId="7DC90625" w14:textId="77777777" w:rsidR="007C360B" w:rsidRDefault="007C360B" w:rsidP="003D112B">
            <w:pPr>
              <w:rPr>
                <w:iCs/>
              </w:rPr>
            </w:pPr>
            <w:r>
              <w:rPr>
                <w:iCs/>
              </w:rPr>
              <w:t>8.72</w:t>
            </w:r>
          </w:p>
        </w:tc>
        <w:tc>
          <w:tcPr>
            <w:tcW w:w="1664" w:type="dxa"/>
          </w:tcPr>
          <w:p w14:paraId="23FDC46F" w14:textId="77777777" w:rsidR="007C360B" w:rsidRDefault="007C360B" w:rsidP="003D112B">
            <w:pPr>
              <w:rPr>
                <w:iCs/>
              </w:rPr>
            </w:pPr>
            <w:r>
              <w:rPr>
                <w:iCs/>
              </w:rPr>
              <w:t>2.72 – 31.87</w:t>
            </w:r>
          </w:p>
        </w:tc>
        <w:tc>
          <w:tcPr>
            <w:tcW w:w="925" w:type="dxa"/>
          </w:tcPr>
          <w:p w14:paraId="5965AE10" w14:textId="77777777" w:rsidR="007C360B" w:rsidRDefault="007C360B" w:rsidP="003D112B">
            <w:pPr>
              <w:rPr>
                <w:iCs/>
              </w:rPr>
            </w:pPr>
          </w:p>
        </w:tc>
        <w:tc>
          <w:tcPr>
            <w:tcW w:w="1701" w:type="dxa"/>
          </w:tcPr>
          <w:p w14:paraId="2CD3908D" w14:textId="77777777" w:rsidR="007C360B" w:rsidRDefault="007C360B" w:rsidP="003D112B">
            <w:pPr>
              <w:rPr>
                <w:iCs/>
              </w:rPr>
            </w:pPr>
          </w:p>
        </w:tc>
      </w:tr>
      <w:tr w:rsidR="007C360B" w14:paraId="2D35E28A" w14:textId="77777777" w:rsidTr="003D112B">
        <w:tc>
          <w:tcPr>
            <w:tcW w:w="2410" w:type="dxa"/>
          </w:tcPr>
          <w:p w14:paraId="550FB6BE" w14:textId="77777777" w:rsidR="007C360B" w:rsidRDefault="007C360B" w:rsidP="003D112B">
            <w:pPr>
              <w:rPr>
                <w:iCs/>
              </w:rPr>
            </w:pPr>
            <w:r>
              <w:rPr>
                <w:iCs/>
              </w:rPr>
              <w:t>WHP7-10*</w:t>
            </w:r>
          </w:p>
        </w:tc>
        <w:tc>
          <w:tcPr>
            <w:tcW w:w="1632" w:type="dxa"/>
          </w:tcPr>
          <w:p w14:paraId="56E278A7" w14:textId="77777777" w:rsidR="007C360B" w:rsidRDefault="007C360B" w:rsidP="003D112B">
            <w:pPr>
              <w:rPr>
                <w:iCs/>
              </w:rPr>
            </w:pPr>
            <w:r>
              <w:rPr>
                <w:iCs/>
              </w:rPr>
              <w:t>Not improved</w:t>
            </w:r>
          </w:p>
        </w:tc>
        <w:tc>
          <w:tcPr>
            <w:tcW w:w="756" w:type="dxa"/>
          </w:tcPr>
          <w:p w14:paraId="493B9282" w14:textId="77777777" w:rsidR="007C360B" w:rsidRDefault="007C360B" w:rsidP="003D112B">
            <w:pPr>
              <w:rPr>
                <w:iCs/>
              </w:rPr>
            </w:pPr>
          </w:p>
        </w:tc>
        <w:tc>
          <w:tcPr>
            <w:tcW w:w="1723" w:type="dxa"/>
          </w:tcPr>
          <w:p w14:paraId="0D705807" w14:textId="77777777" w:rsidR="007C360B" w:rsidRDefault="007C360B" w:rsidP="003D112B">
            <w:pPr>
              <w:rPr>
                <w:iCs/>
              </w:rPr>
            </w:pPr>
          </w:p>
        </w:tc>
        <w:tc>
          <w:tcPr>
            <w:tcW w:w="813" w:type="dxa"/>
          </w:tcPr>
          <w:p w14:paraId="29EDAD02" w14:textId="77777777" w:rsidR="007C360B" w:rsidRDefault="007C360B" w:rsidP="003D112B">
            <w:pPr>
              <w:rPr>
                <w:iCs/>
              </w:rPr>
            </w:pPr>
          </w:p>
        </w:tc>
        <w:tc>
          <w:tcPr>
            <w:tcW w:w="1664" w:type="dxa"/>
          </w:tcPr>
          <w:p w14:paraId="1E12DC80" w14:textId="77777777" w:rsidR="007C360B" w:rsidRDefault="007C360B" w:rsidP="003D112B">
            <w:pPr>
              <w:rPr>
                <w:iCs/>
              </w:rPr>
            </w:pPr>
          </w:p>
        </w:tc>
        <w:tc>
          <w:tcPr>
            <w:tcW w:w="925" w:type="dxa"/>
          </w:tcPr>
          <w:p w14:paraId="54A1EBDF" w14:textId="77777777" w:rsidR="007C360B" w:rsidRDefault="007C360B" w:rsidP="003D112B">
            <w:pPr>
              <w:rPr>
                <w:iCs/>
              </w:rPr>
            </w:pPr>
          </w:p>
        </w:tc>
        <w:tc>
          <w:tcPr>
            <w:tcW w:w="1701" w:type="dxa"/>
          </w:tcPr>
          <w:p w14:paraId="62E2ADE4" w14:textId="77777777" w:rsidR="007C360B" w:rsidRDefault="007C360B" w:rsidP="003D112B">
            <w:pPr>
              <w:rPr>
                <w:iCs/>
              </w:rPr>
            </w:pPr>
          </w:p>
        </w:tc>
      </w:tr>
      <w:tr w:rsidR="007C360B" w14:paraId="34BD545A" w14:textId="77777777" w:rsidTr="003D112B">
        <w:tc>
          <w:tcPr>
            <w:tcW w:w="2410" w:type="dxa"/>
            <w:tcBorders>
              <w:bottom w:val="single" w:sz="4" w:space="0" w:color="auto"/>
            </w:tcBorders>
          </w:tcPr>
          <w:p w14:paraId="07409264" w14:textId="77777777" w:rsidR="007C360B" w:rsidRDefault="007C360B" w:rsidP="003D112B">
            <w:pPr>
              <w:rPr>
                <w:iCs/>
              </w:rPr>
            </w:pPr>
          </w:p>
        </w:tc>
        <w:tc>
          <w:tcPr>
            <w:tcW w:w="1632" w:type="dxa"/>
            <w:tcBorders>
              <w:bottom w:val="single" w:sz="4" w:space="0" w:color="auto"/>
            </w:tcBorders>
          </w:tcPr>
          <w:p w14:paraId="533CBA07" w14:textId="77777777" w:rsidR="007C360B" w:rsidRDefault="007C360B" w:rsidP="003D112B">
            <w:pPr>
              <w:spacing w:after="120"/>
              <w:rPr>
                <w:iCs/>
              </w:rPr>
            </w:pPr>
            <w:r>
              <w:rPr>
                <w:iCs/>
              </w:rPr>
              <w:t>Improved</w:t>
            </w:r>
          </w:p>
        </w:tc>
        <w:tc>
          <w:tcPr>
            <w:tcW w:w="756" w:type="dxa"/>
            <w:tcBorders>
              <w:bottom w:val="single" w:sz="4" w:space="0" w:color="auto"/>
            </w:tcBorders>
          </w:tcPr>
          <w:p w14:paraId="5BB9851E" w14:textId="77777777" w:rsidR="007C360B" w:rsidRDefault="007C360B" w:rsidP="003D112B">
            <w:pPr>
              <w:rPr>
                <w:iCs/>
              </w:rPr>
            </w:pPr>
          </w:p>
        </w:tc>
        <w:tc>
          <w:tcPr>
            <w:tcW w:w="1723" w:type="dxa"/>
            <w:tcBorders>
              <w:bottom w:val="single" w:sz="4" w:space="0" w:color="auto"/>
            </w:tcBorders>
          </w:tcPr>
          <w:p w14:paraId="7734C349" w14:textId="77777777" w:rsidR="007C360B" w:rsidRDefault="007C360B" w:rsidP="003D112B">
            <w:pPr>
              <w:rPr>
                <w:iCs/>
              </w:rPr>
            </w:pPr>
          </w:p>
        </w:tc>
        <w:tc>
          <w:tcPr>
            <w:tcW w:w="813" w:type="dxa"/>
            <w:tcBorders>
              <w:bottom w:val="single" w:sz="4" w:space="0" w:color="auto"/>
            </w:tcBorders>
          </w:tcPr>
          <w:p w14:paraId="3E34BD3B" w14:textId="77777777" w:rsidR="007C360B" w:rsidRDefault="007C360B" w:rsidP="003D112B">
            <w:pPr>
              <w:rPr>
                <w:iCs/>
              </w:rPr>
            </w:pPr>
            <w:r>
              <w:rPr>
                <w:iCs/>
              </w:rPr>
              <w:t>27.16</w:t>
            </w:r>
          </w:p>
        </w:tc>
        <w:tc>
          <w:tcPr>
            <w:tcW w:w="1664" w:type="dxa"/>
            <w:tcBorders>
              <w:bottom w:val="single" w:sz="4" w:space="0" w:color="auto"/>
            </w:tcBorders>
          </w:tcPr>
          <w:p w14:paraId="084C6810" w14:textId="77777777" w:rsidR="007C360B" w:rsidRDefault="007C360B" w:rsidP="003D112B">
            <w:pPr>
              <w:rPr>
                <w:iCs/>
              </w:rPr>
            </w:pPr>
            <w:r>
              <w:rPr>
                <w:iCs/>
              </w:rPr>
              <w:t>8.75 – 108.18</w:t>
            </w:r>
          </w:p>
        </w:tc>
        <w:tc>
          <w:tcPr>
            <w:tcW w:w="925" w:type="dxa"/>
            <w:tcBorders>
              <w:bottom w:val="single" w:sz="4" w:space="0" w:color="auto"/>
            </w:tcBorders>
          </w:tcPr>
          <w:p w14:paraId="7640E94D" w14:textId="77777777" w:rsidR="007C360B" w:rsidRDefault="007C360B" w:rsidP="003D112B">
            <w:pPr>
              <w:rPr>
                <w:iCs/>
              </w:rPr>
            </w:pPr>
            <w:r>
              <w:rPr>
                <w:iCs/>
              </w:rPr>
              <w:t>41.14</w:t>
            </w:r>
          </w:p>
        </w:tc>
        <w:tc>
          <w:tcPr>
            <w:tcW w:w="1701" w:type="dxa"/>
            <w:tcBorders>
              <w:bottom w:val="single" w:sz="4" w:space="0" w:color="auto"/>
            </w:tcBorders>
          </w:tcPr>
          <w:p w14:paraId="334337B8" w14:textId="77777777" w:rsidR="007C360B" w:rsidRDefault="007C360B" w:rsidP="003D112B">
            <w:pPr>
              <w:rPr>
                <w:iCs/>
              </w:rPr>
            </w:pPr>
            <w:r>
              <w:rPr>
                <w:iCs/>
              </w:rPr>
              <w:t>13.56 – 153.44</w:t>
            </w:r>
          </w:p>
        </w:tc>
      </w:tr>
    </w:tbl>
    <w:p w14:paraId="0E899573" w14:textId="5E59D79C" w:rsidR="003E496A" w:rsidRDefault="007C360B" w:rsidP="003E496A">
      <w:pPr>
        <w:spacing w:line="480" w:lineRule="auto"/>
      </w:pPr>
      <w:r>
        <w:rPr>
          <w:iCs/>
        </w:rPr>
        <w:t>* Variables WHP0-3, WHP3-7, and WHP7-10 were not included in the M-score clinical improvement model</w:t>
      </w:r>
    </w:p>
    <w:p w14:paraId="094C82F5" w14:textId="77777777" w:rsidR="003E496A" w:rsidRDefault="003E496A" w:rsidP="003E496A">
      <w:pPr>
        <w:spacing w:line="480" w:lineRule="auto"/>
        <w:sectPr w:rsidR="003E496A" w:rsidSect="003E496A">
          <w:pgSz w:w="16840" w:h="11900" w:orient="landscape"/>
          <w:pgMar w:top="1440" w:right="1440" w:bottom="1440" w:left="1440" w:header="709" w:footer="709" w:gutter="0"/>
          <w:lnNumType w:countBy="1" w:restart="continuous"/>
          <w:cols w:space="708"/>
          <w:docGrid w:linePitch="360"/>
        </w:sectPr>
      </w:pPr>
    </w:p>
    <w:p w14:paraId="68D2AB4C" w14:textId="77777777" w:rsidR="003E496A" w:rsidRDefault="003E496A" w:rsidP="003E496A">
      <w:pPr>
        <w:spacing w:line="480" w:lineRule="auto"/>
      </w:pPr>
      <w:commentRangeStart w:id="28"/>
      <w:r w:rsidRPr="00903225">
        <w:rPr>
          <w:b/>
          <w:bCs/>
        </w:rPr>
        <w:lastRenderedPageBreak/>
        <w:t>Table</w:t>
      </w:r>
      <w:r>
        <w:rPr>
          <w:b/>
          <w:bCs/>
        </w:rPr>
        <w:t xml:space="preserve"> </w:t>
      </w:r>
      <w:commentRangeEnd w:id="28"/>
      <w:r>
        <w:rPr>
          <w:rStyle w:val="CommentReference"/>
        </w:rPr>
        <w:commentReference w:id="28"/>
      </w:r>
      <w:r>
        <w:rPr>
          <w:b/>
          <w:bCs/>
        </w:rPr>
        <w:t>A</w:t>
      </w:r>
      <w:r w:rsidRPr="00903225">
        <w:rPr>
          <w:b/>
          <w:bCs/>
        </w:rPr>
        <w:t>.</w:t>
      </w:r>
      <w:r>
        <w:t xml:space="preserve"> Overview of wound healing progress between day 0 and day 10 (WHP0-10) per M-score on day 0 (D0) and treatment group</w:t>
      </w:r>
    </w:p>
    <w:tbl>
      <w:tblPr>
        <w:tblStyle w:val="TableGrid"/>
        <w:tblW w:w="75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701"/>
        <w:gridCol w:w="1418"/>
        <w:gridCol w:w="1417"/>
        <w:gridCol w:w="1313"/>
      </w:tblGrid>
      <w:tr w:rsidR="003E496A" w14:paraId="010815C6" w14:textId="77777777" w:rsidTr="00377FBB">
        <w:tc>
          <w:tcPr>
            <w:tcW w:w="1701" w:type="dxa"/>
            <w:tcBorders>
              <w:top w:val="single" w:sz="4" w:space="0" w:color="auto"/>
              <w:bottom w:val="single" w:sz="4" w:space="0" w:color="auto"/>
            </w:tcBorders>
          </w:tcPr>
          <w:p w14:paraId="750271CD" w14:textId="77777777" w:rsidR="003E496A" w:rsidRDefault="003E496A" w:rsidP="00377FBB">
            <w:pPr>
              <w:spacing w:after="120"/>
              <w:jc w:val="right"/>
            </w:pPr>
          </w:p>
        </w:tc>
        <w:tc>
          <w:tcPr>
            <w:tcW w:w="1701" w:type="dxa"/>
            <w:tcBorders>
              <w:top w:val="single" w:sz="4" w:space="0" w:color="auto"/>
              <w:bottom w:val="single" w:sz="4" w:space="0" w:color="auto"/>
            </w:tcBorders>
          </w:tcPr>
          <w:p w14:paraId="79D4B497" w14:textId="77777777" w:rsidR="003E496A" w:rsidRDefault="003E496A" w:rsidP="00377FBB">
            <w:pPr>
              <w:spacing w:after="120"/>
            </w:pPr>
          </w:p>
        </w:tc>
        <w:tc>
          <w:tcPr>
            <w:tcW w:w="1418" w:type="dxa"/>
            <w:tcBorders>
              <w:top w:val="single" w:sz="4" w:space="0" w:color="auto"/>
              <w:bottom w:val="single" w:sz="4" w:space="0" w:color="auto"/>
            </w:tcBorders>
          </w:tcPr>
          <w:p w14:paraId="7020ED14" w14:textId="77777777" w:rsidR="003E496A" w:rsidRDefault="003E496A" w:rsidP="00377FBB">
            <w:pPr>
              <w:spacing w:after="120"/>
              <w:jc w:val="both"/>
            </w:pPr>
          </w:p>
        </w:tc>
        <w:tc>
          <w:tcPr>
            <w:tcW w:w="1417" w:type="dxa"/>
            <w:tcBorders>
              <w:top w:val="single" w:sz="4" w:space="0" w:color="auto"/>
              <w:bottom w:val="single" w:sz="4" w:space="0" w:color="auto"/>
            </w:tcBorders>
          </w:tcPr>
          <w:p w14:paraId="3A340B95" w14:textId="77777777" w:rsidR="003E496A" w:rsidRDefault="003E496A" w:rsidP="00377FBB">
            <w:pPr>
              <w:spacing w:after="120"/>
            </w:pPr>
          </w:p>
        </w:tc>
        <w:tc>
          <w:tcPr>
            <w:tcW w:w="1313" w:type="dxa"/>
            <w:tcBorders>
              <w:top w:val="single" w:sz="4" w:space="0" w:color="auto"/>
              <w:bottom w:val="single" w:sz="4" w:space="0" w:color="auto"/>
            </w:tcBorders>
          </w:tcPr>
          <w:p w14:paraId="79AD1B95" w14:textId="77777777" w:rsidR="003E496A" w:rsidRDefault="003E496A" w:rsidP="00377FBB">
            <w:pPr>
              <w:spacing w:after="120"/>
            </w:pPr>
          </w:p>
        </w:tc>
      </w:tr>
      <w:tr w:rsidR="003E496A" w14:paraId="6E1830C8" w14:textId="77777777" w:rsidTr="00377FBB">
        <w:tc>
          <w:tcPr>
            <w:tcW w:w="1701" w:type="dxa"/>
            <w:tcBorders>
              <w:top w:val="single" w:sz="4" w:space="0" w:color="auto"/>
              <w:bottom w:val="single" w:sz="4" w:space="0" w:color="auto"/>
            </w:tcBorders>
          </w:tcPr>
          <w:p w14:paraId="2E37FD1C" w14:textId="77777777" w:rsidR="003E496A" w:rsidRDefault="003E496A" w:rsidP="00377FBB">
            <w:pPr>
              <w:jc w:val="both"/>
            </w:pPr>
            <w:r>
              <w:t>M-score on D0</w:t>
            </w:r>
          </w:p>
        </w:tc>
        <w:tc>
          <w:tcPr>
            <w:tcW w:w="1701" w:type="dxa"/>
            <w:tcBorders>
              <w:top w:val="single" w:sz="4" w:space="0" w:color="auto"/>
              <w:bottom w:val="single" w:sz="4" w:space="0" w:color="auto"/>
            </w:tcBorders>
          </w:tcPr>
          <w:p w14:paraId="34F5ED25" w14:textId="77777777" w:rsidR="003E496A" w:rsidRDefault="003E496A" w:rsidP="00377FBB">
            <w:r>
              <w:t>WHP0-10</w:t>
            </w:r>
          </w:p>
        </w:tc>
        <w:tc>
          <w:tcPr>
            <w:tcW w:w="1418" w:type="dxa"/>
            <w:tcBorders>
              <w:top w:val="single" w:sz="4" w:space="0" w:color="auto"/>
              <w:bottom w:val="single" w:sz="4" w:space="0" w:color="auto"/>
            </w:tcBorders>
          </w:tcPr>
          <w:p w14:paraId="59977ED7" w14:textId="77777777" w:rsidR="003E496A" w:rsidRDefault="003E496A" w:rsidP="00377FBB">
            <w:pPr>
              <w:jc w:val="right"/>
            </w:pPr>
            <w:r>
              <w:t>Alginogel (N = 101)</w:t>
            </w:r>
          </w:p>
          <w:p w14:paraId="23E9F0DC" w14:textId="77777777" w:rsidR="003E496A" w:rsidRDefault="003E496A" w:rsidP="00377FBB">
            <w:pPr>
              <w:jc w:val="right"/>
            </w:pPr>
            <w:r>
              <w:t>N (%)</w:t>
            </w:r>
          </w:p>
        </w:tc>
        <w:tc>
          <w:tcPr>
            <w:tcW w:w="1417" w:type="dxa"/>
            <w:tcBorders>
              <w:top w:val="single" w:sz="4" w:space="0" w:color="auto"/>
              <w:bottom w:val="single" w:sz="4" w:space="0" w:color="auto"/>
            </w:tcBorders>
          </w:tcPr>
          <w:p w14:paraId="60C9F58C" w14:textId="77777777" w:rsidR="003E496A" w:rsidRDefault="003E496A" w:rsidP="00377FBB">
            <w:pPr>
              <w:jc w:val="right"/>
            </w:pPr>
            <w:r>
              <w:t>Coppergel (N = 109)</w:t>
            </w:r>
          </w:p>
          <w:p w14:paraId="3EDDDC98" w14:textId="77777777" w:rsidR="003E496A" w:rsidRDefault="003E496A" w:rsidP="00377FBB">
            <w:pPr>
              <w:jc w:val="right"/>
            </w:pPr>
            <w:r>
              <w:t>N (%)</w:t>
            </w:r>
          </w:p>
        </w:tc>
        <w:tc>
          <w:tcPr>
            <w:tcW w:w="1313" w:type="dxa"/>
            <w:tcBorders>
              <w:top w:val="single" w:sz="4" w:space="0" w:color="auto"/>
              <w:bottom w:val="single" w:sz="4" w:space="0" w:color="auto"/>
            </w:tcBorders>
          </w:tcPr>
          <w:p w14:paraId="606479CD" w14:textId="77777777" w:rsidR="003E496A" w:rsidRDefault="003E496A" w:rsidP="00377FBB">
            <w:pPr>
              <w:jc w:val="right"/>
            </w:pPr>
            <w:r>
              <w:t>Total</w:t>
            </w:r>
          </w:p>
          <w:p w14:paraId="09A18B5D" w14:textId="77777777" w:rsidR="003E496A" w:rsidRDefault="003E496A" w:rsidP="00377FBB">
            <w:pPr>
              <w:jc w:val="right"/>
            </w:pPr>
            <w:r>
              <w:t>(N = 210)</w:t>
            </w:r>
          </w:p>
          <w:p w14:paraId="156C12C1" w14:textId="77777777" w:rsidR="003E496A" w:rsidRDefault="003E496A" w:rsidP="00377FBB">
            <w:pPr>
              <w:jc w:val="right"/>
            </w:pPr>
            <w:r>
              <w:t>N (%)</w:t>
            </w:r>
          </w:p>
        </w:tc>
      </w:tr>
      <w:tr w:rsidR="003E496A" w14:paraId="0F063936" w14:textId="77777777" w:rsidTr="00377FBB">
        <w:tc>
          <w:tcPr>
            <w:tcW w:w="1701" w:type="dxa"/>
            <w:tcBorders>
              <w:top w:val="single" w:sz="4" w:space="0" w:color="auto"/>
            </w:tcBorders>
          </w:tcPr>
          <w:p w14:paraId="31144B1D" w14:textId="77777777" w:rsidR="003E496A" w:rsidRDefault="003E496A" w:rsidP="00377FBB">
            <w:pPr>
              <w:jc w:val="both"/>
            </w:pPr>
            <w:r>
              <w:t>M1</w:t>
            </w:r>
          </w:p>
        </w:tc>
        <w:tc>
          <w:tcPr>
            <w:tcW w:w="1701" w:type="dxa"/>
            <w:tcBorders>
              <w:top w:val="single" w:sz="4" w:space="0" w:color="auto"/>
            </w:tcBorders>
          </w:tcPr>
          <w:p w14:paraId="72926515" w14:textId="77777777" w:rsidR="003E496A" w:rsidRDefault="003E496A" w:rsidP="00377FBB">
            <w:pPr>
              <w:jc w:val="both"/>
            </w:pPr>
            <w:r>
              <w:t>N hind feet</w:t>
            </w:r>
          </w:p>
        </w:tc>
        <w:tc>
          <w:tcPr>
            <w:tcW w:w="1418" w:type="dxa"/>
            <w:tcBorders>
              <w:top w:val="single" w:sz="4" w:space="0" w:color="auto"/>
            </w:tcBorders>
          </w:tcPr>
          <w:p w14:paraId="753CD6C1" w14:textId="77777777" w:rsidR="003E496A" w:rsidRDefault="003E496A" w:rsidP="00377FBB">
            <w:pPr>
              <w:jc w:val="right"/>
            </w:pPr>
            <w:r>
              <w:t>21 (100)</w:t>
            </w:r>
          </w:p>
        </w:tc>
        <w:tc>
          <w:tcPr>
            <w:tcW w:w="1417" w:type="dxa"/>
            <w:tcBorders>
              <w:top w:val="single" w:sz="4" w:space="0" w:color="auto"/>
            </w:tcBorders>
          </w:tcPr>
          <w:p w14:paraId="3A079B55" w14:textId="77777777" w:rsidR="003E496A" w:rsidRDefault="003E496A" w:rsidP="00377FBB">
            <w:pPr>
              <w:jc w:val="right"/>
            </w:pPr>
            <w:r>
              <w:t>21 (100)</w:t>
            </w:r>
          </w:p>
        </w:tc>
        <w:tc>
          <w:tcPr>
            <w:tcW w:w="1313" w:type="dxa"/>
            <w:tcBorders>
              <w:top w:val="single" w:sz="4" w:space="0" w:color="auto"/>
            </w:tcBorders>
          </w:tcPr>
          <w:p w14:paraId="50DED109" w14:textId="77777777" w:rsidR="003E496A" w:rsidRDefault="003E496A" w:rsidP="00377FBB">
            <w:pPr>
              <w:jc w:val="right"/>
            </w:pPr>
            <w:r>
              <w:t>42 (100)</w:t>
            </w:r>
          </w:p>
        </w:tc>
      </w:tr>
      <w:tr w:rsidR="003E496A" w14:paraId="1A7CDF9F" w14:textId="77777777" w:rsidTr="00377FBB">
        <w:tc>
          <w:tcPr>
            <w:tcW w:w="1701" w:type="dxa"/>
          </w:tcPr>
          <w:p w14:paraId="7CCD9884" w14:textId="77777777" w:rsidR="003E496A" w:rsidRDefault="003E496A" w:rsidP="00377FBB">
            <w:pPr>
              <w:jc w:val="both"/>
            </w:pPr>
          </w:p>
        </w:tc>
        <w:tc>
          <w:tcPr>
            <w:tcW w:w="1701" w:type="dxa"/>
          </w:tcPr>
          <w:p w14:paraId="7661003A" w14:textId="77777777" w:rsidR="003E496A" w:rsidRDefault="003E496A" w:rsidP="00377FBB">
            <w:pPr>
              <w:jc w:val="both"/>
            </w:pPr>
            <w:r>
              <w:t>Improved</w:t>
            </w:r>
          </w:p>
        </w:tc>
        <w:tc>
          <w:tcPr>
            <w:tcW w:w="1418" w:type="dxa"/>
          </w:tcPr>
          <w:p w14:paraId="0252B014" w14:textId="77777777" w:rsidR="003E496A" w:rsidRDefault="003E496A" w:rsidP="00377FBB">
            <w:pPr>
              <w:jc w:val="right"/>
            </w:pPr>
            <w:r>
              <w:t>11 (52)</w:t>
            </w:r>
          </w:p>
        </w:tc>
        <w:tc>
          <w:tcPr>
            <w:tcW w:w="1417" w:type="dxa"/>
          </w:tcPr>
          <w:p w14:paraId="39399E3F" w14:textId="77777777" w:rsidR="003E496A" w:rsidRDefault="003E496A" w:rsidP="00377FBB">
            <w:pPr>
              <w:jc w:val="right"/>
            </w:pPr>
            <w:r>
              <w:t>5 (24)</w:t>
            </w:r>
          </w:p>
        </w:tc>
        <w:tc>
          <w:tcPr>
            <w:tcW w:w="1313" w:type="dxa"/>
          </w:tcPr>
          <w:p w14:paraId="7278AC74" w14:textId="77777777" w:rsidR="003E496A" w:rsidRDefault="003E496A" w:rsidP="00377FBB">
            <w:pPr>
              <w:jc w:val="right"/>
            </w:pPr>
            <w:r>
              <w:t>16 (38)</w:t>
            </w:r>
          </w:p>
        </w:tc>
      </w:tr>
      <w:tr w:rsidR="003E496A" w14:paraId="06C51879" w14:textId="77777777" w:rsidTr="00377FBB">
        <w:tc>
          <w:tcPr>
            <w:tcW w:w="1701" w:type="dxa"/>
          </w:tcPr>
          <w:p w14:paraId="439B8571" w14:textId="77777777" w:rsidR="003E496A" w:rsidRDefault="003E496A" w:rsidP="00377FBB">
            <w:pPr>
              <w:jc w:val="both"/>
            </w:pPr>
          </w:p>
        </w:tc>
        <w:tc>
          <w:tcPr>
            <w:tcW w:w="1701" w:type="dxa"/>
          </w:tcPr>
          <w:p w14:paraId="405B201C" w14:textId="77777777" w:rsidR="003E496A" w:rsidRDefault="003E496A" w:rsidP="00377FBB">
            <w:pPr>
              <w:jc w:val="both"/>
            </w:pPr>
            <w:r>
              <w:t>Equal</w:t>
            </w:r>
          </w:p>
        </w:tc>
        <w:tc>
          <w:tcPr>
            <w:tcW w:w="1418" w:type="dxa"/>
          </w:tcPr>
          <w:p w14:paraId="02EBA6C5" w14:textId="77777777" w:rsidR="003E496A" w:rsidRDefault="003E496A" w:rsidP="00377FBB">
            <w:pPr>
              <w:jc w:val="right"/>
            </w:pPr>
            <w:r>
              <w:t>6 (29)</w:t>
            </w:r>
          </w:p>
        </w:tc>
        <w:tc>
          <w:tcPr>
            <w:tcW w:w="1417" w:type="dxa"/>
          </w:tcPr>
          <w:p w14:paraId="256989D1" w14:textId="77777777" w:rsidR="003E496A" w:rsidRDefault="003E496A" w:rsidP="00377FBB">
            <w:pPr>
              <w:jc w:val="right"/>
            </w:pPr>
            <w:r>
              <w:t>4 (19)</w:t>
            </w:r>
          </w:p>
        </w:tc>
        <w:tc>
          <w:tcPr>
            <w:tcW w:w="1313" w:type="dxa"/>
          </w:tcPr>
          <w:p w14:paraId="5CD8DDE2" w14:textId="77777777" w:rsidR="003E496A" w:rsidRDefault="003E496A" w:rsidP="00377FBB">
            <w:pPr>
              <w:jc w:val="right"/>
            </w:pPr>
            <w:r>
              <w:t>10 (24)</w:t>
            </w:r>
          </w:p>
        </w:tc>
      </w:tr>
      <w:tr w:rsidR="003E496A" w14:paraId="667F8026" w14:textId="77777777" w:rsidTr="00377FBB">
        <w:tc>
          <w:tcPr>
            <w:tcW w:w="1701" w:type="dxa"/>
          </w:tcPr>
          <w:p w14:paraId="5248869D" w14:textId="77777777" w:rsidR="003E496A" w:rsidRDefault="003E496A" w:rsidP="00377FBB">
            <w:pPr>
              <w:jc w:val="both"/>
            </w:pPr>
          </w:p>
        </w:tc>
        <w:tc>
          <w:tcPr>
            <w:tcW w:w="1701" w:type="dxa"/>
          </w:tcPr>
          <w:p w14:paraId="436118C4" w14:textId="77777777" w:rsidR="003E496A" w:rsidRDefault="003E496A" w:rsidP="00377FBB">
            <w:pPr>
              <w:jc w:val="both"/>
            </w:pPr>
            <w:r>
              <w:t>Worsened</w:t>
            </w:r>
          </w:p>
        </w:tc>
        <w:tc>
          <w:tcPr>
            <w:tcW w:w="1418" w:type="dxa"/>
          </w:tcPr>
          <w:p w14:paraId="7EFFE7F9" w14:textId="77777777" w:rsidR="003E496A" w:rsidRDefault="003E496A" w:rsidP="00377FBB">
            <w:pPr>
              <w:jc w:val="right"/>
            </w:pPr>
            <w:r>
              <w:t>1 (5)</w:t>
            </w:r>
          </w:p>
        </w:tc>
        <w:tc>
          <w:tcPr>
            <w:tcW w:w="1417" w:type="dxa"/>
          </w:tcPr>
          <w:p w14:paraId="3A733451" w14:textId="77777777" w:rsidR="003E496A" w:rsidRDefault="003E496A" w:rsidP="00377FBB">
            <w:pPr>
              <w:jc w:val="right"/>
            </w:pPr>
            <w:r>
              <w:t>1 (5)</w:t>
            </w:r>
          </w:p>
        </w:tc>
        <w:tc>
          <w:tcPr>
            <w:tcW w:w="1313" w:type="dxa"/>
          </w:tcPr>
          <w:p w14:paraId="70AAE0D0" w14:textId="77777777" w:rsidR="003E496A" w:rsidRDefault="003E496A" w:rsidP="00377FBB">
            <w:pPr>
              <w:jc w:val="right"/>
            </w:pPr>
            <w:r>
              <w:t>2 (5)</w:t>
            </w:r>
          </w:p>
        </w:tc>
      </w:tr>
      <w:tr w:rsidR="003E496A" w14:paraId="171A9673" w14:textId="77777777" w:rsidTr="00377FBB">
        <w:tc>
          <w:tcPr>
            <w:tcW w:w="1701" w:type="dxa"/>
          </w:tcPr>
          <w:p w14:paraId="446423EC" w14:textId="77777777" w:rsidR="003E496A" w:rsidRDefault="003E496A" w:rsidP="00377FBB">
            <w:pPr>
              <w:spacing w:after="120"/>
              <w:jc w:val="both"/>
            </w:pPr>
          </w:p>
        </w:tc>
        <w:tc>
          <w:tcPr>
            <w:tcW w:w="1701" w:type="dxa"/>
          </w:tcPr>
          <w:p w14:paraId="50C2E0B6" w14:textId="77777777" w:rsidR="003E496A" w:rsidRDefault="003E496A" w:rsidP="00377FBB">
            <w:pPr>
              <w:spacing w:after="120"/>
              <w:jc w:val="both"/>
            </w:pPr>
            <w:r>
              <w:t>Unable to score</w:t>
            </w:r>
          </w:p>
        </w:tc>
        <w:tc>
          <w:tcPr>
            <w:tcW w:w="1418" w:type="dxa"/>
          </w:tcPr>
          <w:p w14:paraId="5F3386FF" w14:textId="77777777" w:rsidR="003E496A" w:rsidRDefault="003E496A" w:rsidP="00377FBB">
            <w:pPr>
              <w:spacing w:after="120"/>
              <w:jc w:val="right"/>
            </w:pPr>
            <w:r>
              <w:t>3 (14)</w:t>
            </w:r>
          </w:p>
        </w:tc>
        <w:tc>
          <w:tcPr>
            <w:tcW w:w="1417" w:type="dxa"/>
          </w:tcPr>
          <w:p w14:paraId="56CEDF85" w14:textId="77777777" w:rsidR="003E496A" w:rsidRDefault="003E496A" w:rsidP="00377FBB">
            <w:pPr>
              <w:spacing w:after="120"/>
              <w:jc w:val="right"/>
            </w:pPr>
            <w:r>
              <w:t>11 (52)</w:t>
            </w:r>
          </w:p>
        </w:tc>
        <w:tc>
          <w:tcPr>
            <w:tcW w:w="1313" w:type="dxa"/>
          </w:tcPr>
          <w:p w14:paraId="5961C6F5" w14:textId="77777777" w:rsidR="003E496A" w:rsidRDefault="003E496A" w:rsidP="00377FBB">
            <w:pPr>
              <w:spacing w:after="120"/>
              <w:jc w:val="right"/>
            </w:pPr>
            <w:r>
              <w:t>14(33)</w:t>
            </w:r>
          </w:p>
        </w:tc>
      </w:tr>
      <w:tr w:rsidR="003E496A" w14:paraId="6D395BFE" w14:textId="77777777" w:rsidTr="00377FBB">
        <w:tc>
          <w:tcPr>
            <w:tcW w:w="1701" w:type="dxa"/>
          </w:tcPr>
          <w:p w14:paraId="720A6D66" w14:textId="77777777" w:rsidR="003E496A" w:rsidRDefault="003E496A" w:rsidP="00377FBB">
            <w:pPr>
              <w:jc w:val="both"/>
            </w:pPr>
            <w:r>
              <w:t>M2</w:t>
            </w:r>
          </w:p>
        </w:tc>
        <w:tc>
          <w:tcPr>
            <w:tcW w:w="1701" w:type="dxa"/>
          </w:tcPr>
          <w:p w14:paraId="1513E808" w14:textId="77777777" w:rsidR="003E496A" w:rsidRDefault="003E496A" w:rsidP="00377FBB">
            <w:pPr>
              <w:jc w:val="both"/>
            </w:pPr>
            <w:r>
              <w:t>N hind feet</w:t>
            </w:r>
          </w:p>
        </w:tc>
        <w:tc>
          <w:tcPr>
            <w:tcW w:w="1418" w:type="dxa"/>
          </w:tcPr>
          <w:p w14:paraId="37B925B1" w14:textId="77777777" w:rsidR="003E496A" w:rsidRDefault="003E496A" w:rsidP="00377FBB">
            <w:pPr>
              <w:jc w:val="right"/>
            </w:pPr>
            <w:r>
              <w:t>71 (100)</w:t>
            </w:r>
          </w:p>
        </w:tc>
        <w:tc>
          <w:tcPr>
            <w:tcW w:w="1417" w:type="dxa"/>
          </w:tcPr>
          <w:p w14:paraId="54E7C646" w14:textId="77777777" w:rsidR="003E496A" w:rsidRDefault="003E496A" w:rsidP="00377FBB">
            <w:pPr>
              <w:jc w:val="right"/>
            </w:pPr>
            <w:r>
              <w:t>77 (100)</w:t>
            </w:r>
          </w:p>
        </w:tc>
        <w:tc>
          <w:tcPr>
            <w:tcW w:w="1313" w:type="dxa"/>
          </w:tcPr>
          <w:p w14:paraId="5AAE5680" w14:textId="77777777" w:rsidR="003E496A" w:rsidRDefault="003E496A" w:rsidP="00377FBB">
            <w:pPr>
              <w:jc w:val="right"/>
            </w:pPr>
            <w:r>
              <w:t>148 (100)</w:t>
            </w:r>
          </w:p>
        </w:tc>
      </w:tr>
      <w:tr w:rsidR="003E496A" w14:paraId="37D53A9F" w14:textId="77777777" w:rsidTr="00377FBB">
        <w:tc>
          <w:tcPr>
            <w:tcW w:w="1701" w:type="dxa"/>
          </w:tcPr>
          <w:p w14:paraId="4C8B03E7" w14:textId="77777777" w:rsidR="003E496A" w:rsidRDefault="003E496A" w:rsidP="00377FBB">
            <w:pPr>
              <w:jc w:val="both"/>
            </w:pPr>
          </w:p>
        </w:tc>
        <w:tc>
          <w:tcPr>
            <w:tcW w:w="1701" w:type="dxa"/>
          </w:tcPr>
          <w:p w14:paraId="0C218CAA" w14:textId="77777777" w:rsidR="003E496A" w:rsidRDefault="003E496A" w:rsidP="00377FBB">
            <w:pPr>
              <w:jc w:val="both"/>
            </w:pPr>
            <w:r>
              <w:t>Improved</w:t>
            </w:r>
          </w:p>
        </w:tc>
        <w:tc>
          <w:tcPr>
            <w:tcW w:w="1418" w:type="dxa"/>
          </w:tcPr>
          <w:p w14:paraId="7E1DFDC4" w14:textId="77777777" w:rsidR="003E496A" w:rsidRDefault="003E496A" w:rsidP="00377FBB">
            <w:pPr>
              <w:jc w:val="right"/>
            </w:pPr>
            <w:r>
              <w:t>46 (65)</w:t>
            </w:r>
          </w:p>
        </w:tc>
        <w:tc>
          <w:tcPr>
            <w:tcW w:w="1417" w:type="dxa"/>
          </w:tcPr>
          <w:p w14:paraId="5F9D4841" w14:textId="77777777" w:rsidR="003E496A" w:rsidRDefault="003E496A" w:rsidP="00377FBB">
            <w:pPr>
              <w:jc w:val="right"/>
            </w:pPr>
            <w:r>
              <w:t>15 (19)</w:t>
            </w:r>
          </w:p>
        </w:tc>
        <w:tc>
          <w:tcPr>
            <w:tcW w:w="1313" w:type="dxa"/>
          </w:tcPr>
          <w:p w14:paraId="2FE9CFCA" w14:textId="77777777" w:rsidR="003E496A" w:rsidRDefault="003E496A" w:rsidP="00377FBB">
            <w:pPr>
              <w:jc w:val="right"/>
            </w:pPr>
            <w:r>
              <w:t>61 (41)</w:t>
            </w:r>
          </w:p>
        </w:tc>
      </w:tr>
      <w:tr w:rsidR="003E496A" w14:paraId="11D438EC" w14:textId="77777777" w:rsidTr="00377FBB">
        <w:tc>
          <w:tcPr>
            <w:tcW w:w="1701" w:type="dxa"/>
          </w:tcPr>
          <w:p w14:paraId="0A36AF1F" w14:textId="77777777" w:rsidR="003E496A" w:rsidRDefault="003E496A" w:rsidP="00377FBB">
            <w:pPr>
              <w:jc w:val="both"/>
            </w:pPr>
          </w:p>
        </w:tc>
        <w:tc>
          <w:tcPr>
            <w:tcW w:w="1701" w:type="dxa"/>
          </w:tcPr>
          <w:p w14:paraId="6EE8E511" w14:textId="77777777" w:rsidR="003E496A" w:rsidRDefault="003E496A" w:rsidP="00377FBB">
            <w:pPr>
              <w:jc w:val="both"/>
            </w:pPr>
            <w:r>
              <w:t>Equal</w:t>
            </w:r>
          </w:p>
        </w:tc>
        <w:tc>
          <w:tcPr>
            <w:tcW w:w="1418" w:type="dxa"/>
          </w:tcPr>
          <w:p w14:paraId="77A8AED7" w14:textId="77777777" w:rsidR="003E496A" w:rsidRDefault="003E496A" w:rsidP="00377FBB">
            <w:pPr>
              <w:jc w:val="right"/>
            </w:pPr>
            <w:r>
              <w:t>19 (27)</w:t>
            </w:r>
          </w:p>
        </w:tc>
        <w:tc>
          <w:tcPr>
            <w:tcW w:w="1417" w:type="dxa"/>
          </w:tcPr>
          <w:p w14:paraId="1D485D14" w14:textId="77777777" w:rsidR="003E496A" w:rsidRDefault="003E496A" w:rsidP="00377FBB">
            <w:pPr>
              <w:jc w:val="right"/>
            </w:pPr>
            <w:r>
              <w:t>5 (7)</w:t>
            </w:r>
          </w:p>
        </w:tc>
        <w:tc>
          <w:tcPr>
            <w:tcW w:w="1313" w:type="dxa"/>
          </w:tcPr>
          <w:p w14:paraId="7C277C30" w14:textId="77777777" w:rsidR="003E496A" w:rsidRDefault="003E496A" w:rsidP="00377FBB">
            <w:pPr>
              <w:jc w:val="right"/>
            </w:pPr>
            <w:r>
              <w:t>24 (16)</w:t>
            </w:r>
          </w:p>
        </w:tc>
      </w:tr>
      <w:tr w:rsidR="003E496A" w14:paraId="47BB0388" w14:textId="77777777" w:rsidTr="00377FBB">
        <w:tc>
          <w:tcPr>
            <w:tcW w:w="1701" w:type="dxa"/>
          </w:tcPr>
          <w:p w14:paraId="15987667" w14:textId="77777777" w:rsidR="003E496A" w:rsidRDefault="003E496A" w:rsidP="00377FBB">
            <w:pPr>
              <w:jc w:val="both"/>
            </w:pPr>
          </w:p>
        </w:tc>
        <w:tc>
          <w:tcPr>
            <w:tcW w:w="1701" w:type="dxa"/>
          </w:tcPr>
          <w:p w14:paraId="1502F788" w14:textId="77777777" w:rsidR="003E496A" w:rsidRDefault="003E496A" w:rsidP="00377FBB">
            <w:pPr>
              <w:jc w:val="both"/>
            </w:pPr>
            <w:r>
              <w:t>Worsened</w:t>
            </w:r>
          </w:p>
        </w:tc>
        <w:tc>
          <w:tcPr>
            <w:tcW w:w="1418" w:type="dxa"/>
          </w:tcPr>
          <w:p w14:paraId="2DDED308" w14:textId="77777777" w:rsidR="003E496A" w:rsidRDefault="003E496A" w:rsidP="00377FBB">
            <w:pPr>
              <w:jc w:val="right"/>
            </w:pPr>
            <w:r>
              <w:t>1 (1)</w:t>
            </w:r>
          </w:p>
        </w:tc>
        <w:tc>
          <w:tcPr>
            <w:tcW w:w="1417" w:type="dxa"/>
          </w:tcPr>
          <w:p w14:paraId="58529D57" w14:textId="77777777" w:rsidR="003E496A" w:rsidRDefault="003E496A" w:rsidP="00377FBB">
            <w:pPr>
              <w:jc w:val="right"/>
            </w:pPr>
            <w:r>
              <w:t>1 (1)</w:t>
            </w:r>
          </w:p>
        </w:tc>
        <w:tc>
          <w:tcPr>
            <w:tcW w:w="1313" w:type="dxa"/>
          </w:tcPr>
          <w:p w14:paraId="746AFEB9" w14:textId="77777777" w:rsidR="003E496A" w:rsidRDefault="003E496A" w:rsidP="00377FBB">
            <w:pPr>
              <w:jc w:val="right"/>
            </w:pPr>
            <w:r>
              <w:t>2 (2)</w:t>
            </w:r>
          </w:p>
        </w:tc>
      </w:tr>
      <w:tr w:rsidR="003E496A" w14:paraId="0302B838" w14:textId="77777777" w:rsidTr="00377FBB">
        <w:tc>
          <w:tcPr>
            <w:tcW w:w="1701" w:type="dxa"/>
          </w:tcPr>
          <w:p w14:paraId="6C8349DA" w14:textId="77777777" w:rsidR="003E496A" w:rsidRDefault="003E496A" w:rsidP="00377FBB">
            <w:pPr>
              <w:jc w:val="both"/>
            </w:pPr>
          </w:p>
        </w:tc>
        <w:tc>
          <w:tcPr>
            <w:tcW w:w="1701" w:type="dxa"/>
          </w:tcPr>
          <w:p w14:paraId="03B51B0C" w14:textId="77777777" w:rsidR="003E496A" w:rsidRDefault="003E496A" w:rsidP="00377FBB">
            <w:pPr>
              <w:spacing w:after="120"/>
              <w:jc w:val="both"/>
            </w:pPr>
            <w:r>
              <w:t>Unable to score</w:t>
            </w:r>
          </w:p>
        </w:tc>
        <w:tc>
          <w:tcPr>
            <w:tcW w:w="1418" w:type="dxa"/>
          </w:tcPr>
          <w:p w14:paraId="55DB4FBC" w14:textId="77777777" w:rsidR="003E496A" w:rsidRDefault="003E496A" w:rsidP="00377FBB">
            <w:pPr>
              <w:jc w:val="right"/>
            </w:pPr>
            <w:r>
              <w:t>5 (7)</w:t>
            </w:r>
          </w:p>
        </w:tc>
        <w:tc>
          <w:tcPr>
            <w:tcW w:w="1417" w:type="dxa"/>
          </w:tcPr>
          <w:p w14:paraId="598EB7DC" w14:textId="77777777" w:rsidR="003E496A" w:rsidRDefault="003E496A" w:rsidP="00377FBB">
            <w:pPr>
              <w:jc w:val="right"/>
            </w:pPr>
            <w:r>
              <w:t>56 (73)</w:t>
            </w:r>
          </w:p>
        </w:tc>
        <w:tc>
          <w:tcPr>
            <w:tcW w:w="1313" w:type="dxa"/>
          </w:tcPr>
          <w:p w14:paraId="53306796" w14:textId="77777777" w:rsidR="003E496A" w:rsidRDefault="003E496A" w:rsidP="00377FBB">
            <w:pPr>
              <w:jc w:val="right"/>
            </w:pPr>
            <w:r>
              <w:t>61 (41)</w:t>
            </w:r>
          </w:p>
        </w:tc>
      </w:tr>
      <w:tr w:rsidR="003E496A" w14:paraId="1D86B297" w14:textId="77777777" w:rsidTr="00377FBB">
        <w:tc>
          <w:tcPr>
            <w:tcW w:w="1701" w:type="dxa"/>
          </w:tcPr>
          <w:p w14:paraId="1A61DDD7" w14:textId="77777777" w:rsidR="003E496A" w:rsidRDefault="003E496A" w:rsidP="00377FBB">
            <w:pPr>
              <w:jc w:val="both"/>
            </w:pPr>
            <w:r>
              <w:t>M4.1</w:t>
            </w:r>
          </w:p>
        </w:tc>
        <w:tc>
          <w:tcPr>
            <w:tcW w:w="1701" w:type="dxa"/>
          </w:tcPr>
          <w:p w14:paraId="37883C01" w14:textId="77777777" w:rsidR="003E496A" w:rsidRDefault="003E496A" w:rsidP="00377FBB">
            <w:pPr>
              <w:jc w:val="both"/>
            </w:pPr>
            <w:r>
              <w:t>N hind feet</w:t>
            </w:r>
          </w:p>
        </w:tc>
        <w:tc>
          <w:tcPr>
            <w:tcW w:w="1418" w:type="dxa"/>
          </w:tcPr>
          <w:p w14:paraId="0072B401" w14:textId="77777777" w:rsidR="003E496A" w:rsidRDefault="003E496A" w:rsidP="00377FBB">
            <w:pPr>
              <w:jc w:val="right"/>
            </w:pPr>
            <w:r>
              <w:t>9 (100)</w:t>
            </w:r>
          </w:p>
        </w:tc>
        <w:tc>
          <w:tcPr>
            <w:tcW w:w="1417" w:type="dxa"/>
          </w:tcPr>
          <w:p w14:paraId="4B704256" w14:textId="77777777" w:rsidR="003E496A" w:rsidRDefault="003E496A" w:rsidP="00377FBB">
            <w:pPr>
              <w:jc w:val="right"/>
            </w:pPr>
            <w:r>
              <w:t>11 (100)</w:t>
            </w:r>
          </w:p>
        </w:tc>
        <w:tc>
          <w:tcPr>
            <w:tcW w:w="1313" w:type="dxa"/>
          </w:tcPr>
          <w:p w14:paraId="2CADAB05" w14:textId="77777777" w:rsidR="003E496A" w:rsidRDefault="003E496A" w:rsidP="00377FBB">
            <w:pPr>
              <w:jc w:val="right"/>
            </w:pPr>
            <w:r>
              <w:t>20 (100)</w:t>
            </w:r>
          </w:p>
        </w:tc>
      </w:tr>
      <w:tr w:rsidR="003E496A" w14:paraId="61BAC437" w14:textId="77777777" w:rsidTr="00377FBB">
        <w:tc>
          <w:tcPr>
            <w:tcW w:w="1701" w:type="dxa"/>
          </w:tcPr>
          <w:p w14:paraId="537E012D" w14:textId="77777777" w:rsidR="003E496A" w:rsidRDefault="003E496A" w:rsidP="00377FBB">
            <w:pPr>
              <w:jc w:val="both"/>
            </w:pPr>
          </w:p>
        </w:tc>
        <w:tc>
          <w:tcPr>
            <w:tcW w:w="1701" w:type="dxa"/>
          </w:tcPr>
          <w:p w14:paraId="24000FA3" w14:textId="77777777" w:rsidR="003E496A" w:rsidRDefault="003E496A" w:rsidP="00377FBB">
            <w:pPr>
              <w:jc w:val="both"/>
            </w:pPr>
            <w:r>
              <w:t>Improved</w:t>
            </w:r>
          </w:p>
        </w:tc>
        <w:tc>
          <w:tcPr>
            <w:tcW w:w="1418" w:type="dxa"/>
          </w:tcPr>
          <w:p w14:paraId="3164B675" w14:textId="77777777" w:rsidR="003E496A" w:rsidRDefault="003E496A" w:rsidP="00377FBB">
            <w:pPr>
              <w:jc w:val="right"/>
            </w:pPr>
            <w:r>
              <w:t>7 (78)</w:t>
            </w:r>
          </w:p>
        </w:tc>
        <w:tc>
          <w:tcPr>
            <w:tcW w:w="1417" w:type="dxa"/>
          </w:tcPr>
          <w:p w14:paraId="7FB882F6" w14:textId="77777777" w:rsidR="003E496A" w:rsidRDefault="003E496A" w:rsidP="00377FBB">
            <w:pPr>
              <w:jc w:val="right"/>
            </w:pPr>
            <w:r>
              <w:t>2 (18)</w:t>
            </w:r>
          </w:p>
        </w:tc>
        <w:tc>
          <w:tcPr>
            <w:tcW w:w="1313" w:type="dxa"/>
          </w:tcPr>
          <w:p w14:paraId="64851D1D" w14:textId="77777777" w:rsidR="003E496A" w:rsidRDefault="003E496A" w:rsidP="00377FBB">
            <w:pPr>
              <w:jc w:val="right"/>
            </w:pPr>
            <w:r>
              <w:t>9 (45)</w:t>
            </w:r>
          </w:p>
        </w:tc>
      </w:tr>
      <w:tr w:rsidR="003E496A" w14:paraId="604ABAA0" w14:textId="77777777" w:rsidTr="00377FBB">
        <w:tc>
          <w:tcPr>
            <w:tcW w:w="1701" w:type="dxa"/>
          </w:tcPr>
          <w:p w14:paraId="55065449" w14:textId="77777777" w:rsidR="003E496A" w:rsidRDefault="003E496A" w:rsidP="00377FBB">
            <w:pPr>
              <w:jc w:val="both"/>
            </w:pPr>
          </w:p>
        </w:tc>
        <w:tc>
          <w:tcPr>
            <w:tcW w:w="1701" w:type="dxa"/>
          </w:tcPr>
          <w:p w14:paraId="6EDC5A58" w14:textId="77777777" w:rsidR="003E496A" w:rsidRDefault="003E496A" w:rsidP="00377FBB">
            <w:pPr>
              <w:jc w:val="both"/>
            </w:pPr>
            <w:r>
              <w:t>Equal</w:t>
            </w:r>
          </w:p>
        </w:tc>
        <w:tc>
          <w:tcPr>
            <w:tcW w:w="1418" w:type="dxa"/>
          </w:tcPr>
          <w:p w14:paraId="1682DC68" w14:textId="77777777" w:rsidR="003E496A" w:rsidRDefault="003E496A" w:rsidP="00377FBB">
            <w:pPr>
              <w:jc w:val="right"/>
            </w:pPr>
            <w:r>
              <w:t>2 (22)</w:t>
            </w:r>
          </w:p>
        </w:tc>
        <w:tc>
          <w:tcPr>
            <w:tcW w:w="1417" w:type="dxa"/>
          </w:tcPr>
          <w:p w14:paraId="354E2DC4" w14:textId="77777777" w:rsidR="003E496A" w:rsidRDefault="003E496A" w:rsidP="00377FBB">
            <w:pPr>
              <w:jc w:val="right"/>
            </w:pPr>
            <w:r>
              <w:t>1 (9)</w:t>
            </w:r>
          </w:p>
        </w:tc>
        <w:tc>
          <w:tcPr>
            <w:tcW w:w="1313" w:type="dxa"/>
          </w:tcPr>
          <w:p w14:paraId="133E8396" w14:textId="77777777" w:rsidR="003E496A" w:rsidRDefault="003E496A" w:rsidP="00377FBB">
            <w:pPr>
              <w:jc w:val="right"/>
            </w:pPr>
            <w:r>
              <w:t>3 (15)</w:t>
            </w:r>
          </w:p>
        </w:tc>
      </w:tr>
      <w:tr w:rsidR="003E496A" w14:paraId="4B5F02EE" w14:textId="77777777" w:rsidTr="00377FBB">
        <w:tc>
          <w:tcPr>
            <w:tcW w:w="1701" w:type="dxa"/>
          </w:tcPr>
          <w:p w14:paraId="2DE6819D" w14:textId="77777777" w:rsidR="003E496A" w:rsidRDefault="003E496A" w:rsidP="00377FBB">
            <w:pPr>
              <w:jc w:val="both"/>
            </w:pPr>
          </w:p>
        </w:tc>
        <w:tc>
          <w:tcPr>
            <w:tcW w:w="1701" w:type="dxa"/>
          </w:tcPr>
          <w:p w14:paraId="7F0736AD" w14:textId="77777777" w:rsidR="003E496A" w:rsidRDefault="003E496A" w:rsidP="00377FBB">
            <w:pPr>
              <w:jc w:val="both"/>
            </w:pPr>
            <w:r>
              <w:t>Worsened</w:t>
            </w:r>
          </w:p>
        </w:tc>
        <w:tc>
          <w:tcPr>
            <w:tcW w:w="1418" w:type="dxa"/>
          </w:tcPr>
          <w:p w14:paraId="52C99876" w14:textId="77777777" w:rsidR="003E496A" w:rsidRDefault="003E496A" w:rsidP="00377FBB">
            <w:pPr>
              <w:jc w:val="right"/>
            </w:pPr>
            <w:r>
              <w:t>0</w:t>
            </w:r>
          </w:p>
        </w:tc>
        <w:tc>
          <w:tcPr>
            <w:tcW w:w="1417" w:type="dxa"/>
          </w:tcPr>
          <w:p w14:paraId="1AEACC66" w14:textId="77777777" w:rsidR="003E496A" w:rsidRDefault="003E496A" w:rsidP="00377FBB">
            <w:pPr>
              <w:jc w:val="right"/>
            </w:pPr>
            <w:r>
              <w:t>0</w:t>
            </w:r>
          </w:p>
        </w:tc>
        <w:tc>
          <w:tcPr>
            <w:tcW w:w="1313" w:type="dxa"/>
          </w:tcPr>
          <w:p w14:paraId="3CB01D40" w14:textId="77777777" w:rsidR="003E496A" w:rsidRDefault="003E496A" w:rsidP="00377FBB">
            <w:pPr>
              <w:jc w:val="right"/>
            </w:pPr>
            <w:r>
              <w:t>0</w:t>
            </w:r>
          </w:p>
        </w:tc>
      </w:tr>
      <w:tr w:rsidR="003E496A" w14:paraId="328782EF" w14:textId="77777777" w:rsidTr="00377FBB">
        <w:tc>
          <w:tcPr>
            <w:tcW w:w="1701" w:type="dxa"/>
            <w:tcBorders>
              <w:bottom w:val="single" w:sz="4" w:space="0" w:color="auto"/>
            </w:tcBorders>
          </w:tcPr>
          <w:p w14:paraId="170046C5" w14:textId="77777777" w:rsidR="003E496A" w:rsidRDefault="003E496A" w:rsidP="00377FBB">
            <w:pPr>
              <w:jc w:val="both"/>
            </w:pPr>
          </w:p>
        </w:tc>
        <w:tc>
          <w:tcPr>
            <w:tcW w:w="1701" w:type="dxa"/>
            <w:tcBorders>
              <w:bottom w:val="single" w:sz="4" w:space="0" w:color="auto"/>
            </w:tcBorders>
          </w:tcPr>
          <w:p w14:paraId="00A7B309" w14:textId="77777777" w:rsidR="003E496A" w:rsidRDefault="003E496A" w:rsidP="00377FBB">
            <w:pPr>
              <w:spacing w:after="120"/>
              <w:jc w:val="both"/>
            </w:pPr>
            <w:r>
              <w:t>Unable to score</w:t>
            </w:r>
          </w:p>
        </w:tc>
        <w:tc>
          <w:tcPr>
            <w:tcW w:w="1418" w:type="dxa"/>
            <w:tcBorders>
              <w:bottom w:val="single" w:sz="4" w:space="0" w:color="auto"/>
            </w:tcBorders>
          </w:tcPr>
          <w:p w14:paraId="3C8C0DFA" w14:textId="77777777" w:rsidR="003E496A" w:rsidRDefault="003E496A" w:rsidP="00377FBB">
            <w:pPr>
              <w:jc w:val="right"/>
            </w:pPr>
            <w:r>
              <w:t>0</w:t>
            </w:r>
          </w:p>
        </w:tc>
        <w:tc>
          <w:tcPr>
            <w:tcW w:w="1417" w:type="dxa"/>
            <w:tcBorders>
              <w:bottom w:val="single" w:sz="4" w:space="0" w:color="auto"/>
            </w:tcBorders>
          </w:tcPr>
          <w:p w14:paraId="64010204" w14:textId="77777777" w:rsidR="003E496A" w:rsidRDefault="003E496A" w:rsidP="00377FBB">
            <w:pPr>
              <w:jc w:val="right"/>
            </w:pPr>
            <w:r>
              <w:t>8 (73)</w:t>
            </w:r>
          </w:p>
        </w:tc>
        <w:tc>
          <w:tcPr>
            <w:tcW w:w="1313" w:type="dxa"/>
            <w:tcBorders>
              <w:bottom w:val="single" w:sz="4" w:space="0" w:color="auto"/>
            </w:tcBorders>
          </w:tcPr>
          <w:p w14:paraId="15B742B9" w14:textId="77777777" w:rsidR="003E496A" w:rsidRDefault="003E496A" w:rsidP="00377FBB">
            <w:pPr>
              <w:jc w:val="right"/>
            </w:pPr>
            <w:r>
              <w:t>8 (40)</w:t>
            </w:r>
          </w:p>
        </w:tc>
      </w:tr>
    </w:tbl>
    <w:p w14:paraId="13B6C87E" w14:textId="77777777" w:rsidR="003E496A" w:rsidRDefault="003E496A" w:rsidP="003E496A">
      <w:pPr>
        <w:spacing w:line="480" w:lineRule="auto"/>
        <w:rPr>
          <w:bCs/>
        </w:rPr>
      </w:pPr>
    </w:p>
    <w:p w14:paraId="6636500E" w14:textId="77777777" w:rsidR="003E496A" w:rsidRDefault="003E496A" w:rsidP="003E496A">
      <w:pPr>
        <w:rPr>
          <w:bCs/>
        </w:rPr>
      </w:pPr>
      <w:r>
        <w:rPr>
          <w:bCs/>
        </w:rPr>
        <w:br w:type="page"/>
      </w:r>
    </w:p>
    <w:p w14:paraId="35154D9B" w14:textId="3814DEF1" w:rsidR="003F6617" w:rsidRPr="00F733DD" w:rsidRDefault="003F6617" w:rsidP="003F6617">
      <w:pPr>
        <w:spacing w:line="480" w:lineRule="auto"/>
        <w:rPr>
          <w:b/>
        </w:rPr>
      </w:pPr>
      <w:commentRangeStart w:id="29"/>
      <w:r w:rsidRPr="00EC29EA">
        <w:rPr>
          <w:b/>
        </w:rPr>
        <w:lastRenderedPageBreak/>
        <w:t>Table.</w:t>
      </w:r>
      <w:r w:rsidRPr="002E323C">
        <w:rPr>
          <w:bCs/>
        </w:rPr>
        <w:t xml:space="preserve"> </w:t>
      </w:r>
      <w:commentRangeEnd w:id="29"/>
      <w:r w:rsidR="00E1169D">
        <w:rPr>
          <w:rStyle w:val="CommentReference"/>
        </w:rPr>
        <w:commentReference w:id="29"/>
      </w:r>
      <w:r>
        <w:rPr>
          <w:bCs/>
        </w:rPr>
        <w:t xml:space="preserve">M-score transition matrix of active digital dermatitis lesions between day 0 (D0) and day </w:t>
      </w:r>
      <w:r w:rsidR="00773AFC">
        <w:rPr>
          <w:bCs/>
        </w:rPr>
        <w:t>21</w:t>
      </w:r>
      <w:r>
        <w:rPr>
          <w:bCs/>
        </w:rPr>
        <w:t xml:space="preserve"> (D</w:t>
      </w:r>
      <w:r w:rsidR="00773AFC">
        <w:rPr>
          <w:bCs/>
        </w:rPr>
        <w:t>2</w:t>
      </w:r>
      <w:r>
        <w:rPr>
          <w:bCs/>
        </w:rPr>
        <w:t xml:space="preserve">1) following treatment with an enzyme alginogel (alginogel) or a copper and zinc chelates gel (coppergel); </w:t>
      </w:r>
      <w:r w:rsidR="00F733DD">
        <w:rPr>
          <w:bCs/>
        </w:rPr>
        <w:t xml:space="preserve">D0 M-scores were given in the trimming chute and D21 M-scores were given in the milking parlor; </w:t>
      </w:r>
      <w:r>
        <w:rPr>
          <w:bCs/>
        </w:rPr>
        <w:t xml:space="preserve">for each treatment group, </w:t>
      </w:r>
      <w:r>
        <w:t xml:space="preserve">percentages add up horizontally per M-score on D0 </w:t>
      </w:r>
    </w:p>
    <w:tbl>
      <w:tblPr>
        <w:tblStyle w:val="TableGrid"/>
        <w:tblW w:w="9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4"/>
        <w:gridCol w:w="1059"/>
        <w:gridCol w:w="1134"/>
        <w:gridCol w:w="714"/>
        <w:gridCol w:w="973"/>
        <w:gridCol w:w="973"/>
        <w:gridCol w:w="1055"/>
        <w:gridCol w:w="850"/>
        <w:gridCol w:w="1165"/>
      </w:tblGrid>
      <w:tr w:rsidR="003F6617" w:rsidRPr="00EC29EA" w14:paraId="10391826" w14:textId="77777777" w:rsidTr="006D25B9">
        <w:tc>
          <w:tcPr>
            <w:tcW w:w="1204" w:type="dxa"/>
            <w:tcBorders>
              <w:top w:val="single" w:sz="4" w:space="0" w:color="auto"/>
            </w:tcBorders>
          </w:tcPr>
          <w:p w14:paraId="0D4F1458" w14:textId="77777777" w:rsidR="003F6617" w:rsidRPr="00EC29EA" w:rsidRDefault="003F6617" w:rsidP="006D25B9">
            <w:pPr>
              <w:rPr>
                <w:bCs/>
              </w:rPr>
            </w:pPr>
            <w:r w:rsidRPr="00EC29EA">
              <w:rPr>
                <w:bCs/>
              </w:rPr>
              <w:t>Treatment Group</w:t>
            </w:r>
          </w:p>
        </w:tc>
        <w:tc>
          <w:tcPr>
            <w:tcW w:w="1059" w:type="dxa"/>
            <w:tcBorders>
              <w:top w:val="single" w:sz="4" w:space="0" w:color="auto"/>
            </w:tcBorders>
          </w:tcPr>
          <w:p w14:paraId="2DCC3010" w14:textId="77777777" w:rsidR="003F6617" w:rsidRPr="00EC29EA" w:rsidRDefault="003F6617" w:rsidP="006D25B9">
            <w:pPr>
              <w:rPr>
                <w:bCs/>
              </w:rPr>
            </w:pPr>
            <w:r>
              <w:rPr>
                <w:bCs/>
              </w:rPr>
              <w:t>M-Score on D0</w:t>
            </w:r>
          </w:p>
        </w:tc>
        <w:tc>
          <w:tcPr>
            <w:tcW w:w="6864" w:type="dxa"/>
            <w:gridSpan w:val="7"/>
            <w:tcBorders>
              <w:top w:val="single" w:sz="4" w:space="0" w:color="auto"/>
              <w:bottom w:val="single" w:sz="4" w:space="0" w:color="auto"/>
            </w:tcBorders>
          </w:tcPr>
          <w:p w14:paraId="0D5CA338" w14:textId="77777777" w:rsidR="003F6617" w:rsidRDefault="003F6617" w:rsidP="006D25B9">
            <w:pPr>
              <w:rPr>
                <w:bCs/>
              </w:rPr>
            </w:pPr>
            <w:r>
              <w:rPr>
                <w:bCs/>
              </w:rPr>
              <w:t>M-Score on D21</w:t>
            </w:r>
          </w:p>
          <w:p w14:paraId="35EE40CF" w14:textId="77777777" w:rsidR="003F6617" w:rsidRPr="00EC29EA" w:rsidRDefault="003F6617" w:rsidP="006D25B9">
            <w:pPr>
              <w:rPr>
                <w:bCs/>
              </w:rPr>
            </w:pPr>
            <w:r>
              <w:rPr>
                <w:bCs/>
              </w:rPr>
              <w:t>N(%)</w:t>
            </w:r>
          </w:p>
        </w:tc>
      </w:tr>
      <w:tr w:rsidR="003F6617" w:rsidRPr="00EC29EA" w14:paraId="5CB7A81A" w14:textId="77777777" w:rsidTr="006D25B9">
        <w:tc>
          <w:tcPr>
            <w:tcW w:w="1204" w:type="dxa"/>
            <w:tcBorders>
              <w:bottom w:val="single" w:sz="4" w:space="0" w:color="auto"/>
            </w:tcBorders>
          </w:tcPr>
          <w:p w14:paraId="79602033" w14:textId="77777777" w:rsidR="003F6617" w:rsidRPr="00EC29EA" w:rsidRDefault="003F6617" w:rsidP="006D25B9">
            <w:pPr>
              <w:rPr>
                <w:bCs/>
              </w:rPr>
            </w:pPr>
          </w:p>
        </w:tc>
        <w:tc>
          <w:tcPr>
            <w:tcW w:w="1059" w:type="dxa"/>
            <w:tcBorders>
              <w:bottom w:val="single" w:sz="4" w:space="0" w:color="auto"/>
            </w:tcBorders>
          </w:tcPr>
          <w:p w14:paraId="77C03FC8" w14:textId="77777777" w:rsidR="003F6617" w:rsidRPr="00EC29EA" w:rsidRDefault="003F6617" w:rsidP="006D25B9">
            <w:pPr>
              <w:rPr>
                <w:bCs/>
              </w:rPr>
            </w:pPr>
          </w:p>
        </w:tc>
        <w:tc>
          <w:tcPr>
            <w:tcW w:w="1134" w:type="dxa"/>
            <w:tcBorders>
              <w:top w:val="single" w:sz="4" w:space="0" w:color="auto"/>
              <w:bottom w:val="single" w:sz="4" w:space="0" w:color="auto"/>
            </w:tcBorders>
          </w:tcPr>
          <w:p w14:paraId="255BD438" w14:textId="77777777" w:rsidR="003F6617" w:rsidRPr="00EC29EA" w:rsidRDefault="003F6617" w:rsidP="006D25B9">
            <w:pPr>
              <w:rPr>
                <w:bCs/>
              </w:rPr>
            </w:pPr>
            <w:r>
              <w:rPr>
                <w:bCs/>
              </w:rPr>
              <w:t>M0</w:t>
            </w:r>
          </w:p>
        </w:tc>
        <w:tc>
          <w:tcPr>
            <w:tcW w:w="714" w:type="dxa"/>
            <w:tcBorders>
              <w:top w:val="single" w:sz="4" w:space="0" w:color="auto"/>
              <w:bottom w:val="single" w:sz="4" w:space="0" w:color="auto"/>
            </w:tcBorders>
          </w:tcPr>
          <w:p w14:paraId="4EE925DC" w14:textId="77777777" w:rsidR="003F6617" w:rsidRPr="00EC29EA" w:rsidRDefault="003F6617" w:rsidP="006D25B9">
            <w:pPr>
              <w:rPr>
                <w:bCs/>
              </w:rPr>
            </w:pPr>
            <w:r>
              <w:rPr>
                <w:bCs/>
              </w:rPr>
              <w:t>M1</w:t>
            </w:r>
          </w:p>
        </w:tc>
        <w:tc>
          <w:tcPr>
            <w:tcW w:w="973" w:type="dxa"/>
            <w:tcBorders>
              <w:top w:val="single" w:sz="4" w:space="0" w:color="auto"/>
              <w:bottom w:val="single" w:sz="4" w:space="0" w:color="auto"/>
            </w:tcBorders>
          </w:tcPr>
          <w:p w14:paraId="615E47A1" w14:textId="77777777" w:rsidR="003F6617" w:rsidRPr="00EC29EA" w:rsidRDefault="003F6617" w:rsidP="006D25B9">
            <w:pPr>
              <w:rPr>
                <w:bCs/>
              </w:rPr>
            </w:pPr>
            <w:r>
              <w:rPr>
                <w:bCs/>
              </w:rPr>
              <w:t>M2</w:t>
            </w:r>
          </w:p>
        </w:tc>
        <w:tc>
          <w:tcPr>
            <w:tcW w:w="973" w:type="dxa"/>
            <w:tcBorders>
              <w:top w:val="single" w:sz="4" w:space="0" w:color="auto"/>
              <w:bottom w:val="single" w:sz="4" w:space="0" w:color="auto"/>
            </w:tcBorders>
          </w:tcPr>
          <w:p w14:paraId="78EEDC1A" w14:textId="77777777" w:rsidR="003F6617" w:rsidRPr="00EC29EA" w:rsidRDefault="003F6617" w:rsidP="006D25B9">
            <w:pPr>
              <w:rPr>
                <w:bCs/>
              </w:rPr>
            </w:pPr>
            <w:r>
              <w:rPr>
                <w:bCs/>
              </w:rPr>
              <w:t>M3</w:t>
            </w:r>
          </w:p>
        </w:tc>
        <w:tc>
          <w:tcPr>
            <w:tcW w:w="1055" w:type="dxa"/>
            <w:tcBorders>
              <w:top w:val="single" w:sz="4" w:space="0" w:color="auto"/>
              <w:bottom w:val="single" w:sz="4" w:space="0" w:color="auto"/>
            </w:tcBorders>
          </w:tcPr>
          <w:p w14:paraId="7E7ED1DE" w14:textId="77777777" w:rsidR="003F6617" w:rsidRPr="00EC29EA" w:rsidRDefault="003F6617" w:rsidP="006D25B9">
            <w:pPr>
              <w:rPr>
                <w:bCs/>
              </w:rPr>
            </w:pPr>
            <w:r>
              <w:rPr>
                <w:bCs/>
              </w:rPr>
              <w:t>M4</w:t>
            </w:r>
          </w:p>
        </w:tc>
        <w:tc>
          <w:tcPr>
            <w:tcW w:w="850" w:type="dxa"/>
            <w:tcBorders>
              <w:top w:val="single" w:sz="4" w:space="0" w:color="auto"/>
              <w:bottom w:val="single" w:sz="4" w:space="0" w:color="auto"/>
            </w:tcBorders>
          </w:tcPr>
          <w:p w14:paraId="62463EBD" w14:textId="77777777" w:rsidR="003F6617" w:rsidRPr="00EC29EA" w:rsidRDefault="003F6617" w:rsidP="006D25B9">
            <w:pPr>
              <w:rPr>
                <w:bCs/>
              </w:rPr>
            </w:pPr>
            <w:r>
              <w:rPr>
                <w:bCs/>
              </w:rPr>
              <w:t>M4.1</w:t>
            </w:r>
          </w:p>
        </w:tc>
        <w:tc>
          <w:tcPr>
            <w:tcW w:w="1163" w:type="dxa"/>
            <w:tcBorders>
              <w:top w:val="single" w:sz="4" w:space="0" w:color="auto"/>
              <w:bottom w:val="single" w:sz="4" w:space="0" w:color="auto"/>
            </w:tcBorders>
          </w:tcPr>
          <w:p w14:paraId="3BE1B3B3" w14:textId="77777777" w:rsidR="003F6617" w:rsidRPr="00EC29EA" w:rsidRDefault="003F6617" w:rsidP="006D25B9">
            <w:pPr>
              <w:rPr>
                <w:bCs/>
              </w:rPr>
            </w:pPr>
            <w:r>
              <w:rPr>
                <w:bCs/>
              </w:rPr>
              <w:t>Total</w:t>
            </w:r>
          </w:p>
        </w:tc>
      </w:tr>
      <w:tr w:rsidR="003F6617" w:rsidRPr="00EC29EA" w14:paraId="370A34EE" w14:textId="77777777" w:rsidTr="006D25B9">
        <w:tc>
          <w:tcPr>
            <w:tcW w:w="1204" w:type="dxa"/>
            <w:tcBorders>
              <w:top w:val="single" w:sz="4" w:space="0" w:color="auto"/>
            </w:tcBorders>
          </w:tcPr>
          <w:p w14:paraId="0CB8D1A1" w14:textId="77777777" w:rsidR="003F6617" w:rsidRPr="00EC29EA" w:rsidRDefault="003F6617" w:rsidP="006D25B9">
            <w:pPr>
              <w:rPr>
                <w:bCs/>
              </w:rPr>
            </w:pPr>
            <w:r>
              <w:rPr>
                <w:bCs/>
              </w:rPr>
              <w:t>Treatment</w:t>
            </w:r>
          </w:p>
        </w:tc>
        <w:tc>
          <w:tcPr>
            <w:tcW w:w="1059" w:type="dxa"/>
            <w:tcBorders>
              <w:top w:val="single" w:sz="4" w:space="0" w:color="auto"/>
            </w:tcBorders>
          </w:tcPr>
          <w:p w14:paraId="294EBB59" w14:textId="77777777" w:rsidR="003F6617" w:rsidRPr="00EC29EA" w:rsidRDefault="003F6617" w:rsidP="006D25B9">
            <w:pPr>
              <w:rPr>
                <w:bCs/>
              </w:rPr>
            </w:pPr>
            <w:r>
              <w:rPr>
                <w:bCs/>
              </w:rPr>
              <w:t>M1</w:t>
            </w:r>
          </w:p>
        </w:tc>
        <w:tc>
          <w:tcPr>
            <w:tcW w:w="1134" w:type="dxa"/>
            <w:tcBorders>
              <w:top w:val="single" w:sz="4" w:space="0" w:color="auto"/>
            </w:tcBorders>
          </w:tcPr>
          <w:p w14:paraId="4C75FF1A" w14:textId="77777777" w:rsidR="003F6617" w:rsidRPr="00EC29EA" w:rsidRDefault="003F6617" w:rsidP="006D25B9">
            <w:pPr>
              <w:rPr>
                <w:bCs/>
              </w:rPr>
            </w:pPr>
            <w:r>
              <w:rPr>
                <w:bCs/>
              </w:rPr>
              <w:t>3 (25)</w:t>
            </w:r>
          </w:p>
        </w:tc>
        <w:tc>
          <w:tcPr>
            <w:tcW w:w="714" w:type="dxa"/>
            <w:tcBorders>
              <w:top w:val="single" w:sz="4" w:space="0" w:color="auto"/>
            </w:tcBorders>
          </w:tcPr>
          <w:p w14:paraId="65C86401" w14:textId="77777777" w:rsidR="003F6617" w:rsidRPr="00EC29EA" w:rsidRDefault="003F6617" w:rsidP="006D25B9">
            <w:pPr>
              <w:rPr>
                <w:bCs/>
              </w:rPr>
            </w:pPr>
            <w:r>
              <w:rPr>
                <w:bCs/>
              </w:rPr>
              <w:t>0</w:t>
            </w:r>
          </w:p>
        </w:tc>
        <w:tc>
          <w:tcPr>
            <w:tcW w:w="973" w:type="dxa"/>
            <w:tcBorders>
              <w:top w:val="single" w:sz="4" w:space="0" w:color="auto"/>
            </w:tcBorders>
          </w:tcPr>
          <w:p w14:paraId="53B17937" w14:textId="77777777" w:rsidR="003F6617" w:rsidRPr="00EC29EA" w:rsidRDefault="003F6617" w:rsidP="006D25B9">
            <w:pPr>
              <w:rPr>
                <w:bCs/>
              </w:rPr>
            </w:pPr>
            <w:r>
              <w:rPr>
                <w:bCs/>
              </w:rPr>
              <w:t>0</w:t>
            </w:r>
          </w:p>
        </w:tc>
        <w:tc>
          <w:tcPr>
            <w:tcW w:w="973" w:type="dxa"/>
            <w:tcBorders>
              <w:top w:val="single" w:sz="4" w:space="0" w:color="auto"/>
            </w:tcBorders>
          </w:tcPr>
          <w:p w14:paraId="5A8420AD" w14:textId="77777777" w:rsidR="003F6617" w:rsidRPr="00EC29EA" w:rsidRDefault="003F6617" w:rsidP="006D25B9">
            <w:pPr>
              <w:rPr>
                <w:bCs/>
              </w:rPr>
            </w:pPr>
            <w:r>
              <w:rPr>
                <w:bCs/>
              </w:rPr>
              <w:t>5 (42)</w:t>
            </w:r>
          </w:p>
        </w:tc>
        <w:tc>
          <w:tcPr>
            <w:tcW w:w="1055" w:type="dxa"/>
            <w:tcBorders>
              <w:top w:val="single" w:sz="4" w:space="0" w:color="auto"/>
            </w:tcBorders>
          </w:tcPr>
          <w:p w14:paraId="19E663B1" w14:textId="77777777" w:rsidR="003F6617" w:rsidRPr="00EC29EA" w:rsidRDefault="003F6617" w:rsidP="006D25B9">
            <w:pPr>
              <w:rPr>
                <w:bCs/>
              </w:rPr>
            </w:pPr>
            <w:r>
              <w:rPr>
                <w:bCs/>
              </w:rPr>
              <w:t>4 (33)</w:t>
            </w:r>
          </w:p>
        </w:tc>
        <w:tc>
          <w:tcPr>
            <w:tcW w:w="850" w:type="dxa"/>
            <w:tcBorders>
              <w:top w:val="single" w:sz="4" w:space="0" w:color="auto"/>
            </w:tcBorders>
          </w:tcPr>
          <w:p w14:paraId="368B44C9" w14:textId="77777777" w:rsidR="003F6617" w:rsidRPr="00EC29EA" w:rsidRDefault="003F6617" w:rsidP="006D25B9">
            <w:pPr>
              <w:rPr>
                <w:bCs/>
              </w:rPr>
            </w:pPr>
            <w:r>
              <w:rPr>
                <w:bCs/>
              </w:rPr>
              <w:t>0</w:t>
            </w:r>
          </w:p>
        </w:tc>
        <w:tc>
          <w:tcPr>
            <w:tcW w:w="1163" w:type="dxa"/>
            <w:tcBorders>
              <w:top w:val="single" w:sz="4" w:space="0" w:color="auto"/>
            </w:tcBorders>
          </w:tcPr>
          <w:p w14:paraId="17DA9170" w14:textId="77777777" w:rsidR="003F6617" w:rsidRPr="00EC29EA" w:rsidRDefault="003F6617" w:rsidP="006D25B9">
            <w:pPr>
              <w:rPr>
                <w:bCs/>
              </w:rPr>
            </w:pPr>
            <w:r>
              <w:rPr>
                <w:bCs/>
              </w:rPr>
              <w:t>12 (100)</w:t>
            </w:r>
          </w:p>
        </w:tc>
      </w:tr>
      <w:tr w:rsidR="003F6617" w:rsidRPr="00EC29EA" w14:paraId="164EA11B" w14:textId="77777777" w:rsidTr="006D25B9">
        <w:tc>
          <w:tcPr>
            <w:tcW w:w="1204" w:type="dxa"/>
          </w:tcPr>
          <w:p w14:paraId="1D9D4DA1" w14:textId="77777777" w:rsidR="003F6617" w:rsidRPr="00EC29EA" w:rsidRDefault="003F6617" w:rsidP="006D25B9">
            <w:pPr>
              <w:rPr>
                <w:bCs/>
              </w:rPr>
            </w:pPr>
          </w:p>
        </w:tc>
        <w:tc>
          <w:tcPr>
            <w:tcW w:w="1059" w:type="dxa"/>
          </w:tcPr>
          <w:p w14:paraId="36B7D1AF" w14:textId="77777777" w:rsidR="003F6617" w:rsidRPr="00EC29EA" w:rsidRDefault="003F6617" w:rsidP="006D25B9">
            <w:pPr>
              <w:rPr>
                <w:bCs/>
              </w:rPr>
            </w:pPr>
            <w:r>
              <w:rPr>
                <w:bCs/>
              </w:rPr>
              <w:t>M2</w:t>
            </w:r>
          </w:p>
        </w:tc>
        <w:tc>
          <w:tcPr>
            <w:tcW w:w="1134" w:type="dxa"/>
          </w:tcPr>
          <w:p w14:paraId="44F40941" w14:textId="77777777" w:rsidR="003F6617" w:rsidRPr="00EC29EA" w:rsidRDefault="003F6617" w:rsidP="006D25B9">
            <w:pPr>
              <w:rPr>
                <w:bCs/>
              </w:rPr>
            </w:pPr>
            <w:r>
              <w:rPr>
                <w:bCs/>
              </w:rPr>
              <w:t>7 (18)</w:t>
            </w:r>
          </w:p>
        </w:tc>
        <w:tc>
          <w:tcPr>
            <w:tcW w:w="714" w:type="dxa"/>
          </w:tcPr>
          <w:p w14:paraId="6113E4EB" w14:textId="77777777" w:rsidR="003F6617" w:rsidRPr="00EC29EA" w:rsidRDefault="003F6617" w:rsidP="006D25B9">
            <w:pPr>
              <w:rPr>
                <w:bCs/>
              </w:rPr>
            </w:pPr>
            <w:r>
              <w:rPr>
                <w:bCs/>
              </w:rPr>
              <w:t>3 (8)</w:t>
            </w:r>
          </w:p>
        </w:tc>
        <w:tc>
          <w:tcPr>
            <w:tcW w:w="973" w:type="dxa"/>
          </w:tcPr>
          <w:p w14:paraId="5341F133" w14:textId="77777777" w:rsidR="003F6617" w:rsidRPr="00EC29EA" w:rsidRDefault="003F6617" w:rsidP="006D25B9">
            <w:pPr>
              <w:rPr>
                <w:bCs/>
              </w:rPr>
            </w:pPr>
            <w:r>
              <w:rPr>
                <w:bCs/>
              </w:rPr>
              <w:t>12 (30)</w:t>
            </w:r>
          </w:p>
        </w:tc>
        <w:tc>
          <w:tcPr>
            <w:tcW w:w="973" w:type="dxa"/>
          </w:tcPr>
          <w:p w14:paraId="23CF0599" w14:textId="77777777" w:rsidR="003F6617" w:rsidRPr="00EC29EA" w:rsidRDefault="003F6617" w:rsidP="006D25B9">
            <w:pPr>
              <w:rPr>
                <w:bCs/>
              </w:rPr>
            </w:pPr>
            <w:r>
              <w:rPr>
                <w:bCs/>
              </w:rPr>
              <w:t>14 (36)</w:t>
            </w:r>
          </w:p>
        </w:tc>
        <w:tc>
          <w:tcPr>
            <w:tcW w:w="1055" w:type="dxa"/>
          </w:tcPr>
          <w:p w14:paraId="581690C7" w14:textId="77777777" w:rsidR="003F6617" w:rsidRPr="00EC29EA" w:rsidRDefault="003F6617" w:rsidP="006D25B9">
            <w:pPr>
              <w:rPr>
                <w:bCs/>
              </w:rPr>
            </w:pPr>
            <w:r>
              <w:rPr>
                <w:bCs/>
              </w:rPr>
              <w:t>3 (8)</w:t>
            </w:r>
          </w:p>
        </w:tc>
        <w:tc>
          <w:tcPr>
            <w:tcW w:w="850" w:type="dxa"/>
          </w:tcPr>
          <w:p w14:paraId="74BD0618" w14:textId="77777777" w:rsidR="003F6617" w:rsidRPr="00EC29EA" w:rsidRDefault="003F6617" w:rsidP="006D25B9">
            <w:pPr>
              <w:rPr>
                <w:bCs/>
              </w:rPr>
            </w:pPr>
            <w:r>
              <w:rPr>
                <w:bCs/>
              </w:rPr>
              <w:t>0</w:t>
            </w:r>
          </w:p>
        </w:tc>
        <w:tc>
          <w:tcPr>
            <w:tcW w:w="1163" w:type="dxa"/>
          </w:tcPr>
          <w:p w14:paraId="129FC4D3" w14:textId="77777777" w:rsidR="003F6617" w:rsidRPr="00EC29EA" w:rsidRDefault="003F6617" w:rsidP="006D25B9">
            <w:pPr>
              <w:rPr>
                <w:bCs/>
              </w:rPr>
            </w:pPr>
            <w:r>
              <w:rPr>
                <w:bCs/>
              </w:rPr>
              <w:t>39 (100)</w:t>
            </w:r>
          </w:p>
        </w:tc>
      </w:tr>
      <w:tr w:rsidR="003F6617" w:rsidRPr="00EC29EA" w14:paraId="66F6CB95" w14:textId="77777777" w:rsidTr="006D25B9">
        <w:tc>
          <w:tcPr>
            <w:tcW w:w="1204" w:type="dxa"/>
          </w:tcPr>
          <w:p w14:paraId="6187431A" w14:textId="77777777" w:rsidR="003F6617" w:rsidRPr="00EC29EA" w:rsidRDefault="003F6617" w:rsidP="006D25B9">
            <w:pPr>
              <w:rPr>
                <w:bCs/>
              </w:rPr>
            </w:pPr>
          </w:p>
        </w:tc>
        <w:tc>
          <w:tcPr>
            <w:tcW w:w="1059" w:type="dxa"/>
          </w:tcPr>
          <w:p w14:paraId="1D26226D" w14:textId="77777777" w:rsidR="003F6617" w:rsidRDefault="003F6617" w:rsidP="006D25B9">
            <w:pPr>
              <w:rPr>
                <w:bCs/>
              </w:rPr>
            </w:pPr>
            <w:r>
              <w:rPr>
                <w:bCs/>
              </w:rPr>
              <w:t>M4.1</w:t>
            </w:r>
          </w:p>
        </w:tc>
        <w:tc>
          <w:tcPr>
            <w:tcW w:w="1134" w:type="dxa"/>
          </w:tcPr>
          <w:p w14:paraId="5B036B3D" w14:textId="77777777" w:rsidR="003F6617" w:rsidRPr="00EC29EA" w:rsidRDefault="003F6617" w:rsidP="006D25B9">
            <w:pPr>
              <w:rPr>
                <w:bCs/>
              </w:rPr>
            </w:pPr>
            <w:r>
              <w:rPr>
                <w:bCs/>
              </w:rPr>
              <w:t>1 (25)</w:t>
            </w:r>
          </w:p>
        </w:tc>
        <w:tc>
          <w:tcPr>
            <w:tcW w:w="714" w:type="dxa"/>
          </w:tcPr>
          <w:p w14:paraId="2D35F37B" w14:textId="77777777" w:rsidR="003F6617" w:rsidRPr="00EC29EA" w:rsidRDefault="003F6617" w:rsidP="006D25B9">
            <w:pPr>
              <w:rPr>
                <w:bCs/>
              </w:rPr>
            </w:pPr>
            <w:r>
              <w:rPr>
                <w:bCs/>
              </w:rPr>
              <w:t>0</w:t>
            </w:r>
          </w:p>
        </w:tc>
        <w:tc>
          <w:tcPr>
            <w:tcW w:w="973" w:type="dxa"/>
          </w:tcPr>
          <w:p w14:paraId="09CA73E1" w14:textId="77777777" w:rsidR="003F6617" w:rsidRPr="00EC29EA" w:rsidRDefault="003F6617" w:rsidP="006D25B9">
            <w:pPr>
              <w:rPr>
                <w:bCs/>
              </w:rPr>
            </w:pPr>
            <w:r>
              <w:rPr>
                <w:bCs/>
              </w:rPr>
              <w:t>1 (25)</w:t>
            </w:r>
          </w:p>
        </w:tc>
        <w:tc>
          <w:tcPr>
            <w:tcW w:w="973" w:type="dxa"/>
          </w:tcPr>
          <w:p w14:paraId="36CC2913" w14:textId="77777777" w:rsidR="003F6617" w:rsidRPr="00EC29EA" w:rsidRDefault="003F6617" w:rsidP="006D25B9">
            <w:pPr>
              <w:rPr>
                <w:bCs/>
              </w:rPr>
            </w:pPr>
            <w:r>
              <w:rPr>
                <w:bCs/>
              </w:rPr>
              <w:t>1 (25)</w:t>
            </w:r>
          </w:p>
        </w:tc>
        <w:tc>
          <w:tcPr>
            <w:tcW w:w="1055" w:type="dxa"/>
          </w:tcPr>
          <w:p w14:paraId="5150896E" w14:textId="77777777" w:rsidR="003F6617" w:rsidRPr="00EC29EA" w:rsidRDefault="003F6617" w:rsidP="006D25B9">
            <w:pPr>
              <w:rPr>
                <w:bCs/>
              </w:rPr>
            </w:pPr>
            <w:r>
              <w:rPr>
                <w:bCs/>
              </w:rPr>
              <w:t>0</w:t>
            </w:r>
          </w:p>
        </w:tc>
        <w:tc>
          <w:tcPr>
            <w:tcW w:w="850" w:type="dxa"/>
          </w:tcPr>
          <w:p w14:paraId="19B51E66" w14:textId="77777777" w:rsidR="003F6617" w:rsidRPr="00EC29EA" w:rsidRDefault="003F6617" w:rsidP="006D25B9">
            <w:pPr>
              <w:rPr>
                <w:bCs/>
              </w:rPr>
            </w:pPr>
            <w:r>
              <w:rPr>
                <w:bCs/>
              </w:rPr>
              <w:t>1 (25)</w:t>
            </w:r>
          </w:p>
        </w:tc>
        <w:tc>
          <w:tcPr>
            <w:tcW w:w="1163" w:type="dxa"/>
          </w:tcPr>
          <w:p w14:paraId="545BF5F0" w14:textId="77777777" w:rsidR="003F6617" w:rsidRPr="00EC29EA" w:rsidRDefault="003F6617" w:rsidP="006D25B9">
            <w:pPr>
              <w:rPr>
                <w:bCs/>
              </w:rPr>
            </w:pPr>
            <w:r>
              <w:rPr>
                <w:bCs/>
              </w:rPr>
              <w:t>4 (100)</w:t>
            </w:r>
          </w:p>
        </w:tc>
      </w:tr>
      <w:tr w:rsidR="003F6617" w:rsidRPr="00EC29EA" w14:paraId="6496C141" w14:textId="77777777" w:rsidTr="006D25B9">
        <w:tc>
          <w:tcPr>
            <w:tcW w:w="1204" w:type="dxa"/>
          </w:tcPr>
          <w:p w14:paraId="24ECF357" w14:textId="77777777" w:rsidR="003F6617" w:rsidRPr="00EC29EA" w:rsidRDefault="003F6617" w:rsidP="006D25B9">
            <w:pPr>
              <w:rPr>
                <w:bCs/>
              </w:rPr>
            </w:pPr>
          </w:p>
        </w:tc>
        <w:tc>
          <w:tcPr>
            <w:tcW w:w="1059" w:type="dxa"/>
          </w:tcPr>
          <w:p w14:paraId="31400CC6" w14:textId="77777777" w:rsidR="003F6617" w:rsidRPr="00EC29EA" w:rsidRDefault="003F6617" w:rsidP="006D25B9">
            <w:pPr>
              <w:spacing w:after="120"/>
              <w:rPr>
                <w:bCs/>
              </w:rPr>
            </w:pPr>
            <w:r>
              <w:rPr>
                <w:bCs/>
              </w:rPr>
              <w:t>total</w:t>
            </w:r>
          </w:p>
        </w:tc>
        <w:tc>
          <w:tcPr>
            <w:tcW w:w="1134" w:type="dxa"/>
          </w:tcPr>
          <w:p w14:paraId="0136DC4E" w14:textId="77777777" w:rsidR="003F6617" w:rsidRPr="00EC29EA" w:rsidRDefault="003F6617" w:rsidP="006D25B9">
            <w:pPr>
              <w:rPr>
                <w:bCs/>
              </w:rPr>
            </w:pPr>
            <w:r>
              <w:rPr>
                <w:bCs/>
              </w:rPr>
              <w:t>11 (20)</w:t>
            </w:r>
          </w:p>
        </w:tc>
        <w:tc>
          <w:tcPr>
            <w:tcW w:w="714" w:type="dxa"/>
          </w:tcPr>
          <w:p w14:paraId="30AE3DAE" w14:textId="77777777" w:rsidR="003F6617" w:rsidRPr="00EC29EA" w:rsidRDefault="003F6617" w:rsidP="006D25B9">
            <w:pPr>
              <w:rPr>
                <w:bCs/>
              </w:rPr>
            </w:pPr>
            <w:r>
              <w:rPr>
                <w:bCs/>
              </w:rPr>
              <w:t>3 (5)</w:t>
            </w:r>
          </w:p>
        </w:tc>
        <w:tc>
          <w:tcPr>
            <w:tcW w:w="973" w:type="dxa"/>
          </w:tcPr>
          <w:p w14:paraId="27810F89" w14:textId="77777777" w:rsidR="003F6617" w:rsidRPr="00EC29EA" w:rsidRDefault="003F6617" w:rsidP="006D25B9">
            <w:pPr>
              <w:rPr>
                <w:bCs/>
              </w:rPr>
            </w:pPr>
            <w:r>
              <w:rPr>
                <w:bCs/>
              </w:rPr>
              <w:t>13 (24)</w:t>
            </w:r>
          </w:p>
        </w:tc>
        <w:tc>
          <w:tcPr>
            <w:tcW w:w="973" w:type="dxa"/>
          </w:tcPr>
          <w:p w14:paraId="1D3DB926" w14:textId="77777777" w:rsidR="003F6617" w:rsidRPr="00EC29EA" w:rsidRDefault="003F6617" w:rsidP="006D25B9">
            <w:pPr>
              <w:rPr>
                <w:bCs/>
              </w:rPr>
            </w:pPr>
            <w:r>
              <w:rPr>
                <w:bCs/>
              </w:rPr>
              <w:t>20 (36)</w:t>
            </w:r>
          </w:p>
        </w:tc>
        <w:tc>
          <w:tcPr>
            <w:tcW w:w="1055" w:type="dxa"/>
          </w:tcPr>
          <w:p w14:paraId="63F4B5BD" w14:textId="77777777" w:rsidR="003F6617" w:rsidRPr="00EC29EA" w:rsidRDefault="003F6617" w:rsidP="006D25B9">
            <w:pPr>
              <w:rPr>
                <w:bCs/>
              </w:rPr>
            </w:pPr>
            <w:r>
              <w:rPr>
                <w:bCs/>
              </w:rPr>
              <w:t>7 (13)</w:t>
            </w:r>
          </w:p>
        </w:tc>
        <w:tc>
          <w:tcPr>
            <w:tcW w:w="850" w:type="dxa"/>
          </w:tcPr>
          <w:p w14:paraId="3DED0E6E" w14:textId="77777777" w:rsidR="003F6617" w:rsidRPr="00EC29EA" w:rsidRDefault="003F6617" w:rsidP="006D25B9">
            <w:pPr>
              <w:rPr>
                <w:bCs/>
              </w:rPr>
            </w:pPr>
            <w:r>
              <w:rPr>
                <w:bCs/>
              </w:rPr>
              <w:t>1 (2)</w:t>
            </w:r>
          </w:p>
        </w:tc>
        <w:tc>
          <w:tcPr>
            <w:tcW w:w="1163" w:type="dxa"/>
          </w:tcPr>
          <w:p w14:paraId="4A4F705F" w14:textId="77777777" w:rsidR="003F6617" w:rsidRPr="00EC29EA" w:rsidRDefault="003F6617" w:rsidP="006D25B9">
            <w:pPr>
              <w:rPr>
                <w:bCs/>
              </w:rPr>
            </w:pPr>
            <w:r>
              <w:rPr>
                <w:bCs/>
              </w:rPr>
              <w:t>55 (100)</w:t>
            </w:r>
          </w:p>
        </w:tc>
      </w:tr>
      <w:tr w:rsidR="003F6617" w:rsidRPr="00EC29EA" w14:paraId="36F4B23E" w14:textId="77777777" w:rsidTr="006D25B9">
        <w:tc>
          <w:tcPr>
            <w:tcW w:w="1204" w:type="dxa"/>
          </w:tcPr>
          <w:p w14:paraId="0680C52A" w14:textId="77777777" w:rsidR="003F6617" w:rsidRPr="00EC29EA" w:rsidRDefault="003F6617" w:rsidP="006D25B9">
            <w:pPr>
              <w:rPr>
                <w:bCs/>
              </w:rPr>
            </w:pPr>
            <w:r>
              <w:rPr>
                <w:bCs/>
              </w:rPr>
              <w:t>Control</w:t>
            </w:r>
          </w:p>
        </w:tc>
        <w:tc>
          <w:tcPr>
            <w:tcW w:w="1059" w:type="dxa"/>
          </w:tcPr>
          <w:p w14:paraId="15189AFA" w14:textId="77777777" w:rsidR="003F6617" w:rsidRPr="00EC29EA" w:rsidRDefault="003F6617" w:rsidP="006D25B9">
            <w:pPr>
              <w:rPr>
                <w:bCs/>
              </w:rPr>
            </w:pPr>
            <w:r>
              <w:rPr>
                <w:bCs/>
              </w:rPr>
              <w:t>M1</w:t>
            </w:r>
          </w:p>
        </w:tc>
        <w:tc>
          <w:tcPr>
            <w:tcW w:w="1134" w:type="dxa"/>
          </w:tcPr>
          <w:p w14:paraId="6BFE1D91" w14:textId="77777777" w:rsidR="003F6617" w:rsidRPr="00EC29EA" w:rsidRDefault="003F6617" w:rsidP="006D25B9">
            <w:pPr>
              <w:rPr>
                <w:bCs/>
              </w:rPr>
            </w:pPr>
            <w:r>
              <w:rPr>
                <w:bCs/>
              </w:rPr>
              <w:t>5 (45)</w:t>
            </w:r>
          </w:p>
        </w:tc>
        <w:tc>
          <w:tcPr>
            <w:tcW w:w="714" w:type="dxa"/>
          </w:tcPr>
          <w:p w14:paraId="0EC13F16" w14:textId="77777777" w:rsidR="003F6617" w:rsidRPr="00EC29EA" w:rsidRDefault="003F6617" w:rsidP="006D25B9">
            <w:pPr>
              <w:rPr>
                <w:bCs/>
              </w:rPr>
            </w:pPr>
            <w:r>
              <w:rPr>
                <w:bCs/>
              </w:rPr>
              <w:t>0</w:t>
            </w:r>
          </w:p>
        </w:tc>
        <w:tc>
          <w:tcPr>
            <w:tcW w:w="973" w:type="dxa"/>
          </w:tcPr>
          <w:p w14:paraId="269DE8C4" w14:textId="77777777" w:rsidR="003F6617" w:rsidRPr="00EC29EA" w:rsidRDefault="003F6617" w:rsidP="006D25B9">
            <w:pPr>
              <w:rPr>
                <w:bCs/>
              </w:rPr>
            </w:pPr>
            <w:r>
              <w:rPr>
                <w:bCs/>
              </w:rPr>
              <w:t>1 (9)</w:t>
            </w:r>
          </w:p>
        </w:tc>
        <w:tc>
          <w:tcPr>
            <w:tcW w:w="973" w:type="dxa"/>
          </w:tcPr>
          <w:p w14:paraId="12F75C68" w14:textId="77777777" w:rsidR="003F6617" w:rsidRPr="00EC29EA" w:rsidRDefault="003F6617" w:rsidP="006D25B9">
            <w:pPr>
              <w:rPr>
                <w:bCs/>
              </w:rPr>
            </w:pPr>
            <w:r>
              <w:rPr>
                <w:bCs/>
              </w:rPr>
              <w:t>3 (29)</w:t>
            </w:r>
          </w:p>
        </w:tc>
        <w:tc>
          <w:tcPr>
            <w:tcW w:w="1055" w:type="dxa"/>
          </w:tcPr>
          <w:p w14:paraId="36A0B3E9" w14:textId="77777777" w:rsidR="003F6617" w:rsidRPr="00EC29EA" w:rsidRDefault="003F6617" w:rsidP="006D25B9">
            <w:pPr>
              <w:rPr>
                <w:bCs/>
              </w:rPr>
            </w:pPr>
            <w:r>
              <w:rPr>
                <w:bCs/>
              </w:rPr>
              <w:t>2 (18)</w:t>
            </w:r>
          </w:p>
        </w:tc>
        <w:tc>
          <w:tcPr>
            <w:tcW w:w="850" w:type="dxa"/>
          </w:tcPr>
          <w:p w14:paraId="4E22B8FA" w14:textId="77777777" w:rsidR="003F6617" w:rsidRPr="00EC29EA" w:rsidRDefault="003F6617" w:rsidP="006D25B9">
            <w:pPr>
              <w:rPr>
                <w:bCs/>
              </w:rPr>
            </w:pPr>
            <w:r>
              <w:rPr>
                <w:bCs/>
              </w:rPr>
              <w:t>0</w:t>
            </w:r>
          </w:p>
        </w:tc>
        <w:tc>
          <w:tcPr>
            <w:tcW w:w="1163" w:type="dxa"/>
          </w:tcPr>
          <w:p w14:paraId="251F25AA" w14:textId="77777777" w:rsidR="003F6617" w:rsidRPr="00EC29EA" w:rsidRDefault="003F6617" w:rsidP="006D25B9">
            <w:pPr>
              <w:rPr>
                <w:bCs/>
              </w:rPr>
            </w:pPr>
            <w:r>
              <w:rPr>
                <w:bCs/>
              </w:rPr>
              <w:t>11 (100)</w:t>
            </w:r>
          </w:p>
        </w:tc>
      </w:tr>
      <w:tr w:rsidR="003F6617" w:rsidRPr="00EC29EA" w14:paraId="5358FA16" w14:textId="77777777" w:rsidTr="006D25B9">
        <w:tc>
          <w:tcPr>
            <w:tcW w:w="1204" w:type="dxa"/>
          </w:tcPr>
          <w:p w14:paraId="6466B2F0" w14:textId="77777777" w:rsidR="003F6617" w:rsidRPr="00EC29EA" w:rsidRDefault="003F6617" w:rsidP="006D25B9">
            <w:pPr>
              <w:rPr>
                <w:bCs/>
              </w:rPr>
            </w:pPr>
          </w:p>
        </w:tc>
        <w:tc>
          <w:tcPr>
            <w:tcW w:w="1059" w:type="dxa"/>
          </w:tcPr>
          <w:p w14:paraId="52EB86CA" w14:textId="77777777" w:rsidR="003F6617" w:rsidRPr="00EC29EA" w:rsidRDefault="003F6617" w:rsidP="006D25B9">
            <w:pPr>
              <w:rPr>
                <w:bCs/>
              </w:rPr>
            </w:pPr>
            <w:r>
              <w:rPr>
                <w:bCs/>
              </w:rPr>
              <w:t>M2</w:t>
            </w:r>
          </w:p>
        </w:tc>
        <w:tc>
          <w:tcPr>
            <w:tcW w:w="1134" w:type="dxa"/>
          </w:tcPr>
          <w:p w14:paraId="309ED8E9" w14:textId="77777777" w:rsidR="003F6617" w:rsidRPr="00EC29EA" w:rsidRDefault="003F6617" w:rsidP="006D25B9">
            <w:pPr>
              <w:rPr>
                <w:bCs/>
              </w:rPr>
            </w:pPr>
            <w:r>
              <w:rPr>
                <w:bCs/>
              </w:rPr>
              <w:t>7 (19)</w:t>
            </w:r>
          </w:p>
        </w:tc>
        <w:tc>
          <w:tcPr>
            <w:tcW w:w="714" w:type="dxa"/>
          </w:tcPr>
          <w:p w14:paraId="58F44134" w14:textId="77777777" w:rsidR="003F6617" w:rsidRPr="00EC29EA" w:rsidRDefault="003F6617" w:rsidP="006D25B9">
            <w:pPr>
              <w:rPr>
                <w:bCs/>
              </w:rPr>
            </w:pPr>
            <w:r>
              <w:rPr>
                <w:bCs/>
              </w:rPr>
              <w:t>1 (3)</w:t>
            </w:r>
          </w:p>
        </w:tc>
        <w:tc>
          <w:tcPr>
            <w:tcW w:w="973" w:type="dxa"/>
          </w:tcPr>
          <w:p w14:paraId="2D764A93" w14:textId="77777777" w:rsidR="003F6617" w:rsidRPr="00EC29EA" w:rsidRDefault="003F6617" w:rsidP="006D25B9">
            <w:pPr>
              <w:rPr>
                <w:bCs/>
              </w:rPr>
            </w:pPr>
            <w:r>
              <w:rPr>
                <w:bCs/>
              </w:rPr>
              <w:t>7 (19)</w:t>
            </w:r>
          </w:p>
        </w:tc>
        <w:tc>
          <w:tcPr>
            <w:tcW w:w="973" w:type="dxa"/>
          </w:tcPr>
          <w:p w14:paraId="2E17A559" w14:textId="77777777" w:rsidR="003F6617" w:rsidRPr="00EC29EA" w:rsidRDefault="003F6617" w:rsidP="006D25B9">
            <w:pPr>
              <w:rPr>
                <w:bCs/>
              </w:rPr>
            </w:pPr>
            <w:r>
              <w:rPr>
                <w:bCs/>
              </w:rPr>
              <w:t>10 (28)</w:t>
            </w:r>
          </w:p>
        </w:tc>
        <w:tc>
          <w:tcPr>
            <w:tcW w:w="1055" w:type="dxa"/>
          </w:tcPr>
          <w:p w14:paraId="5C2F06CB" w14:textId="77777777" w:rsidR="003F6617" w:rsidRPr="00EC29EA" w:rsidRDefault="003F6617" w:rsidP="006D25B9">
            <w:pPr>
              <w:rPr>
                <w:bCs/>
              </w:rPr>
            </w:pPr>
            <w:r>
              <w:rPr>
                <w:bCs/>
              </w:rPr>
              <w:t>9 (25)</w:t>
            </w:r>
          </w:p>
        </w:tc>
        <w:tc>
          <w:tcPr>
            <w:tcW w:w="850" w:type="dxa"/>
          </w:tcPr>
          <w:p w14:paraId="1324942F" w14:textId="77777777" w:rsidR="003F6617" w:rsidRPr="00EC29EA" w:rsidRDefault="003F6617" w:rsidP="006D25B9">
            <w:pPr>
              <w:rPr>
                <w:bCs/>
              </w:rPr>
            </w:pPr>
            <w:r>
              <w:rPr>
                <w:bCs/>
              </w:rPr>
              <w:t>2 (6)</w:t>
            </w:r>
          </w:p>
        </w:tc>
        <w:tc>
          <w:tcPr>
            <w:tcW w:w="1163" w:type="dxa"/>
          </w:tcPr>
          <w:p w14:paraId="7D557AE7" w14:textId="77777777" w:rsidR="003F6617" w:rsidRPr="00EC29EA" w:rsidRDefault="003F6617" w:rsidP="006D25B9">
            <w:pPr>
              <w:rPr>
                <w:bCs/>
              </w:rPr>
            </w:pPr>
            <w:r>
              <w:rPr>
                <w:bCs/>
              </w:rPr>
              <w:t>36 (100)</w:t>
            </w:r>
          </w:p>
        </w:tc>
      </w:tr>
      <w:tr w:rsidR="003F6617" w:rsidRPr="00EC29EA" w14:paraId="0C353287" w14:textId="77777777" w:rsidTr="006D25B9">
        <w:tc>
          <w:tcPr>
            <w:tcW w:w="1204" w:type="dxa"/>
          </w:tcPr>
          <w:p w14:paraId="177EF5BC" w14:textId="77777777" w:rsidR="003F6617" w:rsidRPr="00EC29EA" w:rsidRDefault="003F6617" w:rsidP="006D25B9">
            <w:pPr>
              <w:rPr>
                <w:bCs/>
              </w:rPr>
            </w:pPr>
          </w:p>
        </w:tc>
        <w:tc>
          <w:tcPr>
            <w:tcW w:w="1059" w:type="dxa"/>
          </w:tcPr>
          <w:p w14:paraId="7CA5FBAB" w14:textId="77777777" w:rsidR="003F6617" w:rsidRPr="00EC29EA" w:rsidRDefault="003F6617" w:rsidP="006D25B9">
            <w:pPr>
              <w:rPr>
                <w:bCs/>
              </w:rPr>
            </w:pPr>
            <w:r>
              <w:rPr>
                <w:bCs/>
              </w:rPr>
              <w:t>M4.1</w:t>
            </w:r>
          </w:p>
        </w:tc>
        <w:tc>
          <w:tcPr>
            <w:tcW w:w="1134" w:type="dxa"/>
          </w:tcPr>
          <w:p w14:paraId="06B4CF2D" w14:textId="77777777" w:rsidR="003F6617" w:rsidRPr="00EC29EA" w:rsidRDefault="003F6617" w:rsidP="006D25B9">
            <w:pPr>
              <w:rPr>
                <w:bCs/>
              </w:rPr>
            </w:pPr>
            <w:r>
              <w:rPr>
                <w:bCs/>
              </w:rPr>
              <w:t>0</w:t>
            </w:r>
          </w:p>
        </w:tc>
        <w:tc>
          <w:tcPr>
            <w:tcW w:w="714" w:type="dxa"/>
          </w:tcPr>
          <w:p w14:paraId="617CB528" w14:textId="77777777" w:rsidR="003F6617" w:rsidRPr="00EC29EA" w:rsidRDefault="003F6617" w:rsidP="006D25B9">
            <w:pPr>
              <w:rPr>
                <w:bCs/>
              </w:rPr>
            </w:pPr>
            <w:r>
              <w:rPr>
                <w:bCs/>
              </w:rPr>
              <w:t>0</w:t>
            </w:r>
          </w:p>
        </w:tc>
        <w:tc>
          <w:tcPr>
            <w:tcW w:w="973" w:type="dxa"/>
          </w:tcPr>
          <w:p w14:paraId="083EA823" w14:textId="77777777" w:rsidR="003F6617" w:rsidRPr="00EC29EA" w:rsidRDefault="003F6617" w:rsidP="006D25B9">
            <w:pPr>
              <w:rPr>
                <w:bCs/>
              </w:rPr>
            </w:pPr>
            <w:r>
              <w:rPr>
                <w:bCs/>
              </w:rPr>
              <w:t>0</w:t>
            </w:r>
          </w:p>
        </w:tc>
        <w:tc>
          <w:tcPr>
            <w:tcW w:w="973" w:type="dxa"/>
          </w:tcPr>
          <w:p w14:paraId="66C4E9B4" w14:textId="77777777" w:rsidR="003F6617" w:rsidRPr="00EC29EA" w:rsidRDefault="003F6617" w:rsidP="006D25B9">
            <w:pPr>
              <w:rPr>
                <w:bCs/>
              </w:rPr>
            </w:pPr>
            <w:r>
              <w:rPr>
                <w:bCs/>
              </w:rPr>
              <w:t>2 (100)</w:t>
            </w:r>
          </w:p>
        </w:tc>
        <w:tc>
          <w:tcPr>
            <w:tcW w:w="1055" w:type="dxa"/>
          </w:tcPr>
          <w:p w14:paraId="2B4697ED" w14:textId="77777777" w:rsidR="003F6617" w:rsidRPr="00EC29EA" w:rsidRDefault="003F6617" w:rsidP="006D25B9">
            <w:pPr>
              <w:rPr>
                <w:bCs/>
              </w:rPr>
            </w:pPr>
            <w:r>
              <w:rPr>
                <w:bCs/>
              </w:rPr>
              <w:t>0</w:t>
            </w:r>
          </w:p>
        </w:tc>
        <w:tc>
          <w:tcPr>
            <w:tcW w:w="850" w:type="dxa"/>
          </w:tcPr>
          <w:p w14:paraId="4E3F2A66" w14:textId="77777777" w:rsidR="003F6617" w:rsidRPr="00EC29EA" w:rsidRDefault="003F6617" w:rsidP="006D25B9">
            <w:pPr>
              <w:rPr>
                <w:bCs/>
              </w:rPr>
            </w:pPr>
            <w:r>
              <w:rPr>
                <w:bCs/>
              </w:rPr>
              <w:t>0</w:t>
            </w:r>
          </w:p>
        </w:tc>
        <w:tc>
          <w:tcPr>
            <w:tcW w:w="1163" w:type="dxa"/>
          </w:tcPr>
          <w:p w14:paraId="684A79F2" w14:textId="77777777" w:rsidR="003F6617" w:rsidRPr="00EC29EA" w:rsidRDefault="003F6617" w:rsidP="006D25B9">
            <w:pPr>
              <w:rPr>
                <w:bCs/>
              </w:rPr>
            </w:pPr>
            <w:r>
              <w:rPr>
                <w:bCs/>
              </w:rPr>
              <w:t>2 (100)</w:t>
            </w:r>
          </w:p>
        </w:tc>
      </w:tr>
      <w:tr w:rsidR="003F6617" w:rsidRPr="00EC29EA" w14:paraId="07A53EDC" w14:textId="77777777" w:rsidTr="006D25B9">
        <w:tc>
          <w:tcPr>
            <w:tcW w:w="1204" w:type="dxa"/>
            <w:tcBorders>
              <w:bottom w:val="single" w:sz="4" w:space="0" w:color="auto"/>
            </w:tcBorders>
          </w:tcPr>
          <w:p w14:paraId="6FE010F3" w14:textId="77777777" w:rsidR="003F6617" w:rsidRPr="00EC29EA" w:rsidRDefault="003F6617" w:rsidP="006D25B9">
            <w:pPr>
              <w:rPr>
                <w:bCs/>
              </w:rPr>
            </w:pPr>
          </w:p>
        </w:tc>
        <w:tc>
          <w:tcPr>
            <w:tcW w:w="1059" w:type="dxa"/>
            <w:tcBorders>
              <w:bottom w:val="single" w:sz="4" w:space="0" w:color="auto"/>
            </w:tcBorders>
          </w:tcPr>
          <w:p w14:paraId="01F7250E" w14:textId="77777777" w:rsidR="003F6617" w:rsidRPr="00EC29EA" w:rsidRDefault="003F6617" w:rsidP="006D25B9">
            <w:pPr>
              <w:spacing w:after="120"/>
              <w:rPr>
                <w:bCs/>
              </w:rPr>
            </w:pPr>
            <w:r>
              <w:rPr>
                <w:bCs/>
              </w:rPr>
              <w:t>total</w:t>
            </w:r>
          </w:p>
        </w:tc>
        <w:tc>
          <w:tcPr>
            <w:tcW w:w="1134" w:type="dxa"/>
            <w:tcBorders>
              <w:bottom w:val="single" w:sz="4" w:space="0" w:color="auto"/>
            </w:tcBorders>
          </w:tcPr>
          <w:p w14:paraId="0155376C" w14:textId="77777777" w:rsidR="003F6617" w:rsidRPr="00EC29EA" w:rsidRDefault="003F6617" w:rsidP="006D25B9">
            <w:pPr>
              <w:rPr>
                <w:bCs/>
              </w:rPr>
            </w:pPr>
            <w:r>
              <w:rPr>
                <w:bCs/>
              </w:rPr>
              <w:t>12 (24)</w:t>
            </w:r>
          </w:p>
        </w:tc>
        <w:tc>
          <w:tcPr>
            <w:tcW w:w="714" w:type="dxa"/>
            <w:tcBorders>
              <w:bottom w:val="single" w:sz="4" w:space="0" w:color="auto"/>
            </w:tcBorders>
          </w:tcPr>
          <w:p w14:paraId="3D3BD998" w14:textId="77777777" w:rsidR="003F6617" w:rsidRPr="00EC29EA" w:rsidRDefault="003F6617" w:rsidP="006D25B9">
            <w:pPr>
              <w:rPr>
                <w:bCs/>
              </w:rPr>
            </w:pPr>
            <w:r>
              <w:rPr>
                <w:bCs/>
              </w:rPr>
              <w:t>1 (2)</w:t>
            </w:r>
          </w:p>
        </w:tc>
        <w:tc>
          <w:tcPr>
            <w:tcW w:w="973" w:type="dxa"/>
            <w:tcBorders>
              <w:bottom w:val="single" w:sz="4" w:space="0" w:color="auto"/>
            </w:tcBorders>
          </w:tcPr>
          <w:p w14:paraId="3C175EE6" w14:textId="77777777" w:rsidR="003F6617" w:rsidRPr="00EC29EA" w:rsidRDefault="003F6617" w:rsidP="006D25B9">
            <w:pPr>
              <w:rPr>
                <w:bCs/>
              </w:rPr>
            </w:pPr>
            <w:r>
              <w:rPr>
                <w:bCs/>
              </w:rPr>
              <w:t>8 (16)</w:t>
            </w:r>
          </w:p>
        </w:tc>
        <w:tc>
          <w:tcPr>
            <w:tcW w:w="973" w:type="dxa"/>
            <w:tcBorders>
              <w:bottom w:val="single" w:sz="4" w:space="0" w:color="auto"/>
            </w:tcBorders>
          </w:tcPr>
          <w:p w14:paraId="67A07D9C" w14:textId="77777777" w:rsidR="003F6617" w:rsidRPr="00EC29EA" w:rsidRDefault="003F6617" w:rsidP="006D25B9">
            <w:pPr>
              <w:rPr>
                <w:bCs/>
              </w:rPr>
            </w:pPr>
            <w:r>
              <w:rPr>
                <w:bCs/>
              </w:rPr>
              <w:t>15 (31)</w:t>
            </w:r>
          </w:p>
        </w:tc>
        <w:tc>
          <w:tcPr>
            <w:tcW w:w="1055" w:type="dxa"/>
            <w:tcBorders>
              <w:bottom w:val="single" w:sz="4" w:space="0" w:color="auto"/>
            </w:tcBorders>
          </w:tcPr>
          <w:p w14:paraId="12FFC4A2" w14:textId="77777777" w:rsidR="003F6617" w:rsidRPr="00EC29EA" w:rsidRDefault="003F6617" w:rsidP="006D25B9">
            <w:pPr>
              <w:rPr>
                <w:bCs/>
              </w:rPr>
            </w:pPr>
            <w:r>
              <w:rPr>
                <w:bCs/>
              </w:rPr>
              <w:t>11 (22)</w:t>
            </w:r>
          </w:p>
        </w:tc>
        <w:tc>
          <w:tcPr>
            <w:tcW w:w="850" w:type="dxa"/>
            <w:tcBorders>
              <w:bottom w:val="single" w:sz="4" w:space="0" w:color="auto"/>
            </w:tcBorders>
          </w:tcPr>
          <w:p w14:paraId="79273119" w14:textId="77777777" w:rsidR="003F6617" w:rsidRPr="00EC29EA" w:rsidRDefault="003F6617" w:rsidP="006D25B9">
            <w:pPr>
              <w:rPr>
                <w:bCs/>
              </w:rPr>
            </w:pPr>
            <w:r>
              <w:rPr>
                <w:bCs/>
              </w:rPr>
              <w:t>2 (4)</w:t>
            </w:r>
          </w:p>
        </w:tc>
        <w:tc>
          <w:tcPr>
            <w:tcW w:w="1163" w:type="dxa"/>
            <w:tcBorders>
              <w:bottom w:val="single" w:sz="4" w:space="0" w:color="auto"/>
            </w:tcBorders>
          </w:tcPr>
          <w:p w14:paraId="6F937966" w14:textId="77777777" w:rsidR="003F6617" w:rsidRPr="00EC29EA" w:rsidRDefault="003F6617" w:rsidP="006D25B9">
            <w:pPr>
              <w:rPr>
                <w:bCs/>
              </w:rPr>
            </w:pPr>
            <w:r>
              <w:rPr>
                <w:bCs/>
              </w:rPr>
              <w:t>49 (100)</w:t>
            </w:r>
          </w:p>
        </w:tc>
      </w:tr>
    </w:tbl>
    <w:p w14:paraId="69693AB0" w14:textId="77777777" w:rsidR="003F6617" w:rsidRDefault="003F6617" w:rsidP="003F6617">
      <w:pPr>
        <w:rPr>
          <w:bCs/>
        </w:rPr>
      </w:pPr>
    </w:p>
    <w:p w14:paraId="447C44B6" w14:textId="77777777" w:rsidR="00773AFC" w:rsidRDefault="00773AFC">
      <w:pPr>
        <w:rPr>
          <w:b/>
        </w:rPr>
      </w:pPr>
      <w:r>
        <w:rPr>
          <w:b/>
        </w:rPr>
        <w:br w:type="page"/>
      </w:r>
    </w:p>
    <w:p w14:paraId="6208882A" w14:textId="6619EFF6" w:rsidR="00773AFC" w:rsidRPr="00F733DD" w:rsidRDefault="00773AFC" w:rsidP="00773AFC">
      <w:pPr>
        <w:spacing w:line="480" w:lineRule="auto"/>
        <w:rPr>
          <w:b/>
        </w:rPr>
      </w:pPr>
      <w:commentRangeStart w:id="30"/>
      <w:r w:rsidRPr="00EC29EA">
        <w:rPr>
          <w:b/>
        </w:rPr>
        <w:lastRenderedPageBreak/>
        <w:t>Table.</w:t>
      </w:r>
      <w:r w:rsidRPr="002E323C">
        <w:rPr>
          <w:bCs/>
        </w:rPr>
        <w:t xml:space="preserve"> </w:t>
      </w:r>
      <w:commentRangeEnd w:id="30"/>
      <w:r w:rsidR="00E1169D">
        <w:rPr>
          <w:rStyle w:val="CommentReference"/>
        </w:rPr>
        <w:commentReference w:id="30"/>
      </w:r>
      <w:r>
        <w:rPr>
          <w:bCs/>
        </w:rPr>
        <w:t xml:space="preserve">M-score transition matrix of active digital dermatitis lesions between day 0 (D0) and day 35 (D35) following treatment with an enzyme alginogel (alginogel) or a copper and zinc chelates gel (coppergel); D0 M-scores were given in the trimming chute and D35 M-scores were given in the milking parlor; for each treatment group, </w:t>
      </w:r>
      <w:r>
        <w:t xml:space="preserve">percentages add up horizontally per M-score on D0 </w:t>
      </w:r>
    </w:p>
    <w:tbl>
      <w:tblPr>
        <w:tblStyle w:val="TableGrid"/>
        <w:tblW w:w="9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4"/>
        <w:gridCol w:w="1059"/>
        <w:gridCol w:w="1134"/>
        <w:gridCol w:w="714"/>
        <w:gridCol w:w="973"/>
        <w:gridCol w:w="973"/>
        <w:gridCol w:w="1055"/>
        <w:gridCol w:w="850"/>
        <w:gridCol w:w="1165"/>
      </w:tblGrid>
      <w:tr w:rsidR="00773AFC" w:rsidRPr="00EC29EA" w14:paraId="5F06E05E" w14:textId="77777777" w:rsidTr="00C0787E">
        <w:tc>
          <w:tcPr>
            <w:tcW w:w="1204" w:type="dxa"/>
            <w:tcBorders>
              <w:top w:val="single" w:sz="4" w:space="0" w:color="auto"/>
            </w:tcBorders>
          </w:tcPr>
          <w:p w14:paraId="7C5C8CF2" w14:textId="77777777" w:rsidR="00773AFC" w:rsidRPr="00EC29EA" w:rsidRDefault="00773AFC" w:rsidP="00C0787E">
            <w:pPr>
              <w:rPr>
                <w:bCs/>
              </w:rPr>
            </w:pPr>
            <w:r w:rsidRPr="00EC29EA">
              <w:rPr>
                <w:bCs/>
              </w:rPr>
              <w:t>Treatment Group</w:t>
            </w:r>
          </w:p>
        </w:tc>
        <w:tc>
          <w:tcPr>
            <w:tcW w:w="1059" w:type="dxa"/>
            <w:tcBorders>
              <w:top w:val="single" w:sz="4" w:space="0" w:color="auto"/>
            </w:tcBorders>
          </w:tcPr>
          <w:p w14:paraId="05980A04" w14:textId="77777777" w:rsidR="00773AFC" w:rsidRPr="00EC29EA" w:rsidRDefault="00773AFC" w:rsidP="00C0787E">
            <w:pPr>
              <w:rPr>
                <w:bCs/>
              </w:rPr>
            </w:pPr>
            <w:r>
              <w:rPr>
                <w:bCs/>
              </w:rPr>
              <w:t>M-Score on D0</w:t>
            </w:r>
          </w:p>
        </w:tc>
        <w:tc>
          <w:tcPr>
            <w:tcW w:w="6864" w:type="dxa"/>
            <w:gridSpan w:val="7"/>
            <w:tcBorders>
              <w:top w:val="single" w:sz="4" w:space="0" w:color="auto"/>
              <w:bottom w:val="single" w:sz="4" w:space="0" w:color="auto"/>
            </w:tcBorders>
          </w:tcPr>
          <w:p w14:paraId="34C4F6B9" w14:textId="0E89A106" w:rsidR="00773AFC" w:rsidRDefault="00773AFC" w:rsidP="00C0787E">
            <w:pPr>
              <w:rPr>
                <w:bCs/>
              </w:rPr>
            </w:pPr>
            <w:r>
              <w:rPr>
                <w:bCs/>
              </w:rPr>
              <w:t>M-Score on D</w:t>
            </w:r>
            <w:r w:rsidR="007D3352">
              <w:rPr>
                <w:bCs/>
              </w:rPr>
              <w:t>35</w:t>
            </w:r>
          </w:p>
          <w:p w14:paraId="0339E4B0" w14:textId="77777777" w:rsidR="00773AFC" w:rsidRPr="00EC29EA" w:rsidRDefault="00773AFC" w:rsidP="00C0787E">
            <w:pPr>
              <w:rPr>
                <w:bCs/>
              </w:rPr>
            </w:pPr>
            <w:r>
              <w:rPr>
                <w:bCs/>
              </w:rPr>
              <w:t>N(%)</w:t>
            </w:r>
          </w:p>
        </w:tc>
      </w:tr>
      <w:tr w:rsidR="00773AFC" w:rsidRPr="00EC29EA" w14:paraId="6DA9D15F" w14:textId="77777777" w:rsidTr="00C0787E">
        <w:tc>
          <w:tcPr>
            <w:tcW w:w="1204" w:type="dxa"/>
            <w:tcBorders>
              <w:bottom w:val="single" w:sz="4" w:space="0" w:color="auto"/>
            </w:tcBorders>
          </w:tcPr>
          <w:p w14:paraId="25DA6B57" w14:textId="77777777" w:rsidR="00773AFC" w:rsidRPr="00EC29EA" w:rsidRDefault="00773AFC" w:rsidP="00C0787E">
            <w:pPr>
              <w:rPr>
                <w:bCs/>
              </w:rPr>
            </w:pPr>
          </w:p>
        </w:tc>
        <w:tc>
          <w:tcPr>
            <w:tcW w:w="1059" w:type="dxa"/>
            <w:tcBorders>
              <w:bottom w:val="single" w:sz="4" w:space="0" w:color="auto"/>
            </w:tcBorders>
          </w:tcPr>
          <w:p w14:paraId="4754B662" w14:textId="77777777" w:rsidR="00773AFC" w:rsidRPr="00EC29EA" w:rsidRDefault="00773AFC" w:rsidP="00C0787E">
            <w:pPr>
              <w:rPr>
                <w:bCs/>
              </w:rPr>
            </w:pPr>
          </w:p>
        </w:tc>
        <w:tc>
          <w:tcPr>
            <w:tcW w:w="1134" w:type="dxa"/>
            <w:tcBorders>
              <w:top w:val="single" w:sz="4" w:space="0" w:color="auto"/>
              <w:bottom w:val="single" w:sz="4" w:space="0" w:color="auto"/>
            </w:tcBorders>
          </w:tcPr>
          <w:p w14:paraId="17E595E9" w14:textId="77777777" w:rsidR="00773AFC" w:rsidRPr="00EC29EA" w:rsidRDefault="00773AFC" w:rsidP="00C0787E">
            <w:pPr>
              <w:rPr>
                <w:bCs/>
              </w:rPr>
            </w:pPr>
            <w:r>
              <w:rPr>
                <w:bCs/>
              </w:rPr>
              <w:t>M0</w:t>
            </w:r>
          </w:p>
        </w:tc>
        <w:tc>
          <w:tcPr>
            <w:tcW w:w="714" w:type="dxa"/>
            <w:tcBorders>
              <w:top w:val="single" w:sz="4" w:space="0" w:color="auto"/>
              <w:bottom w:val="single" w:sz="4" w:space="0" w:color="auto"/>
            </w:tcBorders>
          </w:tcPr>
          <w:p w14:paraId="5DB4C9FC" w14:textId="77777777" w:rsidR="00773AFC" w:rsidRPr="00EC29EA" w:rsidRDefault="00773AFC" w:rsidP="00C0787E">
            <w:pPr>
              <w:rPr>
                <w:bCs/>
              </w:rPr>
            </w:pPr>
            <w:r>
              <w:rPr>
                <w:bCs/>
              </w:rPr>
              <w:t>M1</w:t>
            </w:r>
          </w:p>
        </w:tc>
        <w:tc>
          <w:tcPr>
            <w:tcW w:w="973" w:type="dxa"/>
            <w:tcBorders>
              <w:top w:val="single" w:sz="4" w:space="0" w:color="auto"/>
              <w:bottom w:val="single" w:sz="4" w:space="0" w:color="auto"/>
            </w:tcBorders>
          </w:tcPr>
          <w:p w14:paraId="7BB5A72E" w14:textId="77777777" w:rsidR="00773AFC" w:rsidRPr="00EC29EA" w:rsidRDefault="00773AFC" w:rsidP="00C0787E">
            <w:pPr>
              <w:rPr>
                <w:bCs/>
              </w:rPr>
            </w:pPr>
            <w:r>
              <w:rPr>
                <w:bCs/>
              </w:rPr>
              <w:t>M2</w:t>
            </w:r>
          </w:p>
        </w:tc>
        <w:tc>
          <w:tcPr>
            <w:tcW w:w="973" w:type="dxa"/>
            <w:tcBorders>
              <w:top w:val="single" w:sz="4" w:space="0" w:color="auto"/>
              <w:bottom w:val="single" w:sz="4" w:space="0" w:color="auto"/>
            </w:tcBorders>
          </w:tcPr>
          <w:p w14:paraId="02DB795D" w14:textId="77777777" w:rsidR="00773AFC" w:rsidRPr="00EC29EA" w:rsidRDefault="00773AFC" w:rsidP="00C0787E">
            <w:pPr>
              <w:rPr>
                <w:bCs/>
              </w:rPr>
            </w:pPr>
            <w:r>
              <w:rPr>
                <w:bCs/>
              </w:rPr>
              <w:t>M3</w:t>
            </w:r>
          </w:p>
        </w:tc>
        <w:tc>
          <w:tcPr>
            <w:tcW w:w="1055" w:type="dxa"/>
            <w:tcBorders>
              <w:top w:val="single" w:sz="4" w:space="0" w:color="auto"/>
              <w:bottom w:val="single" w:sz="4" w:space="0" w:color="auto"/>
            </w:tcBorders>
          </w:tcPr>
          <w:p w14:paraId="38CB9CC2" w14:textId="77777777" w:rsidR="00773AFC" w:rsidRPr="00EC29EA" w:rsidRDefault="00773AFC" w:rsidP="00C0787E">
            <w:pPr>
              <w:rPr>
                <w:bCs/>
              </w:rPr>
            </w:pPr>
            <w:r>
              <w:rPr>
                <w:bCs/>
              </w:rPr>
              <w:t>M4</w:t>
            </w:r>
          </w:p>
        </w:tc>
        <w:tc>
          <w:tcPr>
            <w:tcW w:w="850" w:type="dxa"/>
            <w:tcBorders>
              <w:top w:val="single" w:sz="4" w:space="0" w:color="auto"/>
              <w:bottom w:val="single" w:sz="4" w:space="0" w:color="auto"/>
            </w:tcBorders>
          </w:tcPr>
          <w:p w14:paraId="76498C40" w14:textId="77777777" w:rsidR="00773AFC" w:rsidRPr="00EC29EA" w:rsidRDefault="00773AFC" w:rsidP="00C0787E">
            <w:pPr>
              <w:rPr>
                <w:bCs/>
              </w:rPr>
            </w:pPr>
            <w:r>
              <w:rPr>
                <w:bCs/>
              </w:rPr>
              <w:t>M4.1</w:t>
            </w:r>
          </w:p>
        </w:tc>
        <w:tc>
          <w:tcPr>
            <w:tcW w:w="1163" w:type="dxa"/>
            <w:tcBorders>
              <w:top w:val="single" w:sz="4" w:space="0" w:color="auto"/>
              <w:bottom w:val="single" w:sz="4" w:space="0" w:color="auto"/>
            </w:tcBorders>
          </w:tcPr>
          <w:p w14:paraId="7E9678EB" w14:textId="77777777" w:rsidR="00773AFC" w:rsidRPr="00EC29EA" w:rsidRDefault="00773AFC" w:rsidP="00C0787E">
            <w:pPr>
              <w:rPr>
                <w:bCs/>
              </w:rPr>
            </w:pPr>
            <w:r>
              <w:rPr>
                <w:bCs/>
              </w:rPr>
              <w:t>Total</w:t>
            </w:r>
          </w:p>
        </w:tc>
      </w:tr>
      <w:tr w:rsidR="00773AFC" w:rsidRPr="00EC29EA" w14:paraId="44A3018D" w14:textId="77777777" w:rsidTr="00C0787E">
        <w:tc>
          <w:tcPr>
            <w:tcW w:w="1204" w:type="dxa"/>
            <w:tcBorders>
              <w:top w:val="single" w:sz="4" w:space="0" w:color="auto"/>
            </w:tcBorders>
          </w:tcPr>
          <w:p w14:paraId="26D2090C" w14:textId="77777777" w:rsidR="00773AFC" w:rsidRPr="00EC29EA" w:rsidRDefault="00773AFC" w:rsidP="00C0787E">
            <w:pPr>
              <w:rPr>
                <w:bCs/>
              </w:rPr>
            </w:pPr>
            <w:r>
              <w:rPr>
                <w:bCs/>
              </w:rPr>
              <w:t>Treatment</w:t>
            </w:r>
          </w:p>
        </w:tc>
        <w:tc>
          <w:tcPr>
            <w:tcW w:w="1059" w:type="dxa"/>
            <w:tcBorders>
              <w:top w:val="single" w:sz="4" w:space="0" w:color="auto"/>
            </w:tcBorders>
          </w:tcPr>
          <w:p w14:paraId="62B1DB9D" w14:textId="77777777" w:rsidR="00773AFC" w:rsidRPr="00EC29EA" w:rsidRDefault="00773AFC" w:rsidP="00C0787E">
            <w:pPr>
              <w:rPr>
                <w:bCs/>
              </w:rPr>
            </w:pPr>
            <w:r>
              <w:rPr>
                <w:bCs/>
              </w:rPr>
              <w:t>M1</w:t>
            </w:r>
          </w:p>
        </w:tc>
        <w:tc>
          <w:tcPr>
            <w:tcW w:w="1134" w:type="dxa"/>
            <w:tcBorders>
              <w:top w:val="single" w:sz="4" w:space="0" w:color="auto"/>
            </w:tcBorders>
          </w:tcPr>
          <w:p w14:paraId="5C42F019" w14:textId="1FAF728D" w:rsidR="00773AFC" w:rsidRPr="00EC29EA" w:rsidRDefault="007D3352" w:rsidP="00C0787E">
            <w:pPr>
              <w:rPr>
                <w:bCs/>
              </w:rPr>
            </w:pPr>
            <w:r>
              <w:rPr>
                <w:bCs/>
              </w:rPr>
              <w:t>3</w:t>
            </w:r>
            <w:r w:rsidR="00773AFC">
              <w:rPr>
                <w:bCs/>
              </w:rPr>
              <w:t xml:space="preserve"> (</w:t>
            </w:r>
            <w:r>
              <w:rPr>
                <w:bCs/>
              </w:rPr>
              <w:t>30</w:t>
            </w:r>
            <w:r w:rsidR="00773AFC">
              <w:rPr>
                <w:bCs/>
              </w:rPr>
              <w:t>)</w:t>
            </w:r>
          </w:p>
        </w:tc>
        <w:tc>
          <w:tcPr>
            <w:tcW w:w="714" w:type="dxa"/>
            <w:tcBorders>
              <w:top w:val="single" w:sz="4" w:space="0" w:color="auto"/>
            </w:tcBorders>
          </w:tcPr>
          <w:p w14:paraId="0F01D5AA" w14:textId="105D7B15" w:rsidR="00773AFC" w:rsidRPr="00EC29EA" w:rsidRDefault="00773AFC" w:rsidP="00C0787E">
            <w:pPr>
              <w:rPr>
                <w:bCs/>
              </w:rPr>
            </w:pPr>
            <w:r>
              <w:rPr>
                <w:bCs/>
              </w:rPr>
              <w:t>0</w:t>
            </w:r>
          </w:p>
        </w:tc>
        <w:tc>
          <w:tcPr>
            <w:tcW w:w="973" w:type="dxa"/>
            <w:tcBorders>
              <w:top w:val="single" w:sz="4" w:space="0" w:color="auto"/>
            </w:tcBorders>
          </w:tcPr>
          <w:p w14:paraId="546E816B" w14:textId="202E9D8F" w:rsidR="00773AFC" w:rsidRPr="00EC29EA" w:rsidRDefault="007D3352" w:rsidP="00C0787E">
            <w:pPr>
              <w:rPr>
                <w:bCs/>
              </w:rPr>
            </w:pPr>
            <w:r>
              <w:rPr>
                <w:bCs/>
              </w:rPr>
              <w:t>1 (10)</w:t>
            </w:r>
          </w:p>
        </w:tc>
        <w:tc>
          <w:tcPr>
            <w:tcW w:w="973" w:type="dxa"/>
            <w:tcBorders>
              <w:top w:val="single" w:sz="4" w:space="0" w:color="auto"/>
            </w:tcBorders>
          </w:tcPr>
          <w:p w14:paraId="2E67DB96" w14:textId="0C122B96" w:rsidR="00773AFC" w:rsidRPr="00EC29EA" w:rsidRDefault="007D3352" w:rsidP="00C0787E">
            <w:pPr>
              <w:rPr>
                <w:bCs/>
              </w:rPr>
            </w:pPr>
            <w:r>
              <w:rPr>
                <w:bCs/>
              </w:rPr>
              <w:t>0</w:t>
            </w:r>
          </w:p>
        </w:tc>
        <w:tc>
          <w:tcPr>
            <w:tcW w:w="1055" w:type="dxa"/>
            <w:tcBorders>
              <w:top w:val="single" w:sz="4" w:space="0" w:color="auto"/>
            </w:tcBorders>
          </w:tcPr>
          <w:p w14:paraId="615FCAAE" w14:textId="5B300F25" w:rsidR="00773AFC" w:rsidRPr="00EC29EA" w:rsidRDefault="007D3352" w:rsidP="00C0787E">
            <w:pPr>
              <w:rPr>
                <w:bCs/>
              </w:rPr>
            </w:pPr>
            <w:r>
              <w:rPr>
                <w:bCs/>
              </w:rPr>
              <w:t>6</w:t>
            </w:r>
            <w:r w:rsidR="00773AFC">
              <w:rPr>
                <w:bCs/>
              </w:rPr>
              <w:t xml:space="preserve"> (</w:t>
            </w:r>
            <w:r>
              <w:rPr>
                <w:bCs/>
              </w:rPr>
              <w:t>60</w:t>
            </w:r>
            <w:r w:rsidR="00773AFC">
              <w:rPr>
                <w:bCs/>
              </w:rPr>
              <w:t>)</w:t>
            </w:r>
          </w:p>
        </w:tc>
        <w:tc>
          <w:tcPr>
            <w:tcW w:w="850" w:type="dxa"/>
            <w:tcBorders>
              <w:top w:val="single" w:sz="4" w:space="0" w:color="auto"/>
            </w:tcBorders>
          </w:tcPr>
          <w:p w14:paraId="32EF501A" w14:textId="77777777" w:rsidR="00773AFC" w:rsidRPr="00EC29EA" w:rsidRDefault="00773AFC" w:rsidP="00C0787E">
            <w:pPr>
              <w:rPr>
                <w:bCs/>
              </w:rPr>
            </w:pPr>
            <w:r>
              <w:rPr>
                <w:bCs/>
              </w:rPr>
              <w:t>0</w:t>
            </w:r>
          </w:p>
        </w:tc>
        <w:tc>
          <w:tcPr>
            <w:tcW w:w="1163" w:type="dxa"/>
            <w:tcBorders>
              <w:top w:val="single" w:sz="4" w:space="0" w:color="auto"/>
            </w:tcBorders>
          </w:tcPr>
          <w:p w14:paraId="21E0B596" w14:textId="7A2313B9" w:rsidR="00773AFC" w:rsidRPr="00EC29EA" w:rsidRDefault="00773AFC" w:rsidP="00C0787E">
            <w:pPr>
              <w:rPr>
                <w:bCs/>
              </w:rPr>
            </w:pPr>
            <w:r>
              <w:rPr>
                <w:bCs/>
              </w:rPr>
              <w:t>1</w:t>
            </w:r>
            <w:r w:rsidR="007D3352">
              <w:rPr>
                <w:bCs/>
              </w:rPr>
              <w:t>0</w:t>
            </w:r>
            <w:r>
              <w:rPr>
                <w:bCs/>
              </w:rPr>
              <w:t xml:space="preserve"> (100)</w:t>
            </w:r>
          </w:p>
        </w:tc>
      </w:tr>
      <w:tr w:rsidR="00773AFC" w:rsidRPr="00EC29EA" w14:paraId="514AF014" w14:textId="77777777" w:rsidTr="00C0787E">
        <w:tc>
          <w:tcPr>
            <w:tcW w:w="1204" w:type="dxa"/>
          </w:tcPr>
          <w:p w14:paraId="3C7F51B1" w14:textId="77777777" w:rsidR="00773AFC" w:rsidRPr="00EC29EA" w:rsidRDefault="00773AFC" w:rsidP="00C0787E">
            <w:pPr>
              <w:rPr>
                <w:bCs/>
              </w:rPr>
            </w:pPr>
          </w:p>
        </w:tc>
        <w:tc>
          <w:tcPr>
            <w:tcW w:w="1059" w:type="dxa"/>
          </w:tcPr>
          <w:p w14:paraId="7B6DDA79" w14:textId="77777777" w:rsidR="00773AFC" w:rsidRPr="00EC29EA" w:rsidRDefault="00773AFC" w:rsidP="00C0787E">
            <w:pPr>
              <w:rPr>
                <w:bCs/>
              </w:rPr>
            </w:pPr>
            <w:r>
              <w:rPr>
                <w:bCs/>
              </w:rPr>
              <w:t>M2</w:t>
            </w:r>
          </w:p>
        </w:tc>
        <w:tc>
          <w:tcPr>
            <w:tcW w:w="1134" w:type="dxa"/>
          </w:tcPr>
          <w:p w14:paraId="406358BB" w14:textId="723C80AF" w:rsidR="00773AFC" w:rsidRPr="00EC29EA" w:rsidRDefault="007D3352" w:rsidP="00C0787E">
            <w:pPr>
              <w:rPr>
                <w:bCs/>
              </w:rPr>
            </w:pPr>
            <w:r>
              <w:rPr>
                <w:bCs/>
              </w:rPr>
              <w:t>7</w:t>
            </w:r>
            <w:r w:rsidR="00773AFC">
              <w:rPr>
                <w:bCs/>
              </w:rPr>
              <w:t xml:space="preserve"> (</w:t>
            </w:r>
            <w:r>
              <w:rPr>
                <w:bCs/>
              </w:rPr>
              <w:t>20</w:t>
            </w:r>
            <w:r w:rsidR="00773AFC">
              <w:rPr>
                <w:bCs/>
              </w:rPr>
              <w:t>)</w:t>
            </w:r>
          </w:p>
        </w:tc>
        <w:tc>
          <w:tcPr>
            <w:tcW w:w="714" w:type="dxa"/>
          </w:tcPr>
          <w:p w14:paraId="3E4FD2AE" w14:textId="039FA109" w:rsidR="00773AFC" w:rsidRPr="00EC29EA" w:rsidRDefault="007D3352" w:rsidP="00C0787E">
            <w:pPr>
              <w:rPr>
                <w:bCs/>
              </w:rPr>
            </w:pPr>
            <w:r>
              <w:rPr>
                <w:bCs/>
              </w:rPr>
              <w:t>0</w:t>
            </w:r>
          </w:p>
        </w:tc>
        <w:tc>
          <w:tcPr>
            <w:tcW w:w="973" w:type="dxa"/>
          </w:tcPr>
          <w:p w14:paraId="17522166" w14:textId="27651318" w:rsidR="00773AFC" w:rsidRPr="00EC29EA" w:rsidRDefault="00773AFC" w:rsidP="00C0787E">
            <w:pPr>
              <w:rPr>
                <w:bCs/>
              </w:rPr>
            </w:pPr>
            <w:r>
              <w:rPr>
                <w:bCs/>
              </w:rPr>
              <w:t>1</w:t>
            </w:r>
            <w:r w:rsidR="007D3352">
              <w:rPr>
                <w:bCs/>
              </w:rPr>
              <w:t>1</w:t>
            </w:r>
            <w:r>
              <w:rPr>
                <w:bCs/>
              </w:rPr>
              <w:t xml:space="preserve"> (</w:t>
            </w:r>
            <w:r w:rsidR="007D3352">
              <w:rPr>
                <w:bCs/>
              </w:rPr>
              <w:t>31</w:t>
            </w:r>
            <w:r>
              <w:rPr>
                <w:bCs/>
              </w:rPr>
              <w:t>)</w:t>
            </w:r>
          </w:p>
        </w:tc>
        <w:tc>
          <w:tcPr>
            <w:tcW w:w="973" w:type="dxa"/>
          </w:tcPr>
          <w:p w14:paraId="44D804C5" w14:textId="16FB27B5" w:rsidR="00773AFC" w:rsidRPr="00EC29EA" w:rsidRDefault="007D3352" w:rsidP="00C0787E">
            <w:pPr>
              <w:rPr>
                <w:bCs/>
              </w:rPr>
            </w:pPr>
            <w:r>
              <w:rPr>
                <w:bCs/>
              </w:rPr>
              <w:t>8</w:t>
            </w:r>
            <w:r w:rsidR="00773AFC">
              <w:rPr>
                <w:bCs/>
              </w:rPr>
              <w:t xml:space="preserve"> (</w:t>
            </w:r>
            <w:r>
              <w:rPr>
                <w:bCs/>
              </w:rPr>
              <w:t>23</w:t>
            </w:r>
            <w:r w:rsidR="00773AFC">
              <w:rPr>
                <w:bCs/>
              </w:rPr>
              <w:t>)</w:t>
            </w:r>
          </w:p>
        </w:tc>
        <w:tc>
          <w:tcPr>
            <w:tcW w:w="1055" w:type="dxa"/>
          </w:tcPr>
          <w:p w14:paraId="2E3BD4AE" w14:textId="7448D32B" w:rsidR="00773AFC" w:rsidRPr="00EC29EA" w:rsidRDefault="007D3352" w:rsidP="00C0787E">
            <w:pPr>
              <w:rPr>
                <w:bCs/>
              </w:rPr>
            </w:pPr>
            <w:r>
              <w:rPr>
                <w:bCs/>
              </w:rPr>
              <w:t>8</w:t>
            </w:r>
            <w:r w:rsidR="00773AFC">
              <w:rPr>
                <w:bCs/>
              </w:rPr>
              <w:t xml:space="preserve"> </w:t>
            </w:r>
            <w:r>
              <w:rPr>
                <w:bCs/>
              </w:rPr>
              <w:t>23</w:t>
            </w:r>
            <w:r w:rsidR="00773AFC">
              <w:rPr>
                <w:bCs/>
              </w:rPr>
              <w:t>()</w:t>
            </w:r>
          </w:p>
        </w:tc>
        <w:tc>
          <w:tcPr>
            <w:tcW w:w="850" w:type="dxa"/>
          </w:tcPr>
          <w:p w14:paraId="485AEC41" w14:textId="6339834E" w:rsidR="00773AFC" w:rsidRPr="00EC29EA" w:rsidRDefault="007D3352" w:rsidP="00C0787E">
            <w:pPr>
              <w:rPr>
                <w:bCs/>
              </w:rPr>
            </w:pPr>
            <w:r>
              <w:rPr>
                <w:bCs/>
              </w:rPr>
              <w:t>1 (3)</w:t>
            </w:r>
          </w:p>
        </w:tc>
        <w:tc>
          <w:tcPr>
            <w:tcW w:w="1163" w:type="dxa"/>
          </w:tcPr>
          <w:p w14:paraId="632659AB" w14:textId="3323FECE" w:rsidR="00773AFC" w:rsidRPr="00EC29EA" w:rsidRDefault="00773AFC" w:rsidP="00C0787E">
            <w:pPr>
              <w:rPr>
                <w:bCs/>
              </w:rPr>
            </w:pPr>
            <w:r>
              <w:rPr>
                <w:bCs/>
              </w:rPr>
              <w:t>3</w:t>
            </w:r>
            <w:r w:rsidR="007D3352">
              <w:rPr>
                <w:bCs/>
              </w:rPr>
              <w:t>5</w:t>
            </w:r>
            <w:r>
              <w:rPr>
                <w:bCs/>
              </w:rPr>
              <w:t xml:space="preserve"> (100)</w:t>
            </w:r>
          </w:p>
        </w:tc>
      </w:tr>
      <w:tr w:rsidR="00773AFC" w:rsidRPr="00EC29EA" w14:paraId="6AABBA34" w14:textId="77777777" w:rsidTr="00C0787E">
        <w:tc>
          <w:tcPr>
            <w:tcW w:w="1204" w:type="dxa"/>
          </w:tcPr>
          <w:p w14:paraId="42E90BE1" w14:textId="77777777" w:rsidR="00773AFC" w:rsidRPr="00EC29EA" w:rsidRDefault="00773AFC" w:rsidP="00C0787E">
            <w:pPr>
              <w:rPr>
                <w:bCs/>
              </w:rPr>
            </w:pPr>
          </w:p>
        </w:tc>
        <w:tc>
          <w:tcPr>
            <w:tcW w:w="1059" w:type="dxa"/>
          </w:tcPr>
          <w:p w14:paraId="01797DB3" w14:textId="77777777" w:rsidR="00773AFC" w:rsidRDefault="00773AFC" w:rsidP="00C0787E">
            <w:pPr>
              <w:rPr>
                <w:bCs/>
              </w:rPr>
            </w:pPr>
            <w:r>
              <w:rPr>
                <w:bCs/>
              </w:rPr>
              <w:t>M4.1</w:t>
            </w:r>
          </w:p>
        </w:tc>
        <w:tc>
          <w:tcPr>
            <w:tcW w:w="1134" w:type="dxa"/>
          </w:tcPr>
          <w:p w14:paraId="2CD7F007" w14:textId="5D1EDDC5" w:rsidR="00773AFC" w:rsidRPr="00EC29EA" w:rsidRDefault="007D3352" w:rsidP="00C0787E">
            <w:pPr>
              <w:rPr>
                <w:bCs/>
              </w:rPr>
            </w:pPr>
            <w:r>
              <w:rPr>
                <w:bCs/>
              </w:rPr>
              <w:t>0</w:t>
            </w:r>
          </w:p>
        </w:tc>
        <w:tc>
          <w:tcPr>
            <w:tcW w:w="714" w:type="dxa"/>
          </w:tcPr>
          <w:p w14:paraId="732018A1" w14:textId="77777777" w:rsidR="00773AFC" w:rsidRPr="00EC29EA" w:rsidRDefault="00773AFC" w:rsidP="00C0787E">
            <w:pPr>
              <w:rPr>
                <w:bCs/>
              </w:rPr>
            </w:pPr>
            <w:r>
              <w:rPr>
                <w:bCs/>
              </w:rPr>
              <w:t>0</w:t>
            </w:r>
          </w:p>
        </w:tc>
        <w:tc>
          <w:tcPr>
            <w:tcW w:w="973" w:type="dxa"/>
          </w:tcPr>
          <w:p w14:paraId="315DC6E5" w14:textId="2CA0879F" w:rsidR="00773AFC" w:rsidRPr="00EC29EA" w:rsidRDefault="00773AFC" w:rsidP="00C0787E">
            <w:pPr>
              <w:rPr>
                <w:bCs/>
              </w:rPr>
            </w:pPr>
            <w:r>
              <w:rPr>
                <w:bCs/>
              </w:rPr>
              <w:t>1 (</w:t>
            </w:r>
            <w:r w:rsidR="007D3352">
              <w:rPr>
                <w:bCs/>
              </w:rPr>
              <w:t>25</w:t>
            </w:r>
            <w:r>
              <w:rPr>
                <w:bCs/>
              </w:rPr>
              <w:t>)</w:t>
            </w:r>
          </w:p>
        </w:tc>
        <w:tc>
          <w:tcPr>
            <w:tcW w:w="973" w:type="dxa"/>
          </w:tcPr>
          <w:p w14:paraId="75A41EB9" w14:textId="2B44F262" w:rsidR="00773AFC" w:rsidRPr="00EC29EA" w:rsidRDefault="00773AFC" w:rsidP="00C0787E">
            <w:pPr>
              <w:rPr>
                <w:bCs/>
              </w:rPr>
            </w:pPr>
            <w:r>
              <w:rPr>
                <w:bCs/>
              </w:rPr>
              <w:t>1 (</w:t>
            </w:r>
            <w:r w:rsidR="007D3352">
              <w:rPr>
                <w:bCs/>
              </w:rPr>
              <w:t>25</w:t>
            </w:r>
            <w:r>
              <w:rPr>
                <w:bCs/>
              </w:rPr>
              <w:t>)</w:t>
            </w:r>
          </w:p>
        </w:tc>
        <w:tc>
          <w:tcPr>
            <w:tcW w:w="1055" w:type="dxa"/>
          </w:tcPr>
          <w:p w14:paraId="343B8FC0" w14:textId="773253E0" w:rsidR="00773AFC" w:rsidRPr="00EC29EA" w:rsidRDefault="007D3352" w:rsidP="00C0787E">
            <w:pPr>
              <w:rPr>
                <w:bCs/>
              </w:rPr>
            </w:pPr>
            <w:r>
              <w:rPr>
                <w:bCs/>
              </w:rPr>
              <w:t>1 (25)</w:t>
            </w:r>
          </w:p>
        </w:tc>
        <w:tc>
          <w:tcPr>
            <w:tcW w:w="850" w:type="dxa"/>
          </w:tcPr>
          <w:p w14:paraId="6C068BFE" w14:textId="0FDC51D3" w:rsidR="00773AFC" w:rsidRPr="00EC29EA" w:rsidRDefault="00773AFC" w:rsidP="00C0787E">
            <w:pPr>
              <w:rPr>
                <w:bCs/>
              </w:rPr>
            </w:pPr>
            <w:r>
              <w:rPr>
                <w:bCs/>
              </w:rPr>
              <w:t>1 (</w:t>
            </w:r>
            <w:r w:rsidR="007D3352">
              <w:rPr>
                <w:bCs/>
              </w:rPr>
              <w:t>25</w:t>
            </w:r>
            <w:r>
              <w:rPr>
                <w:bCs/>
              </w:rPr>
              <w:t>)</w:t>
            </w:r>
          </w:p>
        </w:tc>
        <w:tc>
          <w:tcPr>
            <w:tcW w:w="1163" w:type="dxa"/>
          </w:tcPr>
          <w:p w14:paraId="523587E8" w14:textId="77777777" w:rsidR="00773AFC" w:rsidRPr="00EC29EA" w:rsidRDefault="00773AFC" w:rsidP="00C0787E">
            <w:pPr>
              <w:rPr>
                <w:bCs/>
              </w:rPr>
            </w:pPr>
            <w:r>
              <w:rPr>
                <w:bCs/>
              </w:rPr>
              <w:t>4 (100)</w:t>
            </w:r>
          </w:p>
        </w:tc>
      </w:tr>
      <w:tr w:rsidR="00773AFC" w:rsidRPr="00EC29EA" w14:paraId="0F03AB28" w14:textId="77777777" w:rsidTr="00C0787E">
        <w:tc>
          <w:tcPr>
            <w:tcW w:w="1204" w:type="dxa"/>
          </w:tcPr>
          <w:p w14:paraId="59133E72" w14:textId="77777777" w:rsidR="00773AFC" w:rsidRPr="00EC29EA" w:rsidRDefault="00773AFC" w:rsidP="00C0787E">
            <w:pPr>
              <w:rPr>
                <w:bCs/>
              </w:rPr>
            </w:pPr>
          </w:p>
        </w:tc>
        <w:tc>
          <w:tcPr>
            <w:tcW w:w="1059" w:type="dxa"/>
          </w:tcPr>
          <w:p w14:paraId="524F8849" w14:textId="77777777" w:rsidR="00773AFC" w:rsidRPr="00EC29EA" w:rsidRDefault="00773AFC" w:rsidP="00C0787E">
            <w:pPr>
              <w:spacing w:after="120"/>
              <w:rPr>
                <w:bCs/>
              </w:rPr>
            </w:pPr>
            <w:r>
              <w:rPr>
                <w:bCs/>
              </w:rPr>
              <w:t>total</w:t>
            </w:r>
          </w:p>
        </w:tc>
        <w:tc>
          <w:tcPr>
            <w:tcW w:w="1134" w:type="dxa"/>
          </w:tcPr>
          <w:p w14:paraId="502C2F70" w14:textId="3699FC02" w:rsidR="00773AFC" w:rsidRPr="00EC29EA" w:rsidRDefault="007D3352" w:rsidP="00C0787E">
            <w:pPr>
              <w:rPr>
                <w:bCs/>
              </w:rPr>
            </w:pPr>
            <w:r>
              <w:rPr>
                <w:bCs/>
              </w:rPr>
              <w:t>10</w:t>
            </w:r>
            <w:r w:rsidR="00773AFC">
              <w:rPr>
                <w:bCs/>
              </w:rPr>
              <w:t xml:space="preserve"> (</w:t>
            </w:r>
            <w:r>
              <w:rPr>
                <w:bCs/>
              </w:rPr>
              <w:t>20</w:t>
            </w:r>
            <w:r w:rsidR="00773AFC">
              <w:rPr>
                <w:bCs/>
              </w:rPr>
              <w:t>)</w:t>
            </w:r>
          </w:p>
        </w:tc>
        <w:tc>
          <w:tcPr>
            <w:tcW w:w="714" w:type="dxa"/>
          </w:tcPr>
          <w:p w14:paraId="4A24AA23" w14:textId="37786ADC" w:rsidR="00773AFC" w:rsidRPr="00EC29EA" w:rsidRDefault="007D3352" w:rsidP="00C0787E">
            <w:pPr>
              <w:rPr>
                <w:bCs/>
              </w:rPr>
            </w:pPr>
            <w:r>
              <w:rPr>
                <w:bCs/>
              </w:rPr>
              <w:t>0</w:t>
            </w:r>
          </w:p>
        </w:tc>
        <w:tc>
          <w:tcPr>
            <w:tcW w:w="973" w:type="dxa"/>
          </w:tcPr>
          <w:p w14:paraId="7B9FE15E" w14:textId="7055C653" w:rsidR="00773AFC" w:rsidRPr="00EC29EA" w:rsidRDefault="00773AFC" w:rsidP="00C0787E">
            <w:pPr>
              <w:rPr>
                <w:bCs/>
              </w:rPr>
            </w:pPr>
            <w:r>
              <w:rPr>
                <w:bCs/>
              </w:rPr>
              <w:t>13 (</w:t>
            </w:r>
            <w:r w:rsidR="007D3352">
              <w:rPr>
                <w:bCs/>
              </w:rPr>
              <w:t>27</w:t>
            </w:r>
            <w:r>
              <w:rPr>
                <w:bCs/>
              </w:rPr>
              <w:t>)</w:t>
            </w:r>
          </w:p>
        </w:tc>
        <w:tc>
          <w:tcPr>
            <w:tcW w:w="973" w:type="dxa"/>
          </w:tcPr>
          <w:p w14:paraId="3F95DF7D" w14:textId="7995C55A" w:rsidR="00773AFC" w:rsidRPr="00EC29EA" w:rsidRDefault="007D3352" w:rsidP="00C0787E">
            <w:pPr>
              <w:rPr>
                <w:bCs/>
              </w:rPr>
            </w:pPr>
            <w:r>
              <w:rPr>
                <w:bCs/>
              </w:rPr>
              <w:t xml:space="preserve">9 </w:t>
            </w:r>
            <w:r w:rsidR="00773AFC">
              <w:rPr>
                <w:bCs/>
              </w:rPr>
              <w:t>(</w:t>
            </w:r>
            <w:r>
              <w:rPr>
                <w:bCs/>
              </w:rPr>
              <w:t>18</w:t>
            </w:r>
            <w:r w:rsidR="00773AFC">
              <w:rPr>
                <w:bCs/>
              </w:rPr>
              <w:t>)</w:t>
            </w:r>
          </w:p>
        </w:tc>
        <w:tc>
          <w:tcPr>
            <w:tcW w:w="1055" w:type="dxa"/>
          </w:tcPr>
          <w:p w14:paraId="73ABA07D" w14:textId="668C9EE2" w:rsidR="00773AFC" w:rsidRPr="00EC29EA" w:rsidRDefault="007D3352" w:rsidP="00C0787E">
            <w:pPr>
              <w:rPr>
                <w:bCs/>
              </w:rPr>
            </w:pPr>
            <w:r>
              <w:rPr>
                <w:bCs/>
              </w:rPr>
              <w:t>15</w:t>
            </w:r>
            <w:r w:rsidR="00773AFC">
              <w:rPr>
                <w:bCs/>
              </w:rPr>
              <w:t xml:space="preserve"> (</w:t>
            </w:r>
            <w:r>
              <w:rPr>
                <w:bCs/>
              </w:rPr>
              <w:t>31</w:t>
            </w:r>
            <w:r w:rsidR="00773AFC">
              <w:rPr>
                <w:bCs/>
              </w:rPr>
              <w:t>)</w:t>
            </w:r>
          </w:p>
        </w:tc>
        <w:tc>
          <w:tcPr>
            <w:tcW w:w="850" w:type="dxa"/>
          </w:tcPr>
          <w:p w14:paraId="1A38D2B3" w14:textId="3BB82F40" w:rsidR="00773AFC" w:rsidRPr="00EC29EA" w:rsidRDefault="007D3352" w:rsidP="00C0787E">
            <w:pPr>
              <w:rPr>
                <w:bCs/>
              </w:rPr>
            </w:pPr>
            <w:r>
              <w:rPr>
                <w:bCs/>
              </w:rPr>
              <w:t>2</w:t>
            </w:r>
            <w:r w:rsidR="00773AFC">
              <w:rPr>
                <w:bCs/>
              </w:rPr>
              <w:t xml:space="preserve"> (</w:t>
            </w:r>
            <w:r>
              <w:rPr>
                <w:bCs/>
              </w:rPr>
              <w:t>4</w:t>
            </w:r>
            <w:r w:rsidR="00773AFC">
              <w:rPr>
                <w:bCs/>
              </w:rPr>
              <w:t>)</w:t>
            </w:r>
          </w:p>
        </w:tc>
        <w:tc>
          <w:tcPr>
            <w:tcW w:w="1163" w:type="dxa"/>
          </w:tcPr>
          <w:p w14:paraId="10F7D71A" w14:textId="12EBB7EF" w:rsidR="00773AFC" w:rsidRPr="00EC29EA" w:rsidRDefault="007D3352" w:rsidP="00C0787E">
            <w:pPr>
              <w:rPr>
                <w:bCs/>
              </w:rPr>
            </w:pPr>
            <w:r>
              <w:rPr>
                <w:bCs/>
              </w:rPr>
              <w:t>49</w:t>
            </w:r>
            <w:r w:rsidR="00773AFC">
              <w:rPr>
                <w:bCs/>
              </w:rPr>
              <w:t xml:space="preserve"> (100)</w:t>
            </w:r>
          </w:p>
        </w:tc>
      </w:tr>
      <w:tr w:rsidR="00773AFC" w:rsidRPr="00EC29EA" w14:paraId="2D3A446F" w14:textId="77777777" w:rsidTr="00C0787E">
        <w:tc>
          <w:tcPr>
            <w:tcW w:w="1204" w:type="dxa"/>
          </w:tcPr>
          <w:p w14:paraId="1AC9E58A" w14:textId="77777777" w:rsidR="00773AFC" w:rsidRPr="00EC29EA" w:rsidRDefault="00773AFC" w:rsidP="00C0787E">
            <w:pPr>
              <w:rPr>
                <w:bCs/>
              </w:rPr>
            </w:pPr>
            <w:r>
              <w:rPr>
                <w:bCs/>
              </w:rPr>
              <w:t>Control</w:t>
            </w:r>
          </w:p>
        </w:tc>
        <w:tc>
          <w:tcPr>
            <w:tcW w:w="1059" w:type="dxa"/>
          </w:tcPr>
          <w:p w14:paraId="4E77A7F6" w14:textId="77777777" w:rsidR="00773AFC" w:rsidRPr="00EC29EA" w:rsidRDefault="00773AFC" w:rsidP="00C0787E">
            <w:pPr>
              <w:rPr>
                <w:bCs/>
              </w:rPr>
            </w:pPr>
            <w:r>
              <w:rPr>
                <w:bCs/>
              </w:rPr>
              <w:t>M1</w:t>
            </w:r>
          </w:p>
        </w:tc>
        <w:tc>
          <w:tcPr>
            <w:tcW w:w="1134" w:type="dxa"/>
          </w:tcPr>
          <w:p w14:paraId="5F73777C" w14:textId="384A0123" w:rsidR="00773AFC" w:rsidRPr="00EC29EA" w:rsidRDefault="007D3352" w:rsidP="00C0787E">
            <w:pPr>
              <w:rPr>
                <w:bCs/>
              </w:rPr>
            </w:pPr>
            <w:r>
              <w:rPr>
                <w:bCs/>
              </w:rPr>
              <w:t>4</w:t>
            </w:r>
            <w:r w:rsidR="00773AFC">
              <w:rPr>
                <w:bCs/>
              </w:rPr>
              <w:t xml:space="preserve"> (</w:t>
            </w:r>
            <w:r>
              <w:rPr>
                <w:bCs/>
              </w:rPr>
              <w:t>36</w:t>
            </w:r>
            <w:r w:rsidR="00773AFC">
              <w:rPr>
                <w:bCs/>
              </w:rPr>
              <w:t>)</w:t>
            </w:r>
          </w:p>
        </w:tc>
        <w:tc>
          <w:tcPr>
            <w:tcW w:w="714" w:type="dxa"/>
          </w:tcPr>
          <w:p w14:paraId="6BBBB832" w14:textId="77777777" w:rsidR="00773AFC" w:rsidRPr="00EC29EA" w:rsidRDefault="00773AFC" w:rsidP="00C0787E">
            <w:pPr>
              <w:rPr>
                <w:bCs/>
              </w:rPr>
            </w:pPr>
            <w:r>
              <w:rPr>
                <w:bCs/>
              </w:rPr>
              <w:t>0</w:t>
            </w:r>
          </w:p>
        </w:tc>
        <w:tc>
          <w:tcPr>
            <w:tcW w:w="973" w:type="dxa"/>
          </w:tcPr>
          <w:p w14:paraId="1B964270" w14:textId="018E0A02" w:rsidR="00773AFC" w:rsidRPr="00EC29EA" w:rsidRDefault="007D3352" w:rsidP="00C0787E">
            <w:pPr>
              <w:rPr>
                <w:bCs/>
              </w:rPr>
            </w:pPr>
            <w:r>
              <w:rPr>
                <w:bCs/>
              </w:rPr>
              <w:t>0</w:t>
            </w:r>
          </w:p>
        </w:tc>
        <w:tc>
          <w:tcPr>
            <w:tcW w:w="973" w:type="dxa"/>
          </w:tcPr>
          <w:p w14:paraId="6E7F884B" w14:textId="6D81ABAE" w:rsidR="00773AFC" w:rsidRPr="00EC29EA" w:rsidRDefault="007D3352" w:rsidP="00C0787E">
            <w:pPr>
              <w:rPr>
                <w:bCs/>
              </w:rPr>
            </w:pPr>
            <w:r>
              <w:rPr>
                <w:bCs/>
              </w:rPr>
              <w:t>5</w:t>
            </w:r>
            <w:r w:rsidR="00773AFC">
              <w:rPr>
                <w:bCs/>
              </w:rPr>
              <w:t xml:space="preserve"> (</w:t>
            </w:r>
            <w:r>
              <w:rPr>
                <w:bCs/>
              </w:rPr>
              <w:t>46</w:t>
            </w:r>
            <w:r w:rsidR="00773AFC">
              <w:rPr>
                <w:bCs/>
              </w:rPr>
              <w:t>)</w:t>
            </w:r>
          </w:p>
        </w:tc>
        <w:tc>
          <w:tcPr>
            <w:tcW w:w="1055" w:type="dxa"/>
          </w:tcPr>
          <w:p w14:paraId="2D9C9BA2" w14:textId="2EC34ECA" w:rsidR="00773AFC" w:rsidRPr="00EC29EA" w:rsidRDefault="007D3352" w:rsidP="00C0787E">
            <w:pPr>
              <w:rPr>
                <w:bCs/>
              </w:rPr>
            </w:pPr>
            <w:r>
              <w:rPr>
                <w:bCs/>
              </w:rPr>
              <w:t>1</w:t>
            </w:r>
            <w:r w:rsidR="00773AFC">
              <w:rPr>
                <w:bCs/>
              </w:rPr>
              <w:t xml:space="preserve"> (</w:t>
            </w:r>
            <w:r>
              <w:rPr>
                <w:bCs/>
              </w:rPr>
              <w:t>9</w:t>
            </w:r>
            <w:r w:rsidR="00773AFC">
              <w:rPr>
                <w:bCs/>
              </w:rPr>
              <w:t>)</w:t>
            </w:r>
          </w:p>
        </w:tc>
        <w:tc>
          <w:tcPr>
            <w:tcW w:w="850" w:type="dxa"/>
          </w:tcPr>
          <w:p w14:paraId="6C0B6F63" w14:textId="15B264BE" w:rsidR="00773AFC" w:rsidRPr="00EC29EA" w:rsidRDefault="007D3352" w:rsidP="00C0787E">
            <w:pPr>
              <w:rPr>
                <w:bCs/>
              </w:rPr>
            </w:pPr>
            <w:r>
              <w:rPr>
                <w:bCs/>
              </w:rPr>
              <w:t>1 (9)</w:t>
            </w:r>
          </w:p>
        </w:tc>
        <w:tc>
          <w:tcPr>
            <w:tcW w:w="1163" w:type="dxa"/>
          </w:tcPr>
          <w:p w14:paraId="0DBD2B7E" w14:textId="77777777" w:rsidR="00773AFC" w:rsidRPr="00EC29EA" w:rsidRDefault="00773AFC" w:rsidP="00C0787E">
            <w:pPr>
              <w:rPr>
                <w:bCs/>
              </w:rPr>
            </w:pPr>
            <w:r>
              <w:rPr>
                <w:bCs/>
              </w:rPr>
              <w:t>11 (100)</w:t>
            </w:r>
          </w:p>
        </w:tc>
      </w:tr>
      <w:tr w:rsidR="00773AFC" w:rsidRPr="00EC29EA" w14:paraId="026E9291" w14:textId="77777777" w:rsidTr="00C0787E">
        <w:tc>
          <w:tcPr>
            <w:tcW w:w="1204" w:type="dxa"/>
          </w:tcPr>
          <w:p w14:paraId="2F6030FD" w14:textId="77777777" w:rsidR="00773AFC" w:rsidRPr="00EC29EA" w:rsidRDefault="00773AFC" w:rsidP="00C0787E">
            <w:pPr>
              <w:rPr>
                <w:bCs/>
              </w:rPr>
            </w:pPr>
          </w:p>
        </w:tc>
        <w:tc>
          <w:tcPr>
            <w:tcW w:w="1059" w:type="dxa"/>
          </w:tcPr>
          <w:p w14:paraId="18442B83" w14:textId="77777777" w:rsidR="00773AFC" w:rsidRPr="00EC29EA" w:rsidRDefault="00773AFC" w:rsidP="00C0787E">
            <w:pPr>
              <w:rPr>
                <w:bCs/>
              </w:rPr>
            </w:pPr>
            <w:r>
              <w:rPr>
                <w:bCs/>
              </w:rPr>
              <w:t>M2</w:t>
            </w:r>
          </w:p>
        </w:tc>
        <w:tc>
          <w:tcPr>
            <w:tcW w:w="1134" w:type="dxa"/>
          </w:tcPr>
          <w:p w14:paraId="0A45ECA7" w14:textId="0D99BC01" w:rsidR="00773AFC" w:rsidRPr="00EC29EA" w:rsidRDefault="007D3352" w:rsidP="00C0787E">
            <w:pPr>
              <w:rPr>
                <w:bCs/>
              </w:rPr>
            </w:pPr>
            <w:r>
              <w:rPr>
                <w:bCs/>
              </w:rPr>
              <w:t>4</w:t>
            </w:r>
            <w:r w:rsidR="00773AFC">
              <w:rPr>
                <w:bCs/>
              </w:rPr>
              <w:t xml:space="preserve"> (</w:t>
            </w:r>
            <w:r>
              <w:rPr>
                <w:bCs/>
              </w:rPr>
              <w:t>11</w:t>
            </w:r>
            <w:r w:rsidR="00773AFC">
              <w:rPr>
                <w:bCs/>
              </w:rPr>
              <w:t>)</w:t>
            </w:r>
          </w:p>
        </w:tc>
        <w:tc>
          <w:tcPr>
            <w:tcW w:w="714" w:type="dxa"/>
          </w:tcPr>
          <w:p w14:paraId="37946EA7" w14:textId="5DCE211E" w:rsidR="00773AFC" w:rsidRPr="00EC29EA" w:rsidRDefault="007D3352" w:rsidP="00C0787E">
            <w:pPr>
              <w:rPr>
                <w:bCs/>
              </w:rPr>
            </w:pPr>
            <w:r>
              <w:rPr>
                <w:bCs/>
              </w:rPr>
              <w:t>2</w:t>
            </w:r>
            <w:r w:rsidR="00773AFC">
              <w:rPr>
                <w:bCs/>
              </w:rPr>
              <w:t xml:space="preserve"> </w:t>
            </w:r>
            <w:r>
              <w:rPr>
                <w:bCs/>
              </w:rPr>
              <w:t>(5</w:t>
            </w:r>
            <w:r w:rsidR="00773AFC">
              <w:rPr>
                <w:bCs/>
              </w:rPr>
              <w:t>)</w:t>
            </w:r>
          </w:p>
        </w:tc>
        <w:tc>
          <w:tcPr>
            <w:tcW w:w="973" w:type="dxa"/>
          </w:tcPr>
          <w:p w14:paraId="5465C80B" w14:textId="664DEDCF" w:rsidR="00773AFC" w:rsidRPr="00EC29EA" w:rsidRDefault="007D3352" w:rsidP="00C0787E">
            <w:pPr>
              <w:rPr>
                <w:bCs/>
              </w:rPr>
            </w:pPr>
            <w:r>
              <w:rPr>
                <w:bCs/>
              </w:rPr>
              <w:t>9</w:t>
            </w:r>
            <w:r w:rsidR="00773AFC">
              <w:rPr>
                <w:bCs/>
              </w:rPr>
              <w:t xml:space="preserve"> (</w:t>
            </w:r>
            <w:r>
              <w:rPr>
                <w:bCs/>
              </w:rPr>
              <w:t>2</w:t>
            </w:r>
            <w:r w:rsidR="006E7DE2">
              <w:rPr>
                <w:bCs/>
              </w:rPr>
              <w:t>3</w:t>
            </w:r>
            <w:r w:rsidR="00773AFC">
              <w:rPr>
                <w:bCs/>
              </w:rPr>
              <w:t>)</w:t>
            </w:r>
          </w:p>
        </w:tc>
        <w:tc>
          <w:tcPr>
            <w:tcW w:w="973" w:type="dxa"/>
          </w:tcPr>
          <w:p w14:paraId="5FB843DB" w14:textId="53A5B40D" w:rsidR="00773AFC" w:rsidRPr="00EC29EA" w:rsidRDefault="00773AFC" w:rsidP="00C0787E">
            <w:pPr>
              <w:rPr>
                <w:bCs/>
              </w:rPr>
            </w:pPr>
            <w:r>
              <w:rPr>
                <w:bCs/>
              </w:rPr>
              <w:t>1</w:t>
            </w:r>
            <w:r w:rsidR="007D3352">
              <w:rPr>
                <w:bCs/>
              </w:rPr>
              <w:t>1</w:t>
            </w:r>
            <w:r>
              <w:rPr>
                <w:bCs/>
              </w:rPr>
              <w:t xml:space="preserve"> (</w:t>
            </w:r>
            <w:r w:rsidR="007D3352">
              <w:rPr>
                <w:bCs/>
              </w:rPr>
              <w:t>29</w:t>
            </w:r>
            <w:r>
              <w:rPr>
                <w:bCs/>
              </w:rPr>
              <w:t>)</w:t>
            </w:r>
          </w:p>
        </w:tc>
        <w:tc>
          <w:tcPr>
            <w:tcW w:w="1055" w:type="dxa"/>
          </w:tcPr>
          <w:p w14:paraId="3B101E0C" w14:textId="74918A66" w:rsidR="00773AFC" w:rsidRPr="00EC29EA" w:rsidRDefault="007D3352" w:rsidP="00C0787E">
            <w:pPr>
              <w:rPr>
                <w:bCs/>
              </w:rPr>
            </w:pPr>
            <w:r>
              <w:rPr>
                <w:bCs/>
              </w:rPr>
              <w:t>8</w:t>
            </w:r>
            <w:r w:rsidR="00773AFC">
              <w:rPr>
                <w:bCs/>
              </w:rPr>
              <w:t xml:space="preserve"> (</w:t>
            </w:r>
            <w:r>
              <w:rPr>
                <w:bCs/>
              </w:rPr>
              <w:t>21</w:t>
            </w:r>
            <w:r w:rsidR="00773AFC">
              <w:rPr>
                <w:bCs/>
              </w:rPr>
              <w:t>)</w:t>
            </w:r>
          </w:p>
        </w:tc>
        <w:tc>
          <w:tcPr>
            <w:tcW w:w="850" w:type="dxa"/>
          </w:tcPr>
          <w:p w14:paraId="745D8501" w14:textId="152142E6" w:rsidR="00773AFC" w:rsidRPr="00EC29EA" w:rsidRDefault="007D3352" w:rsidP="00C0787E">
            <w:pPr>
              <w:rPr>
                <w:bCs/>
              </w:rPr>
            </w:pPr>
            <w:r>
              <w:rPr>
                <w:bCs/>
              </w:rPr>
              <w:t>4</w:t>
            </w:r>
            <w:r w:rsidR="00773AFC">
              <w:rPr>
                <w:bCs/>
              </w:rPr>
              <w:t xml:space="preserve"> (</w:t>
            </w:r>
            <w:r>
              <w:rPr>
                <w:bCs/>
              </w:rPr>
              <w:t>11</w:t>
            </w:r>
            <w:r w:rsidR="00773AFC">
              <w:rPr>
                <w:bCs/>
              </w:rPr>
              <w:t>)</w:t>
            </w:r>
          </w:p>
        </w:tc>
        <w:tc>
          <w:tcPr>
            <w:tcW w:w="1163" w:type="dxa"/>
          </w:tcPr>
          <w:p w14:paraId="42C45E9D" w14:textId="33ACE339" w:rsidR="00773AFC" w:rsidRPr="00EC29EA" w:rsidRDefault="00773AFC" w:rsidP="00C0787E">
            <w:pPr>
              <w:rPr>
                <w:bCs/>
              </w:rPr>
            </w:pPr>
            <w:r>
              <w:rPr>
                <w:bCs/>
              </w:rPr>
              <w:t>3</w:t>
            </w:r>
            <w:r w:rsidR="007D3352">
              <w:rPr>
                <w:bCs/>
              </w:rPr>
              <w:t>8</w:t>
            </w:r>
            <w:r>
              <w:rPr>
                <w:bCs/>
              </w:rPr>
              <w:t xml:space="preserve"> (100)</w:t>
            </w:r>
          </w:p>
        </w:tc>
      </w:tr>
      <w:tr w:rsidR="00773AFC" w:rsidRPr="00EC29EA" w14:paraId="68B6B06E" w14:textId="77777777" w:rsidTr="00C0787E">
        <w:tc>
          <w:tcPr>
            <w:tcW w:w="1204" w:type="dxa"/>
          </w:tcPr>
          <w:p w14:paraId="66F97CDF" w14:textId="77777777" w:rsidR="00773AFC" w:rsidRPr="00EC29EA" w:rsidRDefault="00773AFC" w:rsidP="00C0787E">
            <w:pPr>
              <w:rPr>
                <w:bCs/>
              </w:rPr>
            </w:pPr>
          </w:p>
        </w:tc>
        <w:tc>
          <w:tcPr>
            <w:tcW w:w="1059" w:type="dxa"/>
          </w:tcPr>
          <w:p w14:paraId="0C3859B3" w14:textId="77777777" w:rsidR="00773AFC" w:rsidRPr="00EC29EA" w:rsidRDefault="00773AFC" w:rsidP="00C0787E">
            <w:pPr>
              <w:rPr>
                <w:bCs/>
              </w:rPr>
            </w:pPr>
            <w:r>
              <w:rPr>
                <w:bCs/>
              </w:rPr>
              <w:t>M4.1</w:t>
            </w:r>
          </w:p>
        </w:tc>
        <w:tc>
          <w:tcPr>
            <w:tcW w:w="1134" w:type="dxa"/>
          </w:tcPr>
          <w:p w14:paraId="68D5D49C" w14:textId="77777777" w:rsidR="00773AFC" w:rsidRPr="00EC29EA" w:rsidRDefault="00773AFC" w:rsidP="00C0787E">
            <w:pPr>
              <w:rPr>
                <w:bCs/>
              </w:rPr>
            </w:pPr>
            <w:r>
              <w:rPr>
                <w:bCs/>
              </w:rPr>
              <w:t>0</w:t>
            </w:r>
          </w:p>
        </w:tc>
        <w:tc>
          <w:tcPr>
            <w:tcW w:w="714" w:type="dxa"/>
          </w:tcPr>
          <w:p w14:paraId="6E4A416E" w14:textId="77777777" w:rsidR="00773AFC" w:rsidRPr="00EC29EA" w:rsidRDefault="00773AFC" w:rsidP="00C0787E">
            <w:pPr>
              <w:rPr>
                <w:bCs/>
              </w:rPr>
            </w:pPr>
            <w:r>
              <w:rPr>
                <w:bCs/>
              </w:rPr>
              <w:t>0</w:t>
            </w:r>
          </w:p>
        </w:tc>
        <w:tc>
          <w:tcPr>
            <w:tcW w:w="973" w:type="dxa"/>
          </w:tcPr>
          <w:p w14:paraId="31BD1438" w14:textId="77777777" w:rsidR="00773AFC" w:rsidRPr="00EC29EA" w:rsidRDefault="00773AFC" w:rsidP="00C0787E">
            <w:pPr>
              <w:rPr>
                <w:bCs/>
              </w:rPr>
            </w:pPr>
            <w:r>
              <w:rPr>
                <w:bCs/>
              </w:rPr>
              <w:t>0</w:t>
            </w:r>
          </w:p>
        </w:tc>
        <w:tc>
          <w:tcPr>
            <w:tcW w:w="973" w:type="dxa"/>
          </w:tcPr>
          <w:p w14:paraId="3DBD7A8A" w14:textId="2D5286B1" w:rsidR="00773AFC" w:rsidRPr="00EC29EA" w:rsidRDefault="00773AFC" w:rsidP="00C0787E">
            <w:pPr>
              <w:rPr>
                <w:bCs/>
              </w:rPr>
            </w:pPr>
            <w:r>
              <w:rPr>
                <w:bCs/>
              </w:rPr>
              <w:t>2 (</w:t>
            </w:r>
            <w:r w:rsidR="006E7DE2">
              <w:rPr>
                <w:bCs/>
              </w:rPr>
              <w:t>67</w:t>
            </w:r>
            <w:r>
              <w:rPr>
                <w:bCs/>
              </w:rPr>
              <w:t>)</w:t>
            </w:r>
          </w:p>
        </w:tc>
        <w:tc>
          <w:tcPr>
            <w:tcW w:w="1055" w:type="dxa"/>
          </w:tcPr>
          <w:p w14:paraId="2912E3F0" w14:textId="4B00962A" w:rsidR="00773AFC" w:rsidRPr="00EC29EA" w:rsidRDefault="007D3352" w:rsidP="00C0787E">
            <w:pPr>
              <w:rPr>
                <w:bCs/>
              </w:rPr>
            </w:pPr>
            <w:r>
              <w:rPr>
                <w:bCs/>
              </w:rPr>
              <w:t>1 (</w:t>
            </w:r>
            <w:r w:rsidR="006E7DE2">
              <w:rPr>
                <w:bCs/>
              </w:rPr>
              <w:t>33</w:t>
            </w:r>
            <w:r>
              <w:rPr>
                <w:bCs/>
              </w:rPr>
              <w:t>)</w:t>
            </w:r>
          </w:p>
        </w:tc>
        <w:tc>
          <w:tcPr>
            <w:tcW w:w="850" w:type="dxa"/>
          </w:tcPr>
          <w:p w14:paraId="54BF45ED" w14:textId="77777777" w:rsidR="00773AFC" w:rsidRPr="00EC29EA" w:rsidRDefault="00773AFC" w:rsidP="00C0787E">
            <w:pPr>
              <w:rPr>
                <w:bCs/>
              </w:rPr>
            </w:pPr>
            <w:r>
              <w:rPr>
                <w:bCs/>
              </w:rPr>
              <w:t>0</w:t>
            </w:r>
          </w:p>
        </w:tc>
        <w:tc>
          <w:tcPr>
            <w:tcW w:w="1163" w:type="dxa"/>
          </w:tcPr>
          <w:p w14:paraId="48EA89D6" w14:textId="24C60283" w:rsidR="00773AFC" w:rsidRPr="00EC29EA" w:rsidRDefault="007D3352" w:rsidP="00C0787E">
            <w:pPr>
              <w:rPr>
                <w:bCs/>
              </w:rPr>
            </w:pPr>
            <w:r>
              <w:rPr>
                <w:bCs/>
              </w:rPr>
              <w:t>3</w:t>
            </w:r>
            <w:r w:rsidR="00773AFC">
              <w:rPr>
                <w:bCs/>
              </w:rPr>
              <w:t xml:space="preserve"> (100)</w:t>
            </w:r>
          </w:p>
        </w:tc>
      </w:tr>
      <w:tr w:rsidR="00773AFC" w:rsidRPr="00EC29EA" w14:paraId="464074F0" w14:textId="77777777" w:rsidTr="00C0787E">
        <w:tc>
          <w:tcPr>
            <w:tcW w:w="1204" w:type="dxa"/>
            <w:tcBorders>
              <w:bottom w:val="single" w:sz="4" w:space="0" w:color="auto"/>
            </w:tcBorders>
          </w:tcPr>
          <w:p w14:paraId="439B560F" w14:textId="77777777" w:rsidR="00773AFC" w:rsidRPr="00EC29EA" w:rsidRDefault="00773AFC" w:rsidP="00C0787E">
            <w:pPr>
              <w:rPr>
                <w:bCs/>
              </w:rPr>
            </w:pPr>
          </w:p>
        </w:tc>
        <w:tc>
          <w:tcPr>
            <w:tcW w:w="1059" w:type="dxa"/>
            <w:tcBorders>
              <w:bottom w:val="single" w:sz="4" w:space="0" w:color="auto"/>
            </w:tcBorders>
          </w:tcPr>
          <w:p w14:paraId="39415F15" w14:textId="77777777" w:rsidR="00773AFC" w:rsidRPr="00EC29EA" w:rsidRDefault="00773AFC" w:rsidP="00C0787E">
            <w:pPr>
              <w:spacing w:after="120"/>
              <w:rPr>
                <w:bCs/>
              </w:rPr>
            </w:pPr>
            <w:r>
              <w:rPr>
                <w:bCs/>
              </w:rPr>
              <w:t>total</w:t>
            </w:r>
          </w:p>
        </w:tc>
        <w:tc>
          <w:tcPr>
            <w:tcW w:w="1134" w:type="dxa"/>
            <w:tcBorders>
              <w:bottom w:val="single" w:sz="4" w:space="0" w:color="auto"/>
            </w:tcBorders>
          </w:tcPr>
          <w:p w14:paraId="1BE9761B" w14:textId="068592F0" w:rsidR="00773AFC" w:rsidRPr="00EC29EA" w:rsidRDefault="007D3352" w:rsidP="00C0787E">
            <w:pPr>
              <w:rPr>
                <w:bCs/>
              </w:rPr>
            </w:pPr>
            <w:r>
              <w:rPr>
                <w:bCs/>
              </w:rPr>
              <w:t>8</w:t>
            </w:r>
            <w:r w:rsidR="00773AFC">
              <w:rPr>
                <w:bCs/>
              </w:rPr>
              <w:t xml:space="preserve"> (</w:t>
            </w:r>
            <w:r w:rsidR="006E7DE2">
              <w:rPr>
                <w:bCs/>
              </w:rPr>
              <w:t>15</w:t>
            </w:r>
            <w:r w:rsidR="00773AFC">
              <w:rPr>
                <w:bCs/>
              </w:rPr>
              <w:t>)</w:t>
            </w:r>
          </w:p>
        </w:tc>
        <w:tc>
          <w:tcPr>
            <w:tcW w:w="714" w:type="dxa"/>
            <w:tcBorders>
              <w:bottom w:val="single" w:sz="4" w:space="0" w:color="auto"/>
            </w:tcBorders>
          </w:tcPr>
          <w:p w14:paraId="6664BC9A" w14:textId="4D62A8F9" w:rsidR="00773AFC" w:rsidRPr="00EC29EA" w:rsidRDefault="007D3352" w:rsidP="00C0787E">
            <w:pPr>
              <w:rPr>
                <w:bCs/>
              </w:rPr>
            </w:pPr>
            <w:r>
              <w:rPr>
                <w:bCs/>
              </w:rPr>
              <w:t>2</w:t>
            </w:r>
            <w:r w:rsidR="00773AFC">
              <w:rPr>
                <w:bCs/>
              </w:rPr>
              <w:t xml:space="preserve"> (</w:t>
            </w:r>
            <w:r w:rsidR="006E7DE2">
              <w:rPr>
                <w:bCs/>
              </w:rPr>
              <w:t>4</w:t>
            </w:r>
            <w:r w:rsidR="00773AFC">
              <w:rPr>
                <w:bCs/>
              </w:rPr>
              <w:t>)</w:t>
            </w:r>
          </w:p>
        </w:tc>
        <w:tc>
          <w:tcPr>
            <w:tcW w:w="973" w:type="dxa"/>
            <w:tcBorders>
              <w:bottom w:val="single" w:sz="4" w:space="0" w:color="auto"/>
            </w:tcBorders>
          </w:tcPr>
          <w:p w14:paraId="41A45522" w14:textId="61A36168" w:rsidR="00773AFC" w:rsidRPr="00EC29EA" w:rsidRDefault="007D3352" w:rsidP="00C0787E">
            <w:pPr>
              <w:rPr>
                <w:bCs/>
              </w:rPr>
            </w:pPr>
            <w:r>
              <w:rPr>
                <w:bCs/>
              </w:rPr>
              <w:t>9</w:t>
            </w:r>
            <w:r w:rsidR="00773AFC">
              <w:rPr>
                <w:bCs/>
              </w:rPr>
              <w:t xml:space="preserve"> (</w:t>
            </w:r>
            <w:r w:rsidR="006E7DE2">
              <w:rPr>
                <w:bCs/>
              </w:rPr>
              <w:t>17</w:t>
            </w:r>
            <w:r w:rsidR="00773AFC">
              <w:rPr>
                <w:bCs/>
              </w:rPr>
              <w:t>)</w:t>
            </w:r>
          </w:p>
        </w:tc>
        <w:tc>
          <w:tcPr>
            <w:tcW w:w="973" w:type="dxa"/>
            <w:tcBorders>
              <w:bottom w:val="single" w:sz="4" w:space="0" w:color="auto"/>
            </w:tcBorders>
          </w:tcPr>
          <w:p w14:paraId="5862D67C" w14:textId="54D6F5EC" w:rsidR="00773AFC" w:rsidRPr="00EC29EA" w:rsidRDefault="007D3352" w:rsidP="00C0787E">
            <w:pPr>
              <w:rPr>
                <w:bCs/>
              </w:rPr>
            </w:pPr>
            <w:r>
              <w:rPr>
                <w:bCs/>
              </w:rPr>
              <w:t>18</w:t>
            </w:r>
            <w:r w:rsidR="00773AFC">
              <w:rPr>
                <w:bCs/>
              </w:rPr>
              <w:t xml:space="preserve"> (</w:t>
            </w:r>
            <w:r w:rsidR="006E7DE2">
              <w:rPr>
                <w:bCs/>
              </w:rPr>
              <w:t>35</w:t>
            </w:r>
            <w:r w:rsidR="00773AFC">
              <w:rPr>
                <w:bCs/>
              </w:rPr>
              <w:t>)</w:t>
            </w:r>
          </w:p>
        </w:tc>
        <w:tc>
          <w:tcPr>
            <w:tcW w:w="1055" w:type="dxa"/>
            <w:tcBorders>
              <w:bottom w:val="single" w:sz="4" w:space="0" w:color="auto"/>
            </w:tcBorders>
          </w:tcPr>
          <w:p w14:paraId="62CB4AC8" w14:textId="40EDB4C1" w:rsidR="00773AFC" w:rsidRPr="00EC29EA" w:rsidRDefault="00773AFC" w:rsidP="00C0787E">
            <w:pPr>
              <w:rPr>
                <w:bCs/>
              </w:rPr>
            </w:pPr>
            <w:r>
              <w:rPr>
                <w:bCs/>
              </w:rPr>
              <w:t>1</w:t>
            </w:r>
            <w:r w:rsidR="007D3352">
              <w:rPr>
                <w:bCs/>
              </w:rPr>
              <w:t>0</w:t>
            </w:r>
            <w:r>
              <w:rPr>
                <w:bCs/>
              </w:rPr>
              <w:t xml:space="preserve"> (</w:t>
            </w:r>
            <w:r w:rsidR="006E7DE2">
              <w:rPr>
                <w:bCs/>
              </w:rPr>
              <w:t>19</w:t>
            </w:r>
            <w:r>
              <w:rPr>
                <w:bCs/>
              </w:rPr>
              <w:t>)</w:t>
            </w:r>
          </w:p>
        </w:tc>
        <w:tc>
          <w:tcPr>
            <w:tcW w:w="850" w:type="dxa"/>
            <w:tcBorders>
              <w:bottom w:val="single" w:sz="4" w:space="0" w:color="auto"/>
            </w:tcBorders>
          </w:tcPr>
          <w:p w14:paraId="2C00BE8A" w14:textId="6E0BCAE0" w:rsidR="00773AFC" w:rsidRPr="00EC29EA" w:rsidRDefault="007D3352" w:rsidP="00C0787E">
            <w:pPr>
              <w:rPr>
                <w:bCs/>
              </w:rPr>
            </w:pPr>
            <w:r>
              <w:rPr>
                <w:bCs/>
              </w:rPr>
              <w:t>5</w:t>
            </w:r>
            <w:r w:rsidR="00773AFC">
              <w:rPr>
                <w:bCs/>
              </w:rPr>
              <w:t xml:space="preserve"> (</w:t>
            </w:r>
            <w:r w:rsidR="006E7DE2">
              <w:rPr>
                <w:bCs/>
              </w:rPr>
              <w:t>10</w:t>
            </w:r>
            <w:r w:rsidR="00773AFC">
              <w:rPr>
                <w:bCs/>
              </w:rPr>
              <w:t>)</w:t>
            </w:r>
          </w:p>
        </w:tc>
        <w:tc>
          <w:tcPr>
            <w:tcW w:w="1163" w:type="dxa"/>
            <w:tcBorders>
              <w:bottom w:val="single" w:sz="4" w:space="0" w:color="auto"/>
            </w:tcBorders>
          </w:tcPr>
          <w:p w14:paraId="339A6C7B" w14:textId="0AFDAF81" w:rsidR="00773AFC" w:rsidRPr="00EC29EA" w:rsidRDefault="007D3352" w:rsidP="00C0787E">
            <w:pPr>
              <w:rPr>
                <w:bCs/>
              </w:rPr>
            </w:pPr>
            <w:r>
              <w:rPr>
                <w:bCs/>
              </w:rPr>
              <w:t>52</w:t>
            </w:r>
            <w:r w:rsidR="00773AFC">
              <w:rPr>
                <w:bCs/>
              </w:rPr>
              <w:t xml:space="preserve"> (100)</w:t>
            </w:r>
          </w:p>
        </w:tc>
      </w:tr>
    </w:tbl>
    <w:p w14:paraId="31D2F541" w14:textId="77777777" w:rsidR="00773AFC" w:rsidRDefault="00773AFC" w:rsidP="00773AFC">
      <w:pPr>
        <w:rPr>
          <w:bCs/>
        </w:rPr>
      </w:pPr>
    </w:p>
    <w:p w14:paraId="6047821C" w14:textId="77777777" w:rsidR="00AF1846" w:rsidRDefault="00AF1846">
      <w:pPr>
        <w:rPr>
          <w:b/>
        </w:rPr>
      </w:pPr>
      <w:r>
        <w:rPr>
          <w:b/>
        </w:rPr>
        <w:br w:type="page"/>
      </w:r>
    </w:p>
    <w:p w14:paraId="3612FC75" w14:textId="689C2E7B" w:rsidR="001E46EA" w:rsidRDefault="001E46EA" w:rsidP="001E46EA">
      <w:pPr>
        <w:spacing w:line="480" w:lineRule="auto"/>
        <w:ind w:firstLine="284"/>
      </w:pPr>
      <w:commentRangeStart w:id="31"/>
      <w:r w:rsidRPr="00903225">
        <w:rPr>
          <w:b/>
          <w:bCs/>
        </w:rPr>
        <w:lastRenderedPageBreak/>
        <w:t>Table.</w:t>
      </w:r>
      <w:r>
        <w:t xml:space="preserve"> </w:t>
      </w:r>
      <w:commentRangeEnd w:id="31"/>
      <w:r>
        <w:rPr>
          <w:rStyle w:val="CommentReference"/>
        </w:rPr>
        <w:commentReference w:id="31"/>
      </w:r>
      <w:r>
        <w:t>Overview of wound healing progress (WHP) on D10 per period under bandage and treatment group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822"/>
        <w:gridCol w:w="456"/>
        <w:gridCol w:w="252"/>
        <w:gridCol w:w="1723"/>
        <w:gridCol w:w="1820"/>
        <w:gridCol w:w="465"/>
      </w:tblGrid>
      <w:tr w:rsidR="001E46EA" w14:paraId="6F2FEB18" w14:textId="77777777" w:rsidTr="0022288F">
        <w:tc>
          <w:tcPr>
            <w:tcW w:w="1701" w:type="dxa"/>
            <w:tcBorders>
              <w:top w:val="single" w:sz="4" w:space="0" w:color="auto"/>
              <w:bottom w:val="single" w:sz="4" w:space="0" w:color="auto"/>
            </w:tcBorders>
          </w:tcPr>
          <w:p w14:paraId="116BF10B" w14:textId="77777777" w:rsidR="001E46EA" w:rsidRDefault="001E46EA" w:rsidP="0022288F">
            <w:pPr>
              <w:spacing w:after="120"/>
              <w:jc w:val="right"/>
            </w:pPr>
            <w:r>
              <w:t>Control group</w:t>
            </w:r>
          </w:p>
        </w:tc>
        <w:tc>
          <w:tcPr>
            <w:tcW w:w="1822" w:type="dxa"/>
            <w:tcBorders>
              <w:top w:val="single" w:sz="4" w:space="0" w:color="auto"/>
              <w:bottom w:val="single" w:sz="4" w:space="0" w:color="auto"/>
            </w:tcBorders>
          </w:tcPr>
          <w:p w14:paraId="750AF2FB" w14:textId="77777777" w:rsidR="001E46EA" w:rsidRDefault="001E46EA" w:rsidP="0022288F">
            <w:pPr>
              <w:spacing w:after="120"/>
            </w:pPr>
            <w:r>
              <w:t>(N = 110)</w:t>
            </w:r>
          </w:p>
        </w:tc>
        <w:tc>
          <w:tcPr>
            <w:tcW w:w="456" w:type="dxa"/>
            <w:tcBorders>
              <w:top w:val="single" w:sz="4" w:space="0" w:color="auto"/>
              <w:bottom w:val="single" w:sz="4" w:space="0" w:color="auto"/>
            </w:tcBorders>
          </w:tcPr>
          <w:p w14:paraId="40188C08" w14:textId="77777777" w:rsidR="001E46EA" w:rsidRDefault="001E46EA" w:rsidP="0022288F">
            <w:pPr>
              <w:spacing w:after="120"/>
              <w:jc w:val="both"/>
            </w:pPr>
          </w:p>
        </w:tc>
        <w:tc>
          <w:tcPr>
            <w:tcW w:w="252" w:type="dxa"/>
            <w:tcBorders>
              <w:top w:val="single" w:sz="4" w:space="0" w:color="auto"/>
            </w:tcBorders>
          </w:tcPr>
          <w:p w14:paraId="08C0EAB2" w14:textId="77777777" w:rsidR="001E46EA" w:rsidRDefault="001E46EA" w:rsidP="0022288F">
            <w:pPr>
              <w:spacing w:after="120"/>
              <w:jc w:val="both"/>
            </w:pPr>
          </w:p>
        </w:tc>
        <w:tc>
          <w:tcPr>
            <w:tcW w:w="1723" w:type="dxa"/>
            <w:tcBorders>
              <w:top w:val="single" w:sz="4" w:space="0" w:color="auto"/>
              <w:bottom w:val="single" w:sz="4" w:space="0" w:color="auto"/>
            </w:tcBorders>
          </w:tcPr>
          <w:p w14:paraId="6BF875B2" w14:textId="77777777" w:rsidR="001E46EA" w:rsidRDefault="001E46EA" w:rsidP="0022288F">
            <w:pPr>
              <w:spacing w:after="120"/>
              <w:jc w:val="right"/>
            </w:pPr>
            <w:r>
              <w:t>Treatment group</w:t>
            </w:r>
          </w:p>
        </w:tc>
        <w:tc>
          <w:tcPr>
            <w:tcW w:w="1820" w:type="dxa"/>
            <w:tcBorders>
              <w:top w:val="single" w:sz="4" w:space="0" w:color="auto"/>
              <w:bottom w:val="single" w:sz="4" w:space="0" w:color="auto"/>
            </w:tcBorders>
          </w:tcPr>
          <w:p w14:paraId="35C80EFF" w14:textId="77777777" w:rsidR="001E46EA" w:rsidRDefault="001E46EA" w:rsidP="0022288F">
            <w:pPr>
              <w:spacing w:after="120"/>
            </w:pPr>
            <w:r>
              <w:t>(N = 102)</w:t>
            </w:r>
          </w:p>
        </w:tc>
        <w:tc>
          <w:tcPr>
            <w:tcW w:w="465" w:type="dxa"/>
            <w:tcBorders>
              <w:top w:val="single" w:sz="4" w:space="0" w:color="auto"/>
              <w:bottom w:val="single" w:sz="4" w:space="0" w:color="auto"/>
            </w:tcBorders>
          </w:tcPr>
          <w:p w14:paraId="56F424AD" w14:textId="77777777" w:rsidR="001E46EA" w:rsidRDefault="001E46EA" w:rsidP="0022288F">
            <w:pPr>
              <w:spacing w:after="120"/>
            </w:pPr>
          </w:p>
        </w:tc>
      </w:tr>
      <w:tr w:rsidR="001E46EA" w14:paraId="41F1F6C6" w14:textId="77777777" w:rsidTr="0022288F">
        <w:tc>
          <w:tcPr>
            <w:tcW w:w="1701" w:type="dxa"/>
            <w:tcBorders>
              <w:top w:val="single" w:sz="4" w:space="0" w:color="auto"/>
              <w:bottom w:val="single" w:sz="4" w:space="0" w:color="auto"/>
            </w:tcBorders>
          </w:tcPr>
          <w:p w14:paraId="1C5AE74A" w14:textId="77777777" w:rsidR="001E46EA" w:rsidRDefault="001E46EA" w:rsidP="0022288F">
            <w:pPr>
              <w:spacing w:after="120"/>
            </w:pPr>
            <w:commentRangeStart w:id="32"/>
            <w:r>
              <w:t>Period under bandage (N)</w:t>
            </w:r>
            <w:commentRangeEnd w:id="32"/>
            <w:r>
              <w:rPr>
                <w:rStyle w:val="CommentReference"/>
              </w:rPr>
              <w:commentReference w:id="32"/>
            </w:r>
          </w:p>
        </w:tc>
        <w:tc>
          <w:tcPr>
            <w:tcW w:w="1822" w:type="dxa"/>
            <w:tcBorders>
              <w:top w:val="single" w:sz="4" w:space="0" w:color="auto"/>
              <w:bottom w:val="single" w:sz="4" w:space="0" w:color="auto"/>
            </w:tcBorders>
          </w:tcPr>
          <w:p w14:paraId="6667C731" w14:textId="77777777" w:rsidR="001E46EA" w:rsidRDefault="001E46EA" w:rsidP="0022288F">
            <w:pPr>
              <w:spacing w:after="200"/>
            </w:pPr>
            <w:r>
              <w:t>WHP</w:t>
            </w:r>
          </w:p>
        </w:tc>
        <w:tc>
          <w:tcPr>
            <w:tcW w:w="456" w:type="dxa"/>
            <w:tcBorders>
              <w:top w:val="single" w:sz="4" w:space="0" w:color="auto"/>
              <w:bottom w:val="single" w:sz="4" w:space="0" w:color="auto"/>
            </w:tcBorders>
          </w:tcPr>
          <w:p w14:paraId="36517D51" w14:textId="77777777" w:rsidR="001E46EA" w:rsidRDefault="001E46EA" w:rsidP="0022288F">
            <w:pPr>
              <w:spacing w:after="200"/>
              <w:jc w:val="right"/>
            </w:pPr>
            <w:r>
              <w:t>N</w:t>
            </w:r>
          </w:p>
        </w:tc>
        <w:tc>
          <w:tcPr>
            <w:tcW w:w="252" w:type="dxa"/>
          </w:tcPr>
          <w:p w14:paraId="6F415015" w14:textId="77777777" w:rsidR="001E46EA" w:rsidRDefault="001E46EA" w:rsidP="0022288F">
            <w:pPr>
              <w:spacing w:after="200"/>
              <w:jc w:val="both"/>
            </w:pPr>
          </w:p>
        </w:tc>
        <w:tc>
          <w:tcPr>
            <w:tcW w:w="1723" w:type="dxa"/>
            <w:tcBorders>
              <w:top w:val="single" w:sz="4" w:space="0" w:color="auto"/>
              <w:bottom w:val="single" w:sz="4" w:space="0" w:color="auto"/>
            </w:tcBorders>
          </w:tcPr>
          <w:p w14:paraId="37AA36A8" w14:textId="77777777" w:rsidR="001E46EA" w:rsidRDefault="001E46EA" w:rsidP="0022288F">
            <w:pPr>
              <w:spacing w:after="120"/>
            </w:pPr>
            <w:r>
              <w:t>Period under bandage (N)</w:t>
            </w:r>
          </w:p>
        </w:tc>
        <w:tc>
          <w:tcPr>
            <w:tcW w:w="1820" w:type="dxa"/>
            <w:tcBorders>
              <w:top w:val="single" w:sz="4" w:space="0" w:color="auto"/>
              <w:bottom w:val="single" w:sz="4" w:space="0" w:color="auto"/>
            </w:tcBorders>
          </w:tcPr>
          <w:p w14:paraId="17FF9CC8" w14:textId="77777777" w:rsidR="001E46EA" w:rsidRDefault="001E46EA" w:rsidP="0022288F">
            <w:pPr>
              <w:spacing w:after="200"/>
            </w:pPr>
            <w:r>
              <w:t>WHP</w:t>
            </w:r>
          </w:p>
        </w:tc>
        <w:tc>
          <w:tcPr>
            <w:tcW w:w="465" w:type="dxa"/>
            <w:tcBorders>
              <w:top w:val="single" w:sz="4" w:space="0" w:color="auto"/>
              <w:bottom w:val="single" w:sz="4" w:space="0" w:color="auto"/>
            </w:tcBorders>
          </w:tcPr>
          <w:p w14:paraId="442E5EA7" w14:textId="77777777" w:rsidR="001E46EA" w:rsidRDefault="001E46EA" w:rsidP="0022288F">
            <w:pPr>
              <w:spacing w:after="200"/>
              <w:jc w:val="right"/>
            </w:pPr>
            <w:r>
              <w:t>N</w:t>
            </w:r>
          </w:p>
        </w:tc>
      </w:tr>
      <w:tr w:rsidR="001E46EA" w14:paraId="70BAEDF3" w14:textId="77777777" w:rsidTr="0022288F">
        <w:tc>
          <w:tcPr>
            <w:tcW w:w="1701" w:type="dxa"/>
            <w:tcBorders>
              <w:top w:val="single" w:sz="4" w:space="0" w:color="auto"/>
            </w:tcBorders>
          </w:tcPr>
          <w:p w14:paraId="7A94D60E" w14:textId="77777777" w:rsidR="001E46EA" w:rsidRDefault="001E46EA" w:rsidP="0022288F">
            <w:pPr>
              <w:jc w:val="both"/>
            </w:pPr>
            <w:r>
              <w:t>7 days (79)</w:t>
            </w:r>
          </w:p>
        </w:tc>
        <w:tc>
          <w:tcPr>
            <w:tcW w:w="1822" w:type="dxa"/>
            <w:tcBorders>
              <w:top w:val="single" w:sz="4" w:space="0" w:color="auto"/>
            </w:tcBorders>
          </w:tcPr>
          <w:p w14:paraId="3AE4C5E8" w14:textId="77777777" w:rsidR="001E46EA" w:rsidRDefault="001E46EA" w:rsidP="0022288F">
            <w:pPr>
              <w:jc w:val="both"/>
            </w:pPr>
            <w:r>
              <w:t>Improved</w:t>
            </w:r>
          </w:p>
        </w:tc>
        <w:tc>
          <w:tcPr>
            <w:tcW w:w="456" w:type="dxa"/>
            <w:tcBorders>
              <w:top w:val="single" w:sz="4" w:space="0" w:color="auto"/>
            </w:tcBorders>
          </w:tcPr>
          <w:p w14:paraId="758921A1" w14:textId="77777777" w:rsidR="001E46EA" w:rsidRDefault="001E46EA" w:rsidP="0022288F">
            <w:pPr>
              <w:jc w:val="right"/>
            </w:pPr>
            <w:r>
              <w:t>17</w:t>
            </w:r>
          </w:p>
        </w:tc>
        <w:tc>
          <w:tcPr>
            <w:tcW w:w="252" w:type="dxa"/>
          </w:tcPr>
          <w:p w14:paraId="28DC2137" w14:textId="77777777" w:rsidR="001E46EA" w:rsidRDefault="001E46EA" w:rsidP="0022288F">
            <w:pPr>
              <w:jc w:val="both"/>
            </w:pPr>
          </w:p>
        </w:tc>
        <w:tc>
          <w:tcPr>
            <w:tcW w:w="1723" w:type="dxa"/>
            <w:tcBorders>
              <w:top w:val="single" w:sz="4" w:space="0" w:color="auto"/>
            </w:tcBorders>
          </w:tcPr>
          <w:p w14:paraId="1FF2FB0C" w14:textId="77777777" w:rsidR="001E46EA" w:rsidRDefault="001E46EA" w:rsidP="0022288F">
            <w:pPr>
              <w:jc w:val="both"/>
            </w:pPr>
            <w:r>
              <w:t>7 days (13)</w:t>
            </w:r>
          </w:p>
        </w:tc>
        <w:tc>
          <w:tcPr>
            <w:tcW w:w="1820" w:type="dxa"/>
            <w:tcBorders>
              <w:top w:val="single" w:sz="4" w:space="0" w:color="auto"/>
            </w:tcBorders>
          </w:tcPr>
          <w:p w14:paraId="4795BA73" w14:textId="77777777" w:rsidR="001E46EA" w:rsidRDefault="001E46EA" w:rsidP="0022288F">
            <w:pPr>
              <w:jc w:val="both"/>
            </w:pPr>
            <w:r>
              <w:t>Improved</w:t>
            </w:r>
          </w:p>
        </w:tc>
        <w:tc>
          <w:tcPr>
            <w:tcW w:w="465" w:type="dxa"/>
            <w:tcBorders>
              <w:top w:val="single" w:sz="4" w:space="0" w:color="auto"/>
            </w:tcBorders>
          </w:tcPr>
          <w:p w14:paraId="561EA55E" w14:textId="77777777" w:rsidR="001E46EA" w:rsidRDefault="001E46EA" w:rsidP="0022288F">
            <w:pPr>
              <w:jc w:val="right"/>
            </w:pPr>
            <w:r>
              <w:t>5</w:t>
            </w:r>
          </w:p>
        </w:tc>
      </w:tr>
      <w:tr w:rsidR="001E46EA" w14:paraId="4E38C6B7" w14:textId="77777777" w:rsidTr="0022288F">
        <w:tc>
          <w:tcPr>
            <w:tcW w:w="1701" w:type="dxa"/>
          </w:tcPr>
          <w:p w14:paraId="4E476535" w14:textId="77777777" w:rsidR="001E46EA" w:rsidRDefault="001E46EA" w:rsidP="0022288F">
            <w:pPr>
              <w:jc w:val="both"/>
            </w:pPr>
          </w:p>
        </w:tc>
        <w:tc>
          <w:tcPr>
            <w:tcW w:w="1822" w:type="dxa"/>
          </w:tcPr>
          <w:p w14:paraId="24028BAE" w14:textId="77777777" w:rsidR="001E46EA" w:rsidRDefault="001E46EA" w:rsidP="0022288F">
            <w:pPr>
              <w:jc w:val="both"/>
            </w:pPr>
            <w:r>
              <w:t>Equal</w:t>
            </w:r>
          </w:p>
        </w:tc>
        <w:tc>
          <w:tcPr>
            <w:tcW w:w="456" w:type="dxa"/>
          </w:tcPr>
          <w:p w14:paraId="10B55B7E" w14:textId="77777777" w:rsidR="001E46EA" w:rsidRDefault="001E46EA" w:rsidP="0022288F">
            <w:pPr>
              <w:jc w:val="right"/>
            </w:pPr>
            <w:r>
              <w:t>7</w:t>
            </w:r>
          </w:p>
        </w:tc>
        <w:tc>
          <w:tcPr>
            <w:tcW w:w="252" w:type="dxa"/>
          </w:tcPr>
          <w:p w14:paraId="1883BCFA" w14:textId="77777777" w:rsidR="001E46EA" w:rsidRDefault="001E46EA" w:rsidP="0022288F">
            <w:pPr>
              <w:jc w:val="both"/>
            </w:pPr>
          </w:p>
        </w:tc>
        <w:tc>
          <w:tcPr>
            <w:tcW w:w="1723" w:type="dxa"/>
          </w:tcPr>
          <w:p w14:paraId="10F5923F" w14:textId="77777777" w:rsidR="001E46EA" w:rsidRDefault="001E46EA" w:rsidP="0022288F">
            <w:pPr>
              <w:jc w:val="both"/>
            </w:pPr>
          </w:p>
        </w:tc>
        <w:tc>
          <w:tcPr>
            <w:tcW w:w="1820" w:type="dxa"/>
          </w:tcPr>
          <w:p w14:paraId="37F8430B" w14:textId="77777777" w:rsidR="001E46EA" w:rsidRDefault="001E46EA" w:rsidP="0022288F">
            <w:pPr>
              <w:jc w:val="both"/>
            </w:pPr>
            <w:r>
              <w:t>Equal</w:t>
            </w:r>
          </w:p>
        </w:tc>
        <w:tc>
          <w:tcPr>
            <w:tcW w:w="465" w:type="dxa"/>
          </w:tcPr>
          <w:p w14:paraId="4A30D3C3" w14:textId="77777777" w:rsidR="001E46EA" w:rsidRDefault="001E46EA" w:rsidP="0022288F">
            <w:pPr>
              <w:jc w:val="right"/>
            </w:pPr>
            <w:r>
              <w:t>5</w:t>
            </w:r>
          </w:p>
        </w:tc>
      </w:tr>
      <w:tr w:rsidR="001E46EA" w14:paraId="736ACE94" w14:textId="77777777" w:rsidTr="0022288F">
        <w:tc>
          <w:tcPr>
            <w:tcW w:w="1701" w:type="dxa"/>
          </w:tcPr>
          <w:p w14:paraId="732C4361" w14:textId="77777777" w:rsidR="001E46EA" w:rsidRDefault="001E46EA" w:rsidP="0022288F">
            <w:pPr>
              <w:jc w:val="both"/>
            </w:pPr>
          </w:p>
        </w:tc>
        <w:tc>
          <w:tcPr>
            <w:tcW w:w="1822" w:type="dxa"/>
          </w:tcPr>
          <w:p w14:paraId="0421C578" w14:textId="77777777" w:rsidR="001E46EA" w:rsidRDefault="001E46EA" w:rsidP="0022288F">
            <w:pPr>
              <w:jc w:val="both"/>
            </w:pPr>
            <w:r>
              <w:t>Worsened</w:t>
            </w:r>
          </w:p>
        </w:tc>
        <w:tc>
          <w:tcPr>
            <w:tcW w:w="456" w:type="dxa"/>
          </w:tcPr>
          <w:p w14:paraId="1EA14F5B" w14:textId="77777777" w:rsidR="001E46EA" w:rsidRDefault="001E46EA" w:rsidP="0022288F">
            <w:pPr>
              <w:jc w:val="right"/>
            </w:pPr>
            <w:r>
              <w:t>1</w:t>
            </w:r>
          </w:p>
        </w:tc>
        <w:tc>
          <w:tcPr>
            <w:tcW w:w="252" w:type="dxa"/>
          </w:tcPr>
          <w:p w14:paraId="2D6E29D4" w14:textId="77777777" w:rsidR="001E46EA" w:rsidRDefault="001E46EA" w:rsidP="0022288F">
            <w:pPr>
              <w:jc w:val="both"/>
            </w:pPr>
          </w:p>
        </w:tc>
        <w:tc>
          <w:tcPr>
            <w:tcW w:w="1723" w:type="dxa"/>
          </w:tcPr>
          <w:p w14:paraId="764786B3" w14:textId="77777777" w:rsidR="001E46EA" w:rsidRDefault="001E46EA" w:rsidP="0022288F">
            <w:pPr>
              <w:jc w:val="both"/>
            </w:pPr>
          </w:p>
        </w:tc>
        <w:tc>
          <w:tcPr>
            <w:tcW w:w="1820" w:type="dxa"/>
          </w:tcPr>
          <w:p w14:paraId="31077551" w14:textId="77777777" w:rsidR="001E46EA" w:rsidRDefault="001E46EA" w:rsidP="0022288F">
            <w:pPr>
              <w:jc w:val="both"/>
            </w:pPr>
            <w:r>
              <w:t>Worsened</w:t>
            </w:r>
          </w:p>
        </w:tc>
        <w:tc>
          <w:tcPr>
            <w:tcW w:w="465" w:type="dxa"/>
          </w:tcPr>
          <w:p w14:paraId="062C7AAC" w14:textId="77777777" w:rsidR="001E46EA" w:rsidRDefault="001E46EA" w:rsidP="0022288F">
            <w:pPr>
              <w:jc w:val="right"/>
            </w:pPr>
            <w:r>
              <w:t>1</w:t>
            </w:r>
          </w:p>
        </w:tc>
      </w:tr>
      <w:tr w:rsidR="001E46EA" w14:paraId="229AC537" w14:textId="77777777" w:rsidTr="0022288F">
        <w:tc>
          <w:tcPr>
            <w:tcW w:w="1701" w:type="dxa"/>
          </w:tcPr>
          <w:p w14:paraId="63840983" w14:textId="77777777" w:rsidR="001E46EA" w:rsidRDefault="001E46EA" w:rsidP="0022288F">
            <w:pPr>
              <w:spacing w:after="120"/>
              <w:jc w:val="both"/>
            </w:pPr>
          </w:p>
        </w:tc>
        <w:tc>
          <w:tcPr>
            <w:tcW w:w="1822" w:type="dxa"/>
          </w:tcPr>
          <w:p w14:paraId="5B6DC945" w14:textId="77777777" w:rsidR="001E46EA" w:rsidRDefault="001E46EA" w:rsidP="0022288F">
            <w:pPr>
              <w:spacing w:after="120"/>
              <w:jc w:val="both"/>
            </w:pPr>
            <w:r>
              <w:t>Unable to score</w:t>
            </w:r>
          </w:p>
        </w:tc>
        <w:tc>
          <w:tcPr>
            <w:tcW w:w="456" w:type="dxa"/>
          </w:tcPr>
          <w:p w14:paraId="1DCF3E60" w14:textId="77777777" w:rsidR="001E46EA" w:rsidRDefault="001E46EA" w:rsidP="0022288F">
            <w:pPr>
              <w:spacing w:after="120"/>
              <w:jc w:val="right"/>
            </w:pPr>
            <w:r>
              <w:t>54</w:t>
            </w:r>
          </w:p>
        </w:tc>
        <w:tc>
          <w:tcPr>
            <w:tcW w:w="252" w:type="dxa"/>
          </w:tcPr>
          <w:p w14:paraId="3298A857" w14:textId="77777777" w:rsidR="001E46EA" w:rsidRDefault="001E46EA" w:rsidP="0022288F">
            <w:pPr>
              <w:spacing w:after="120"/>
              <w:jc w:val="both"/>
            </w:pPr>
          </w:p>
        </w:tc>
        <w:tc>
          <w:tcPr>
            <w:tcW w:w="1723" w:type="dxa"/>
          </w:tcPr>
          <w:p w14:paraId="257EE5AD" w14:textId="77777777" w:rsidR="001E46EA" w:rsidRDefault="001E46EA" w:rsidP="0022288F">
            <w:pPr>
              <w:spacing w:after="120"/>
              <w:jc w:val="both"/>
            </w:pPr>
          </w:p>
        </w:tc>
        <w:tc>
          <w:tcPr>
            <w:tcW w:w="1820" w:type="dxa"/>
          </w:tcPr>
          <w:p w14:paraId="103DF00C" w14:textId="77777777" w:rsidR="001E46EA" w:rsidRDefault="001E46EA" w:rsidP="0022288F">
            <w:pPr>
              <w:spacing w:after="120"/>
              <w:jc w:val="both"/>
            </w:pPr>
            <w:r>
              <w:t>Unable to score</w:t>
            </w:r>
          </w:p>
        </w:tc>
        <w:tc>
          <w:tcPr>
            <w:tcW w:w="465" w:type="dxa"/>
          </w:tcPr>
          <w:p w14:paraId="332EB9CD" w14:textId="77777777" w:rsidR="001E46EA" w:rsidRDefault="001E46EA" w:rsidP="0022288F">
            <w:pPr>
              <w:spacing w:after="120"/>
              <w:jc w:val="right"/>
            </w:pPr>
            <w:r>
              <w:t>2</w:t>
            </w:r>
          </w:p>
        </w:tc>
      </w:tr>
      <w:tr w:rsidR="001E46EA" w14:paraId="76C42F0C" w14:textId="77777777" w:rsidTr="0022288F">
        <w:tc>
          <w:tcPr>
            <w:tcW w:w="1701" w:type="dxa"/>
          </w:tcPr>
          <w:p w14:paraId="268C9D5B" w14:textId="77777777" w:rsidR="001E46EA" w:rsidRDefault="001E46EA" w:rsidP="0022288F">
            <w:pPr>
              <w:jc w:val="right"/>
            </w:pPr>
            <w:r>
              <w:t>M4.1 (4)</w:t>
            </w:r>
          </w:p>
        </w:tc>
        <w:tc>
          <w:tcPr>
            <w:tcW w:w="1822" w:type="dxa"/>
          </w:tcPr>
          <w:p w14:paraId="7B7D85BF" w14:textId="77777777" w:rsidR="001E46EA" w:rsidRDefault="001E46EA" w:rsidP="0022288F">
            <w:pPr>
              <w:jc w:val="both"/>
            </w:pPr>
            <w:r>
              <w:t>Improved</w:t>
            </w:r>
          </w:p>
        </w:tc>
        <w:tc>
          <w:tcPr>
            <w:tcW w:w="456" w:type="dxa"/>
          </w:tcPr>
          <w:p w14:paraId="1980DA7D" w14:textId="77777777" w:rsidR="001E46EA" w:rsidRDefault="001E46EA" w:rsidP="0022288F">
            <w:pPr>
              <w:jc w:val="right"/>
            </w:pPr>
            <w:r>
              <w:t>0</w:t>
            </w:r>
          </w:p>
        </w:tc>
        <w:tc>
          <w:tcPr>
            <w:tcW w:w="252" w:type="dxa"/>
          </w:tcPr>
          <w:p w14:paraId="7F4AA8AD" w14:textId="77777777" w:rsidR="001E46EA" w:rsidRDefault="001E46EA" w:rsidP="0022288F">
            <w:pPr>
              <w:jc w:val="both"/>
            </w:pPr>
          </w:p>
        </w:tc>
        <w:tc>
          <w:tcPr>
            <w:tcW w:w="1723" w:type="dxa"/>
          </w:tcPr>
          <w:p w14:paraId="6E35E8AF" w14:textId="77777777" w:rsidR="001E46EA" w:rsidRDefault="001E46EA" w:rsidP="0022288F">
            <w:pPr>
              <w:jc w:val="right"/>
            </w:pPr>
            <w:r>
              <w:t>M4.1 (5)</w:t>
            </w:r>
          </w:p>
        </w:tc>
        <w:tc>
          <w:tcPr>
            <w:tcW w:w="1820" w:type="dxa"/>
          </w:tcPr>
          <w:p w14:paraId="252C7AE3" w14:textId="77777777" w:rsidR="001E46EA" w:rsidRDefault="001E46EA" w:rsidP="0022288F">
            <w:pPr>
              <w:jc w:val="both"/>
            </w:pPr>
            <w:r>
              <w:t>Improved</w:t>
            </w:r>
          </w:p>
        </w:tc>
        <w:tc>
          <w:tcPr>
            <w:tcW w:w="465" w:type="dxa"/>
          </w:tcPr>
          <w:p w14:paraId="36730CF0" w14:textId="77777777" w:rsidR="001E46EA" w:rsidRDefault="001E46EA" w:rsidP="0022288F">
            <w:pPr>
              <w:jc w:val="right"/>
            </w:pPr>
            <w:r>
              <w:t>4</w:t>
            </w:r>
          </w:p>
        </w:tc>
      </w:tr>
      <w:tr w:rsidR="001E46EA" w14:paraId="0F45CE4F" w14:textId="77777777" w:rsidTr="0022288F">
        <w:tc>
          <w:tcPr>
            <w:tcW w:w="1701" w:type="dxa"/>
          </w:tcPr>
          <w:p w14:paraId="5F4DD3B9" w14:textId="77777777" w:rsidR="001E46EA" w:rsidRDefault="001E46EA" w:rsidP="0022288F">
            <w:pPr>
              <w:jc w:val="both"/>
            </w:pPr>
          </w:p>
        </w:tc>
        <w:tc>
          <w:tcPr>
            <w:tcW w:w="1822" w:type="dxa"/>
          </w:tcPr>
          <w:p w14:paraId="47C03D7E" w14:textId="77777777" w:rsidR="001E46EA" w:rsidRDefault="001E46EA" w:rsidP="0022288F">
            <w:pPr>
              <w:jc w:val="both"/>
            </w:pPr>
            <w:r>
              <w:t>Equal</w:t>
            </w:r>
          </w:p>
        </w:tc>
        <w:tc>
          <w:tcPr>
            <w:tcW w:w="456" w:type="dxa"/>
          </w:tcPr>
          <w:p w14:paraId="3503EA15" w14:textId="77777777" w:rsidR="001E46EA" w:rsidRDefault="001E46EA" w:rsidP="0022288F">
            <w:pPr>
              <w:jc w:val="right"/>
            </w:pPr>
            <w:r>
              <w:t>1</w:t>
            </w:r>
          </w:p>
        </w:tc>
        <w:tc>
          <w:tcPr>
            <w:tcW w:w="252" w:type="dxa"/>
          </w:tcPr>
          <w:p w14:paraId="72380343" w14:textId="77777777" w:rsidR="001E46EA" w:rsidRDefault="001E46EA" w:rsidP="0022288F">
            <w:pPr>
              <w:jc w:val="both"/>
            </w:pPr>
          </w:p>
        </w:tc>
        <w:tc>
          <w:tcPr>
            <w:tcW w:w="1723" w:type="dxa"/>
          </w:tcPr>
          <w:p w14:paraId="69E22729" w14:textId="77777777" w:rsidR="001E46EA" w:rsidRDefault="001E46EA" w:rsidP="0022288F">
            <w:pPr>
              <w:jc w:val="both"/>
            </w:pPr>
          </w:p>
        </w:tc>
        <w:tc>
          <w:tcPr>
            <w:tcW w:w="1820" w:type="dxa"/>
          </w:tcPr>
          <w:p w14:paraId="2405399F" w14:textId="77777777" w:rsidR="001E46EA" w:rsidRDefault="001E46EA" w:rsidP="0022288F">
            <w:pPr>
              <w:jc w:val="both"/>
            </w:pPr>
            <w:r>
              <w:t>Equal</w:t>
            </w:r>
          </w:p>
        </w:tc>
        <w:tc>
          <w:tcPr>
            <w:tcW w:w="465" w:type="dxa"/>
          </w:tcPr>
          <w:p w14:paraId="7780478C" w14:textId="77777777" w:rsidR="001E46EA" w:rsidRDefault="001E46EA" w:rsidP="0022288F">
            <w:pPr>
              <w:jc w:val="right"/>
            </w:pPr>
            <w:r>
              <w:t>1</w:t>
            </w:r>
          </w:p>
        </w:tc>
      </w:tr>
      <w:tr w:rsidR="001E46EA" w14:paraId="7D2CDF93" w14:textId="77777777" w:rsidTr="0022288F">
        <w:tc>
          <w:tcPr>
            <w:tcW w:w="1701" w:type="dxa"/>
          </w:tcPr>
          <w:p w14:paraId="04085756" w14:textId="77777777" w:rsidR="001E46EA" w:rsidRDefault="001E46EA" w:rsidP="0022288F">
            <w:pPr>
              <w:jc w:val="both"/>
            </w:pPr>
          </w:p>
        </w:tc>
        <w:tc>
          <w:tcPr>
            <w:tcW w:w="1822" w:type="dxa"/>
          </w:tcPr>
          <w:p w14:paraId="4F0B3F48" w14:textId="77777777" w:rsidR="001E46EA" w:rsidRDefault="001E46EA" w:rsidP="0022288F">
            <w:pPr>
              <w:jc w:val="both"/>
            </w:pPr>
            <w:r>
              <w:t>Worsened</w:t>
            </w:r>
          </w:p>
        </w:tc>
        <w:tc>
          <w:tcPr>
            <w:tcW w:w="456" w:type="dxa"/>
          </w:tcPr>
          <w:p w14:paraId="7D877A1B" w14:textId="77777777" w:rsidR="001E46EA" w:rsidRDefault="001E46EA" w:rsidP="0022288F">
            <w:pPr>
              <w:jc w:val="right"/>
            </w:pPr>
            <w:r>
              <w:t>0</w:t>
            </w:r>
          </w:p>
        </w:tc>
        <w:tc>
          <w:tcPr>
            <w:tcW w:w="252" w:type="dxa"/>
          </w:tcPr>
          <w:p w14:paraId="51644C8D" w14:textId="77777777" w:rsidR="001E46EA" w:rsidRDefault="001E46EA" w:rsidP="0022288F">
            <w:pPr>
              <w:jc w:val="both"/>
            </w:pPr>
          </w:p>
        </w:tc>
        <w:tc>
          <w:tcPr>
            <w:tcW w:w="1723" w:type="dxa"/>
          </w:tcPr>
          <w:p w14:paraId="0FD9A90C" w14:textId="77777777" w:rsidR="001E46EA" w:rsidRDefault="001E46EA" w:rsidP="0022288F">
            <w:pPr>
              <w:jc w:val="both"/>
            </w:pPr>
          </w:p>
        </w:tc>
        <w:tc>
          <w:tcPr>
            <w:tcW w:w="1820" w:type="dxa"/>
          </w:tcPr>
          <w:p w14:paraId="2C36F373" w14:textId="77777777" w:rsidR="001E46EA" w:rsidRDefault="001E46EA" w:rsidP="0022288F">
            <w:pPr>
              <w:jc w:val="both"/>
            </w:pPr>
            <w:r>
              <w:t>Worsened</w:t>
            </w:r>
          </w:p>
        </w:tc>
        <w:tc>
          <w:tcPr>
            <w:tcW w:w="465" w:type="dxa"/>
          </w:tcPr>
          <w:p w14:paraId="53263E32" w14:textId="77777777" w:rsidR="001E46EA" w:rsidRDefault="001E46EA" w:rsidP="0022288F">
            <w:pPr>
              <w:jc w:val="right"/>
            </w:pPr>
            <w:r>
              <w:t>0</w:t>
            </w:r>
          </w:p>
        </w:tc>
      </w:tr>
      <w:tr w:rsidR="001E46EA" w14:paraId="57E183B3" w14:textId="77777777" w:rsidTr="0022288F">
        <w:tc>
          <w:tcPr>
            <w:tcW w:w="1701" w:type="dxa"/>
          </w:tcPr>
          <w:p w14:paraId="3D89FB52" w14:textId="77777777" w:rsidR="001E46EA" w:rsidRDefault="001E46EA" w:rsidP="0022288F">
            <w:pPr>
              <w:spacing w:after="120"/>
              <w:jc w:val="both"/>
            </w:pPr>
          </w:p>
        </w:tc>
        <w:tc>
          <w:tcPr>
            <w:tcW w:w="1822" w:type="dxa"/>
          </w:tcPr>
          <w:p w14:paraId="717B486F" w14:textId="77777777" w:rsidR="001E46EA" w:rsidRDefault="001E46EA" w:rsidP="0022288F">
            <w:pPr>
              <w:spacing w:after="120"/>
              <w:jc w:val="both"/>
            </w:pPr>
            <w:r>
              <w:t>Unable to score</w:t>
            </w:r>
          </w:p>
        </w:tc>
        <w:tc>
          <w:tcPr>
            <w:tcW w:w="456" w:type="dxa"/>
          </w:tcPr>
          <w:p w14:paraId="2196CDC0" w14:textId="77777777" w:rsidR="001E46EA" w:rsidRDefault="001E46EA" w:rsidP="0022288F">
            <w:pPr>
              <w:spacing w:after="120"/>
              <w:jc w:val="right"/>
            </w:pPr>
            <w:r>
              <w:t>3</w:t>
            </w:r>
          </w:p>
        </w:tc>
        <w:tc>
          <w:tcPr>
            <w:tcW w:w="252" w:type="dxa"/>
          </w:tcPr>
          <w:p w14:paraId="3160094E" w14:textId="77777777" w:rsidR="001E46EA" w:rsidRDefault="001E46EA" w:rsidP="0022288F">
            <w:pPr>
              <w:spacing w:after="120"/>
              <w:jc w:val="both"/>
            </w:pPr>
          </w:p>
        </w:tc>
        <w:tc>
          <w:tcPr>
            <w:tcW w:w="1723" w:type="dxa"/>
          </w:tcPr>
          <w:p w14:paraId="4C51C4E9" w14:textId="77777777" w:rsidR="001E46EA" w:rsidRDefault="001E46EA" w:rsidP="0022288F">
            <w:pPr>
              <w:spacing w:after="120"/>
              <w:jc w:val="both"/>
            </w:pPr>
          </w:p>
        </w:tc>
        <w:tc>
          <w:tcPr>
            <w:tcW w:w="1820" w:type="dxa"/>
          </w:tcPr>
          <w:p w14:paraId="77FBF4BC" w14:textId="77777777" w:rsidR="001E46EA" w:rsidRDefault="001E46EA" w:rsidP="0022288F">
            <w:pPr>
              <w:spacing w:after="120"/>
              <w:jc w:val="both"/>
            </w:pPr>
            <w:r>
              <w:t>Unable to score</w:t>
            </w:r>
          </w:p>
        </w:tc>
        <w:tc>
          <w:tcPr>
            <w:tcW w:w="465" w:type="dxa"/>
          </w:tcPr>
          <w:p w14:paraId="17E8C530" w14:textId="77777777" w:rsidR="001E46EA" w:rsidRDefault="001E46EA" w:rsidP="0022288F">
            <w:pPr>
              <w:spacing w:after="120"/>
              <w:jc w:val="right"/>
            </w:pPr>
            <w:r>
              <w:t>0</w:t>
            </w:r>
          </w:p>
        </w:tc>
      </w:tr>
      <w:tr w:rsidR="001E46EA" w14:paraId="5D16A669" w14:textId="77777777" w:rsidTr="0022288F">
        <w:tc>
          <w:tcPr>
            <w:tcW w:w="1701" w:type="dxa"/>
          </w:tcPr>
          <w:p w14:paraId="01864BE3" w14:textId="77777777" w:rsidR="001E46EA" w:rsidRDefault="001E46EA" w:rsidP="0022288F">
            <w:pPr>
              <w:jc w:val="both"/>
            </w:pPr>
            <w:r>
              <w:t>10 days (27)</w:t>
            </w:r>
          </w:p>
        </w:tc>
        <w:tc>
          <w:tcPr>
            <w:tcW w:w="1822" w:type="dxa"/>
          </w:tcPr>
          <w:p w14:paraId="1819FF7C" w14:textId="77777777" w:rsidR="001E46EA" w:rsidRDefault="001E46EA" w:rsidP="0022288F">
            <w:pPr>
              <w:jc w:val="both"/>
            </w:pPr>
            <w:r>
              <w:t>Improved</w:t>
            </w:r>
          </w:p>
        </w:tc>
        <w:tc>
          <w:tcPr>
            <w:tcW w:w="456" w:type="dxa"/>
          </w:tcPr>
          <w:p w14:paraId="386AFE7B" w14:textId="77777777" w:rsidR="001E46EA" w:rsidRDefault="001E46EA" w:rsidP="0022288F">
            <w:pPr>
              <w:jc w:val="right"/>
            </w:pPr>
            <w:r>
              <w:t>6</w:t>
            </w:r>
          </w:p>
        </w:tc>
        <w:tc>
          <w:tcPr>
            <w:tcW w:w="252" w:type="dxa"/>
          </w:tcPr>
          <w:p w14:paraId="7BB19021" w14:textId="77777777" w:rsidR="001E46EA" w:rsidRDefault="001E46EA" w:rsidP="0022288F">
            <w:pPr>
              <w:jc w:val="both"/>
            </w:pPr>
          </w:p>
        </w:tc>
        <w:tc>
          <w:tcPr>
            <w:tcW w:w="1723" w:type="dxa"/>
          </w:tcPr>
          <w:p w14:paraId="65F3499B" w14:textId="77777777" w:rsidR="001E46EA" w:rsidRDefault="001E46EA" w:rsidP="0022288F">
            <w:pPr>
              <w:jc w:val="both"/>
            </w:pPr>
            <w:r>
              <w:t>10 days (84)</w:t>
            </w:r>
          </w:p>
        </w:tc>
        <w:tc>
          <w:tcPr>
            <w:tcW w:w="1820" w:type="dxa"/>
          </w:tcPr>
          <w:p w14:paraId="415BB6D2" w14:textId="77777777" w:rsidR="001E46EA" w:rsidRDefault="001E46EA" w:rsidP="0022288F">
            <w:pPr>
              <w:jc w:val="both"/>
            </w:pPr>
            <w:r>
              <w:t>Improved</w:t>
            </w:r>
          </w:p>
        </w:tc>
        <w:tc>
          <w:tcPr>
            <w:tcW w:w="465" w:type="dxa"/>
          </w:tcPr>
          <w:p w14:paraId="76816543" w14:textId="77777777" w:rsidR="001E46EA" w:rsidRDefault="001E46EA" w:rsidP="0022288F">
            <w:pPr>
              <w:jc w:val="right"/>
            </w:pPr>
            <w:r>
              <w:t>56</w:t>
            </w:r>
          </w:p>
        </w:tc>
      </w:tr>
      <w:tr w:rsidR="001E46EA" w14:paraId="24A188C8" w14:textId="77777777" w:rsidTr="0022288F">
        <w:tc>
          <w:tcPr>
            <w:tcW w:w="1701" w:type="dxa"/>
          </w:tcPr>
          <w:p w14:paraId="48FAF9B6" w14:textId="77777777" w:rsidR="001E46EA" w:rsidRDefault="001E46EA" w:rsidP="0022288F">
            <w:pPr>
              <w:jc w:val="both"/>
            </w:pPr>
          </w:p>
        </w:tc>
        <w:tc>
          <w:tcPr>
            <w:tcW w:w="1822" w:type="dxa"/>
          </w:tcPr>
          <w:p w14:paraId="5F4AA6B6" w14:textId="77777777" w:rsidR="001E46EA" w:rsidRDefault="001E46EA" w:rsidP="0022288F">
            <w:pPr>
              <w:jc w:val="both"/>
            </w:pPr>
            <w:r>
              <w:t>Equal</w:t>
            </w:r>
          </w:p>
        </w:tc>
        <w:tc>
          <w:tcPr>
            <w:tcW w:w="456" w:type="dxa"/>
          </w:tcPr>
          <w:p w14:paraId="4DEA8E06" w14:textId="77777777" w:rsidR="001E46EA" w:rsidRDefault="001E46EA" w:rsidP="0022288F">
            <w:pPr>
              <w:jc w:val="right"/>
            </w:pPr>
            <w:r>
              <w:t>2</w:t>
            </w:r>
          </w:p>
        </w:tc>
        <w:tc>
          <w:tcPr>
            <w:tcW w:w="252" w:type="dxa"/>
          </w:tcPr>
          <w:p w14:paraId="3A576A53" w14:textId="77777777" w:rsidR="001E46EA" w:rsidRDefault="001E46EA" w:rsidP="0022288F">
            <w:pPr>
              <w:jc w:val="both"/>
            </w:pPr>
          </w:p>
        </w:tc>
        <w:tc>
          <w:tcPr>
            <w:tcW w:w="1723" w:type="dxa"/>
          </w:tcPr>
          <w:p w14:paraId="4696CC71" w14:textId="77777777" w:rsidR="001E46EA" w:rsidRDefault="001E46EA" w:rsidP="0022288F">
            <w:pPr>
              <w:jc w:val="both"/>
            </w:pPr>
          </w:p>
        </w:tc>
        <w:tc>
          <w:tcPr>
            <w:tcW w:w="1820" w:type="dxa"/>
          </w:tcPr>
          <w:p w14:paraId="222DE02C" w14:textId="77777777" w:rsidR="001E46EA" w:rsidRDefault="001E46EA" w:rsidP="0022288F">
            <w:pPr>
              <w:jc w:val="both"/>
            </w:pPr>
            <w:r>
              <w:t>Equal</w:t>
            </w:r>
          </w:p>
        </w:tc>
        <w:tc>
          <w:tcPr>
            <w:tcW w:w="465" w:type="dxa"/>
          </w:tcPr>
          <w:p w14:paraId="54FDB8A6" w14:textId="77777777" w:rsidR="001E46EA" w:rsidRDefault="001E46EA" w:rsidP="0022288F">
            <w:pPr>
              <w:jc w:val="right"/>
            </w:pPr>
            <w:r>
              <w:t>21</w:t>
            </w:r>
          </w:p>
        </w:tc>
      </w:tr>
      <w:tr w:rsidR="001E46EA" w14:paraId="2F77B0F7" w14:textId="77777777" w:rsidTr="0022288F">
        <w:tc>
          <w:tcPr>
            <w:tcW w:w="1701" w:type="dxa"/>
          </w:tcPr>
          <w:p w14:paraId="64091747" w14:textId="77777777" w:rsidR="001E46EA" w:rsidRDefault="001E46EA" w:rsidP="0022288F">
            <w:pPr>
              <w:jc w:val="both"/>
            </w:pPr>
          </w:p>
        </w:tc>
        <w:tc>
          <w:tcPr>
            <w:tcW w:w="1822" w:type="dxa"/>
          </w:tcPr>
          <w:p w14:paraId="4BCEE897" w14:textId="77777777" w:rsidR="001E46EA" w:rsidRDefault="001E46EA" w:rsidP="0022288F">
            <w:pPr>
              <w:jc w:val="both"/>
            </w:pPr>
            <w:r>
              <w:t>Worsened</w:t>
            </w:r>
          </w:p>
        </w:tc>
        <w:tc>
          <w:tcPr>
            <w:tcW w:w="456" w:type="dxa"/>
          </w:tcPr>
          <w:p w14:paraId="5BBDD4FA" w14:textId="77777777" w:rsidR="001E46EA" w:rsidRDefault="001E46EA" w:rsidP="0022288F">
            <w:pPr>
              <w:jc w:val="right"/>
            </w:pPr>
            <w:r>
              <w:t>1</w:t>
            </w:r>
          </w:p>
        </w:tc>
        <w:tc>
          <w:tcPr>
            <w:tcW w:w="252" w:type="dxa"/>
          </w:tcPr>
          <w:p w14:paraId="1CA058C8" w14:textId="77777777" w:rsidR="001E46EA" w:rsidRDefault="001E46EA" w:rsidP="0022288F">
            <w:pPr>
              <w:jc w:val="both"/>
            </w:pPr>
          </w:p>
        </w:tc>
        <w:tc>
          <w:tcPr>
            <w:tcW w:w="1723" w:type="dxa"/>
          </w:tcPr>
          <w:p w14:paraId="4E7AC1F4" w14:textId="77777777" w:rsidR="001E46EA" w:rsidRDefault="001E46EA" w:rsidP="0022288F">
            <w:pPr>
              <w:jc w:val="both"/>
            </w:pPr>
          </w:p>
        </w:tc>
        <w:tc>
          <w:tcPr>
            <w:tcW w:w="1820" w:type="dxa"/>
          </w:tcPr>
          <w:p w14:paraId="566F8A8D" w14:textId="77777777" w:rsidR="001E46EA" w:rsidRDefault="001E46EA" w:rsidP="0022288F">
            <w:pPr>
              <w:jc w:val="both"/>
            </w:pPr>
            <w:r>
              <w:t>Worsened</w:t>
            </w:r>
          </w:p>
        </w:tc>
        <w:tc>
          <w:tcPr>
            <w:tcW w:w="465" w:type="dxa"/>
          </w:tcPr>
          <w:p w14:paraId="1023260E" w14:textId="77777777" w:rsidR="001E46EA" w:rsidRDefault="001E46EA" w:rsidP="0022288F">
            <w:pPr>
              <w:jc w:val="right"/>
            </w:pPr>
            <w:r>
              <w:t>1</w:t>
            </w:r>
          </w:p>
        </w:tc>
      </w:tr>
      <w:tr w:rsidR="001E46EA" w14:paraId="533CDE89" w14:textId="77777777" w:rsidTr="0022288F">
        <w:tc>
          <w:tcPr>
            <w:tcW w:w="1701" w:type="dxa"/>
            <w:tcBorders>
              <w:bottom w:val="single" w:sz="4" w:space="0" w:color="auto"/>
            </w:tcBorders>
          </w:tcPr>
          <w:p w14:paraId="1DCCD151" w14:textId="77777777" w:rsidR="001E46EA" w:rsidRDefault="001E46EA" w:rsidP="0022288F">
            <w:pPr>
              <w:jc w:val="both"/>
            </w:pPr>
          </w:p>
        </w:tc>
        <w:tc>
          <w:tcPr>
            <w:tcW w:w="1822" w:type="dxa"/>
            <w:tcBorders>
              <w:bottom w:val="single" w:sz="4" w:space="0" w:color="auto"/>
            </w:tcBorders>
          </w:tcPr>
          <w:p w14:paraId="5586E53E" w14:textId="77777777" w:rsidR="001E46EA" w:rsidRDefault="001E46EA" w:rsidP="0022288F">
            <w:pPr>
              <w:spacing w:after="120"/>
              <w:jc w:val="both"/>
            </w:pPr>
            <w:r>
              <w:t>Unable to score</w:t>
            </w:r>
          </w:p>
        </w:tc>
        <w:tc>
          <w:tcPr>
            <w:tcW w:w="456" w:type="dxa"/>
            <w:tcBorders>
              <w:bottom w:val="single" w:sz="4" w:space="0" w:color="auto"/>
            </w:tcBorders>
          </w:tcPr>
          <w:p w14:paraId="33156D0A" w14:textId="77777777" w:rsidR="001E46EA" w:rsidRDefault="001E46EA" w:rsidP="0022288F">
            <w:pPr>
              <w:jc w:val="both"/>
            </w:pPr>
            <w:r>
              <w:t>18</w:t>
            </w:r>
          </w:p>
        </w:tc>
        <w:tc>
          <w:tcPr>
            <w:tcW w:w="252" w:type="dxa"/>
            <w:tcBorders>
              <w:bottom w:val="single" w:sz="4" w:space="0" w:color="auto"/>
            </w:tcBorders>
          </w:tcPr>
          <w:p w14:paraId="5804F997" w14:textId="77777777" w:rsidR="001E46EA" w:rsidRDefault="001E46EA" w:rsidP="0022288F">
            <w:pPr>
              <w:jc w:val="both"/>
            </w:pPr>
          </w:p>
        </w:tc>
        <w:tc>
          <w:tcPr>
            <w:tcW w:w="1723" w:type="dxa"/>
            <w:tcBorders>
              <w:bottom w:val="single" w:sz="4" w:space="0" w:color="auto"/>
            </w:tcBorders>
          </w:tcPr>
          <w:p w14:paraId="51E7F158" w14:textId="77777777" w:rsidR="001E46EA" w:rsidRDefault="001E46EA" w:rsidP="0022288F">
            <w:pPr>
              <w:jc w:val="both"/>
            </w:pPr>
          </w:p>
        </w:tc>
        <w:tc>
          <w:tcPr>
            <w:tcW w:w="1820" w:type="dxa"/>
            <w:tcBorders>
              <w:bottom w:val="single" w:sz="4" w:space="0" w:color="auto"/>
            </w:tcBorders>
          </w:tcPr>
          <w:p w14:paraId="4A228E7E" w14:textId="77777777" w:rsidR="001E46EA" w:rsidRDefault="001E46EA" w:rsidP="0022288F">
            <w:pPr>
              <w:jc w:val="both"/>
            </w:pPr>
            <w:r>
              <w:t>Unable to score</w:t>
            </w:r>
          </w:p>
        </w:tc>
        <w:tc>
          <w:tcPr>
            <w:tcW w:w="465" w:type="dxa"/>
            <w:tcBorders>
              <w:bottom w:val="single" w:sz="4" w:space="0" w:color="auto"/>
            </w:tcBorders>
          </w:tcPr>
          <w:p w14:paraId="2AC1433A" w14:textId="77777777" w:rsidR="001E46EA" w:rsidRDefault="001E46EA" w:rsidP="0022288F">
            <w:pPr>
              <w:jc w:val="right"/>
            </w:pPr>
            <w:r>
              <w:t>6</w:t>
            </w:r>
          </w:p>
        </w:tc>
      </w:tr>
    </w:tbl>
    <w:p w14:paraId="61321F22" w14:textId="77777777" w:rsidR="001E46EA" w:rsidRDefault="001E46EA" w:rsidP="001E46EA">
      <w:pPr>
        <w:spacing w:line="480" w:lineRule="auto"/>
        <w:jc w:val="both"/>
      </w:pPr>
    </w:p>
    <w:p w14:paraId="13A7242A" w14:textId="77777777" w:rsidR="001E46EA" w:rsidRDefault="001E46EA">
      <w:pPr>
        <w:rPr>
          <w:b/>
        </w:rPr>
      </w:pPr>
      <w:r>
        <w:rPr>
          <w:b/>
        </w:rPr>
        <w:br w:type="page"/>
      </w:r>
    </w:p>
    <w:p w14:paraId="7972726F" w14:textId="3C64980B" w:rsidR="002E323C" w:rsidRDefault="00023A1D" w:rsidP="00244E5D">
      <w:pPr>
        <w:spacing w:line="480" w:lineRule="auto"/>
        <w:rPr>
          <w:b/>
        </w:rPr>
      </w:pPr>
      <w:r>
        <w:rPr>
          <w:b/>
        </w:rPr>
        <w:lastRenderedPageBreak/>
        <w:t>Output statistiek in R</w:t>
      </w:r>
    </w:p>
    <w:p w14:paraId="7A29C1F2" w14:textId="77777777" w:rsidR="00AB71D4" w:rsidRPr="00AB71D4" w:rsidRDefault="00AB71D4" w:rsidP="00244E5D">
      <w:pPr>
        <w:spacing w:line="480" w:lineRule="auto"/>
        <w:rPr>
          <w:bCs/>
        </w:rPr>
      </w:pPr>
    </w:p>
    <w:sectPr w:rsidR="00AB71D4" w:rsidRPr="00AB71D4" w:rsidSect="00CB42EB">
      <w:headerReference w:type="even" r:id="rId21"/>
      <w:footerReference w:type="even" r:id="rId22"/>
      <w:footerReference w:type="default" r:id="rId23"/>
      <w:pgSz w:w="11900" w:h="16840"/>
      <w:pgMar w:top="1440" w:right="1440" w:bottom="1440" w:left="1440" w:header="709" w:footer="709"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Vanhoudt, A. (Arne)" w:date="2020-11-12T12:51:00Z" w:initials="VA(">
    <w:p w14:paraId="3CDD5C79" w14:textId="014E64E8" w:rsidR="00D85340" w:rsidRPr="007F10F5" w:rsidRDefault="00D85340">
      <w:pPr>
        <w:pStyle w:val="CommentText"/>
        <w:rPr>
          <w:lang w:val="nl-NL"/>
        </w:rPr>
      </w:pPr>
      <w:r>
        <w:rPr>
          <w:rStyle w:val="CommentReference"/>
        </w:rPr>
        <w:annotationRef/>
      </w:r>
      <w:r w:rsidRPr="007F10F5">
        <w:rPr>
          <w:lang w:val="nl-NL"/>
        </w:rPr>
        <w:t xml:space="preserve">Ruurd: </w:t>
      </w:r>
      <w:r>
        <w:rPr>
          <w:rStyle w:val="CommentReference"/>
        </w:rPr>
        <w:annotationRef/>
      </w:r>
      <w:r>
        <w:rPr>
          <w:lang w:val="nl-NL"/>
        </w:rPr>
        <w:t>Dit roept volgens mij eerder vragen op dan het duidelijkheid geeft: wat was their regular control of DD? Alleen melden dat er geen voetbaden gebruikt mochten worden lijkt me voldoende?</w:t>
      </w:r>
    </w:p>
  </w:comment>
  <w:comment w:id="2" w:author="Vanhoudt, A. (Arne)" w:date="2020-11-12T13:12:00Z" w:initials="VA(">
    <w:p w14:paraId="4016D00A" w14:textId="2A05D21C" w:rsidR="00D85340" w:rsidRPr="00446623" w:rsidRDefault="00D85340">
      <w:pPr>
        <w:pStyle w:val="CommentText"/>
        <w:rPr>
          <w:lang w:val="nl-NL"/>
        </w:rPr>
      </w:pPr>
      <w:r>
        <w:rPr>
          <w:rStyle w:val="CommentReference"/>
        </w:rPr>
        <w:annotationRef/>
      </w:r>
      <w:r>
        <w:rPr>
          <w:lang w:val="nl-NL"/>
        </w:rPr>
        <w:t>Ik denk niet dat we iets verkeerds of verdachts doen door dit neer te schrijven zoals het er nu staat. Dat vind ik ook het meest transparant.</w:t>
      </w:r>
    </w:p>
  </w:comment>
  <w:comment w:id="3" w:author="Werven, T. van (Tine)" w:date="2020-11-26T08:33:00Z" w:initials="WTv(">
    <w:p w14:paraId="6A96FB23" w14:textId="54E55B5C" w:rsidR="00D85340" w:rsidRPr="001B6742" w:rsidRDefault="00D85340">
      <w:pPr>
        <w:pStyle w:val="CommentText"/>
        <w:rPr>
          <w:lang w:val="nl-NL"/>
        </w:rPr>
      </w:pPr>
      <w:r>
        <w:rPr>
          <w:rStyle w:val="CommentReference"/>
        </w:rPr>
        <w:annotationRef/>
      </w:r>
      <w:r w:rsidRPr="001B6742">
        <w:rPr>
          <w:lang w:val="nl-NL"/>
        </w:rPr>
        <w:t>Ik v</w:t>
      </w:r>
      <w:r>
        <w:rPr>
          <w:lang w:val="nl-NL"/>
        </w:rPr>
        <w:t>o</w:t>
      </w:r>
      <w:r w:rsidRPr="001B6742">
        <w:rPr>
          <w:lang w:val="nl-NL"/>
        </w:rPr>
        <w:t>lg Ruurd en z</w:t>
      </w:r>
      <w:r>
        <w:rPr>
          <w:lang w:val="nl-NL"/>
        </w:rPr>
        <w:t>ou vermelden dat de farmers gevraagd is during the 10 day trial geen voetbad toe te passen. Of zij wel of niet blinded zijn is vlgs mij niet interessant, want zij zijn niet betrokken bij behandeling of score.</w:t>
      </w:r>
    </w:p>
  </w:comment>
  <w:comment w:id="4" w:author="Vanhoudt, A. (Arne)" w:date="2020-11-12T13:15:00Z" w:initials="VA(">
    <w:p w14:paraId="42FCCBA9" w14:textId="391E12E0" w:rsidR="00D85340" w:rsidRDefault="00D85340">
      <w:pPr>
        <w:pStyle w:val="CommentText"/>
      </w:pPr>
      <w:r>
        <w:rPr>
          <w:rStyle w:val="CommentReference"/>
        </w:rPr>
        <w:annotationRef/>
      </w:r>
      <w:r w:rsidRPr="001B6742">
        <w:t xml:space="preserve">Ruurd: Treated and non-treated? </w:t>
      </w:r>
      <w:r w:rsidRPr="00446623">
        <w:t xml:space="preserve">Of alleen treated? </w:t>
      </w:r>
      <w:r w:rsidRPr="00090391">
        <w:t>Misschien all included cows o</w:t>
      </w:r>
      <w:r>
        <w:t>id?</w:t>
      </w:r>
    </w:p>
  </w:comment>
  <w:comment w:id="5" w:author="Vanhoudt, A. (Arne)" w:date="2020-11-12T13:15:00Z" w:initials="VA(">
    <w:p w14:paraId="2AA3DD6B" w14:textId="3B289369" w:rsidR="00D85340" w:rsidRPr="00446623" w:rsidRDefault="00D85340">
      <w:pPr>
        <w:pStyle w:val="CommentText"/>
        <w:rPr>
          <w:lang w:val="nl-NL"/>
        </w:rPr>
      </w:pPr>
      <w:r>
        <w:rPr>
          <w:rStyle w:val="CommentReference"/>
        </w:rPr>
        <w:annotationRef/>
      </w:r>
      <w:r w:rsidRPr="00446623">
        <w:rPr>
          <w:lang w:val="nl-NL"/>
        </w:rPr>
        <w:t xml:space="preserve">Alle </w:t>
      </w:r>
      <w:r>
        <w:rPr>
          <w:lang w:val="nl-NL"/>
        </w:rPr>
        <w:t xml:space="preserve">koeien die op D21 of D35 gemolken werden zijn gescoord. </w:t>
      </w:r>
      <w:r w:rsidRPr="00446623">
        <w:rPr>
          <w:lang w:val="nl-NL"/>
        </w:rPr>
        <w:t>Dus treated en not-treated, maar soms ook ve</w:t>
      </w:r>
      <w:r>
        <w:rPr>
          <w:lang w:val="nl-NL"/>
        </w:rPr>
        <w:t>rlies van koeien omdat ze droog stonden, afgevoerd waren,…</w:t>
      </w:r>
    </w:p>
  </w:comment>
  <w:comment w:id="6" w:author="Vanhoudt, A. (Arne)" w:date="2020-11-12T13:21:00Z" w:initials="VA(">
    <w:p w14:paraId="6EE74E56" w14:textId="2F32FCC8" w:rsidR="00D85340" w:rsidRPr="00446623" w:rsidRDefault="00D85340">
      <w:pPr>
        <w:pStyle w:val="CommentText"/>
        <w:rPr>
          <w:lang w:val="nl-NL"/>
        </w:rPr>
      </w:pPr>
      <w:r>
        <w:rPr>
          <w:rStyle w:val="CommentReference"/>
        </w:rPr>
        <w:annotationRef/>
      </w:r>
      <w:r w:rsidRPr="00446623">
        <w:rPr>
          <w:lang w:val="nl-NL"/>
        </w:rPr>
        <w:t xml:space="preserve">Ruurd: </w:t>
      </w:r>
      <w:r w:rsidRPr="00260FD5">
        <w:rPr>
          <w:lang w:val="nl-NL"/>
        </w:rPr>
        <w:t>Was de kle</w:t>
      </w:r>
      <w:r>
        <w:rPr>
          <w:lang w:val="nl-NL"/>
        </w:rPr>
        <w:t>ur dan niet meer te zien? Als de studenten dat kunnen, moet het voor Jacintha ook mogelijk zijn??</w:t>
      </w:r>
    </w:p>
  </w:comment>
  <w:comment w:id="7" w:author="Vanhoudt, A. (Arne)" w:date="2020-11-12T13:21:00Z" w:initials="VA(">
    <w:p w14:paraId="5574F4A8" w14:textId="40B9490A" w:rsidR="00D85340" w:rsidRPr="00446623" w:rsidRDefault="00D85340">
      <w:pPr>
        <w:pStyle w:val="CommentText"/>
        <w:rPr>
          <w:lang w:val="nl-NL"/>
        </w:rPr>
      </w:pPr>
      <w:r>
        <w:rPr>
          <w:rStyle w:val="CommentReference"/>
        </w:rPr>
        <w:annotationRef/>
      </w:r>
      <w:r w:rsidRPr="00446623">
        <w:rPr>
          <w:lang w:val="nl-NL"/>
        </w:rPr>
        <w:t>Gel</w:t>
      </w:r>
      <w:r>
        <w:rPr>
          <w:lang w:val="nl-NL"/>
        </w:rPr>
        <w:t>, en dus kleur,</w:t>
      </w:r>
      <w:r w:rsidRPr="00446623">
        <w:rPr>
          <w:lang w:val="nl-NL"/>
        </w:rPr>
        <w:t xml:space="preserve"> af</w:t>
      </w:r>
      <w:r>
        <w:rPr>
          <w:lang w:val="nl-NL"/>
        </w:rPr>
        <w:t>gewassen voor het nemen van de foto. Uitzonderlijk was er een spoortje groen te zien op de foto’s</w:t>
      </w:r>
    </w:p>
  </w:comment>
  <w:comment w:id="8" w:author="Vanhoudt, A. (Arne)" w:date="2020-10-21T05:20:00Z" w:initials="VA(">
    <w:p w14:paraId="2961DB41" w14:textId="77777777" w:rsidR="00D85340" w:rsidRPr="00E74A48" w:rsidRDefault="00D85340" w:rsidP="003D4D44">
      <w:pPr>
        <w:pStyle w:val="CommentText"/>
        <w:rPr>
          <w:lang w:val="nl-NL"/>
        </w:rPr>
      </w:pPr>
      <w:r>
        <w:rPr>
          <w:rStyle w:val="CommentReference"/>
        </w:rPr>
        <w:annotationRef/>
      </w:r>
      <w:r w:rsidRPr="00E74A48">
        <w:rPr>
          <w:lang w:val="nl-NL"/>
        </w:rPr>
        <w:t>F</w:t>
      </w:r>
      <w:r>
        <w:rPr>
          <w:lang w:val="nl-NL"/>
        </w:rPr>
        <w:t>iguur maken</w:t>
      </w:r>
    </w:p>
  </w:comment>
  <w:comment w:id="9" w:author="Vanhoudt, A. (Arne)" w:date="2020-12-01T19:19:00Z" w:initials="VA(">
    <w:p w14:paraId="47C68083" w14:textId="1BB96D28" w:rsidR="00D85340" w:rsidRPr="002A0220" w:rsidRDefault="00D85340">
      <w:pPr>
        <w:pStyle w:val="CommentText"/>
        <w:rPr>
          <w:lang w:val="nl-NL"/>
        </w:rPr>
      </w:pPr>
      <w:r>
        <w:rPr>
          <w:rStyle w:val="CommentReference"/>
        </w:rPr>
        <w:annotationRef/>
      </w:r>
      <w:r w:rsidRPr="002A0220">
        <w:rPr>
          <w:lang w:val="nl-NL"/>
        </w:rPr>
        <w:t>Telkens ongeveer 50%, ge</w:t>
      </w:r>
      <w:r>
        <w:rPr>
          <w:lang w:val="nl-NL"/>
        </w:rPr>
        <w:t>v</w:t>
      </w:r>
      <w:r w:rsidRPr="002A0220">
        <w:rPr>
          <w:lang w:val="nl-NL"/>
        </w:rPr>
        <w:t>olgd d</w:t>
      </w:r>
      <w:r>
        <w:rPr>
          <w:lang w:val="nl-NL"/>
        </w:rPr>
        <w:t>o</w:t>
      </w:r>
      <w:r w:rsidRPr="002A0220">
        <w:rPr>
          <w:lang w:val="nl-NL"/>
        </w:rPr>
        <w:t>or 15-24</w:t>
      </w:r>
      <w:r>
        <w:rPr>
          <w:lang w:val="nl-NL"/>
        </w:rPr>
        <w:t>%</w:t>
      </w:r>
      <w:r w:rsidRPr="002A0220">
        <w:rPr>
          <w:lang w:val="nl-NL"/>
        </w:rPr>
        <w:t xml:space="preserve"> M0 </w:t>
      </w:r>
      <w:r>
        <w:rPr>
          <w:lang w:val="nl-NL"/>
        </w:rPr>
        <w:t>lesions PUT SCORES</w:t>
      </w:r>
    </w:p>
  </w:comment>
  <w:comment w:id="10" w:author="Vanhoudt, A. (Arne)" w:date="2020-12-01T13:37:00Z" w:initials="VA(">
    <w:p w14:paraId="63DD5107" w14:textId="7FF4782D" w:rsidR="00D85340" w:rsidRDefault="00D85340">
      <w:pPr>
        <w:pStyle w:val="CommentText"/>
      </w:pPr>
      <w:r>
        <w:rPr>
          <w:rStyle w:val="CommentReference"/>
        </w:rPr>
        <w:annotationRef/>
      </w:r>
      <w:r>
        <w:t>88% (46/52) were scored as M3 lesions</w:t>
      </w:r>
    </w:p>
  </w:comment>
  <w:comment w:id="11" w:author="Vanhoudt, A. (Arne)" w:date="2020-12-01T11:45:00Z" w:initials="VA(">
    <w:p w14:paraId="433BEBC8" w14:textId="77777777" w:rsidR="00D85340" w:rsidRPr="00E21E69" w:rsidRDefault="00D85340">
      <w:pPr>
        <w:pStyle w:val="CommentText"/>
      </w:pPr>
      <w:r>
        <w:rPr>
          <w:rStyle w:val="CommentReference"/>
        </w:rPr>
        <w:annotationRef/>
      </w:r>
      <w:r w:rsidRPr="00E21E69">
        <w:t>Nu heb ik dat met ALLE 83 unable to score lesions gedaan, ipv met de 52 unable to score due to crusts.</w:t>
      </w:r>
    </w:p>
    <w:p w14:paraId="25210438" w14:textId="62DE4E0C" w:rsidR="00D85340" w:rsidRPr="001562B1" w:rsidRDefault="00D85340">
      <w:pPr>
        <w:pStyle w:val="CommentText"/>
        <w:rPr>
          <w:lang w:val="nl-NL"/>
        </w:rPr>
      </w:pPr>
      <w:r>
        <w:rPr>
          <w:lang w:val="nl-NL"/>
        </w:rPr>
        <w:t>Is te niet correcter om dit te doen met enkel de korsten en de andere unable to score foto’s uit de analyse te laten?</w:t>
      </w:r>
    </w:p>
  </w:comment>
  <w:comment w:id="13" w:author="Werven, T. van (Tine)" w:date="2020-11-26T08:59:00Z" w:initials="WTv(">
    <w:p w14:paraId="57337A09" w14:textId="3F449E0F" w:rsidR="00D85340" w:rsidRPr="00F24B33" w:rsidRDefault="00D85340">
      <w:pPr>
        <w:pStyle w:val="CommentText"/>
        <w:rPr>
          <w:lang w:val="nl-NL"/>
        </w:rPr>
      </w:pPr>
      <w:r>
        <w:rPr>
          <w:rStyle w:val="CommentReference"/>
        </w:rPr>
        <w:annotationRef/>
      </w:r>
      <w:r w:rsidRPr="00F24B33">
        <w:rPr>
          <w:lang w:val="nl-NL"/>
        </w:rPr>
        <w:t xml:space="preserve">Door de </w:t>
      </w:r>
      <w:r>
        <w:rPr>
          <w:lang w:val="nl-NL"/>
        </w:rPr>
        <w:t>p</w:t>
      </w:r>
      <w:r w:rsidRPr="00F24B33">
        <w:rPr>
          <w:lang w:val="nl-NL"/>
        </w:rPr>
        <w:t>unt komma l</w:t>
      </w:r>
      <w:r>
        <w:rPr>
          <w:lang w:val="nl-NL"/>
        </w:rPr>
        <w:t xml:space="preserve">ijkt het nu de DD studie </w:t>
      </w:r>
    </w:p>
  </w:comment>
  <w:comment w:id="16" w:author="Werven, T. van (Tine)" w:date="2020-11-26T09:01:00Z" w:initials="WTv(">
    <w:p w14:paraId="2D63DE24" w14:textId="5B65AA77" w:rsidR="00D85340" w:rsidRPr="00F24B33" w:rsidRDefault="00D85340">
      <w:pPr>
        <w:pStyle w:val="CommentText"/>
        <w:rPr>
          <w:lang w:val="nl-NL"/>
        </w:rPr>
      </w:pPr>
      <w:r>
        <w:rPr>
          <w:rStyle w:val="CommentReference"/>
        </w:rPr>
        <w:annotationRef/>
      </w:r>
      <w:r w:rsidRPr="00F24B33">
        <w:rPr>
          <w:lang w:val="nl-NL"/>
        </w:rPr>
        <w:t>Eig</w:t>
      </w:r>
      <w:r>
        <w:rPr>
          <w:lang w:val="nl-NL"/>
        </w:rPr>
        <w:t>enlijk een beetje dubbel op, punt dat je wilt maken is of de behandelduur lang genoeg is geweest.</w:t>
      </w:r>
    </w:p>
  </w:comment>
  <w:comment w:id="17" w:author="Werven, T. van (Tine)" w:date="2020-11-26T09:05:00Z" w:initials="WTv(">
    <w:p w14:paraId="416D9053" w14:textId="38CBE443" w:rsidR="00D85340" w:rsidRPr="00C6146D" w:rsidRDefault="00D85340">
      <w:pPr>
        <w:pStyle w:val="CommentText"/>
        <w:rPr>
          <w:lang w:val="nl-NL"/>
        </w:rPr>
      </w:pPr>
      <w:r>
        <w:rPr>
          <w:rStyle w:val="CommentReference"/>
        </w:rPr>
        <w:annotationRef/>
      </w:r>
      <w:r w:rsidRPr="00C6146D">
        <w:rPr>
          <w:lang w:val="nl-NL"/>
        </w:rPr>
        <w:t>Farm 5,6 en 7 hadden de l</w:t>
      </w:r>
      <w:r>
        <w:rPr>
          <w:lang w:val="nl-NL"/>
        </w:rPr>
        <w:t>aagste overall prevalentie en laagste prevalentie chronic</w:t>
      </w:r>
    </w:p>
  </w:comment>
  <w:comment w:id="18" w:author="Nielen, M. (Mirjam)" w:date="2020-11-05T08:26:00Z" w:initials="NM(">
    <w:p w14:paraId="444515CA" w14:textId="5901045B" w:rsidR="00D85340" w:rsidRPr="00882582" w:rsidRDefault="00D85340">
      <w:pPr>
        <w:pStyle w:val="CommentText"/>
      </w:pPr>
      <w:r>
        <w:rPr>
          <w:rStyle w:val="CommentReference"/>
        </w:rPr>
        <w:annotationRef/>
      </w:r>
      <w:r w:rsidRPr="00882582">
        <w:rPr>
          <w:noProof/>
          <w:lang w:val="nl-NL"/>
        </w:rPr>
        <w:t>zou ik wat strakker z</w:t>
      </w:r>
      <w:r>
        <w:rPr>
          <w:noProof/>
          <w:lang w:val="nl-NL"/>
        </w:rPr>
        <w:t xml:space="preserve">eggen. </w:t>
      </w:r>
      <w:r w:rsidRPr="00882582">
        <w:rPr>
          <w:noProof/>
        </w:rPr>
        <w:t>I</w:t>
      </w:r>
      <w:r>
        <w:rPr>
          <w:noProof/>
        </w:rPr>
        <w:t>n our study w</w:t>
      </w:r>
      <w:r w:rsidRPr="00882582">
        <w:rPr>
          <w:noProof/>
        </w:rPr>
        <w:t>e consider the M-s</w:t>
      </w:r>
      <w:r>
        <w:rPr>
          <w:noProof/>
        </w:rPr>
        <w:t>core up to day 10 in the trimming chute as superior to the follow up parlour scoring.</w:t>
      </w:r>
    </w:p>
  </w:comment>
  <w:comment w:id="19" w:author="Arne Vanhoudt" w:date="2020-06-17T12:05:00Z" w:initials="AV">
    <w:p w14:paraId="0E629027" w14:textId="3BD85C94" w:rsidR="00D85340" w:rsidRPr="00123EA6" w:rsidRDefault="00D85340">
      <w:pPr>
        <w:pStyle w:val="CommentText"/>
        <w:rPr>
          <w:lang w:val="nl-BE"/>
        </w:rPr>
      </w:pPr>
      <w:r>
        <w:rPr>
          <w:rStyle w:val="CommentReference"/>
        </w:rPr>
        <w:annotationRef/>
      </w:r>
      <w:r w:rsidRPr="00123EA6">
        <w:rPr>
          <w:lang w:val="nl-BE"/>
        </w:rPr>
        <w:t xml:space="preserve">Ruurd, weet jij nog </w:t>
      </w:r>
      <w:r>
        <w:rPr>
          <w:lang w:val="nl-BE"/>
        </w:rPr>
        <w:t>wie dit is.</w:t>
      </w:r>
    </w:p>
  </w:comment>
  <w:comment w:id="20" w:author="Werven, T. van (Tine)" w:date="2020-11-26T09:22:00Z" w:initials="WTv(">
    <w:p w14:paraId="03B044B3" w14:textId="06F3234E" w:rsidR="00D85340" w:rsidRPr="00CC4DAB" w:rsidRDefault="00D85340">
      <w:pPr>
        <w:pStyle w:val="CommentText"/>
        <w:rPr>
          <w:lang w:val="nl-NL"/>
        </w:rPr>
      </w:pPr>
      <w:r>
        <w:rPr>
          <w:rStyle w:val="CommentReference"/>
        </w:rPr>
        <w:annotationRef/>
      </w:r>
      <w:r w:rsidRPr="00CC4DAB">
        <w:rPr>
          <w:lang w:val="nl-NL"/>
        </w:rPr>
        <w:t>Waarom z</w:t>
      </w:r>
      <w:r>
        <w:rPr>
          <w:lang w:val="nl-NL"/>
        </w:rPr>
        <w:t>oveel meer fecal contamination in coppergelgroep??</w:t>
      </w:r>
    </w:p>
  </w:comment>
  <w:comment w:id="21" w:author="Vanhoudt, A. (Arne)" w:date="2020-11-26T11:36:00Z" w:initials="VA(">
    <w:p w14:paraId="2A09515C" w14:textId="6775E6AB" w:rsidR="00D85340" w:rsidRPr="00A71391" w:rsidRDefault="00D85340">
      <w:pPr>
        <w:pStyle w:val="CommentText"/>
        <w:rPr>
          <w:lang w:val="nl-NL"/>
        </w:rPr>
      </w:pPr>
      <w:r>
        <w:rPr>
          <w:rStyle w:val="CommentReference"/>
        </w:rPr>
        <w:annotationRef/>
      </w:r>
      <w:r w:rsidRPr="00A71391">
        <w:rPr>
          <w:lang w:val="nl-NL"/>
        </w:rPr>
        <w:t>Verband er</w:t>
      </w:r>
      <w:r>
        <w:rPr>
          <w:lang w:val="nl-NL"/>
        </w:rPr>
        <w:t>af tussen D7 en D10?</w:t>
      </w:r>
    </w:p>
  </w:comment>
  <w:comment w:id="22" w:author="Vanhoudt, A. (Arne)" w:date="2020-11-09T16:44:00Z" w:initials="VA(">
    <w:p w14:paraId="0274DA8C" w14:textId="77777777" w:rsidR="00D85340" w:rsidRDefault="00D85340" w:rsidP="007C360B">
      <w:pPr>
        <w:pStyle w:val="CommentText"/>
      </w:pPr>
      <w:r>
        <w:rPr>
          <w:rStyle w:val="CommentReference"/>
        </w:rPr>
        <w:annotationRef/>
      </w:r>
      <w:r w:rsidRPr="002F344C">
        <w:t>GL</w:t>
      </w:r>
      <w:r>
        <w:t>MER</w:t>
      </w:r>
      <w:r w:rsidRPr="002F344C">
        <w:t xml:space="preserve"> stats in R</w:t>
      </w:r>
    </w:p>
    <w:p w14:paraId="57F0CE0D" w14:textId="77777777" w:rsidR="00D85340" w:rsidRPr="002F344C" w:rsidRDefault="00D85340" w:rsidP="007C360B">
      <w:pPr>
        <w:pStyle w:val="CommentText"/>
      </w:pPr>
      <w:r w:rsidRPr="002F344C">
        <w:t>far</w:t>
      </w:r>
      <w:r>
        <w:t>m = random effect</w:t>
      </w:r>
    </w:p>
  </w:comment>
  <w:comment w:id="23" w:author="Jessie Hesseling" w:date="2019-10-21T14:18:00Z" w:initials="JH">
    <w:p w14:paraId="1C5C4FF3" w14:textId="77777777" w:rsidR="00D85340" w:rsidRPr="001821C1" w:rsidRDefault="00D85340" w:rsidP="00302FF2">
      <w:pPr>
        <w:pStyle w:val="CommentText"/>
        <w:rPr>
          <w:lang w:val="nl-NL"/>
        </w:rPr>
      </w:pPr>
      <w:r>
        <w:rPr>
          <w:rStyle w:val="CommentReference"/>
        </w:rPr>
        <w:annotationRef/>
      </w:r>
      <w:r w:rsidRPr="001821C1">
        <w:rPr>
          <w:lang w:val="nl-NL"/>
        </w:rPr>
        <w:t>Deze figuur is 600dpi, op breedte van 2 colum</w:t>
      </w:r>
      <w:r>
        <w:rPr>
          <w:lang w:val="nl-NL"/>
        </w:rPr>
        <w:t>ns (14 cm)</w:t>
      </w:r>
    </w:p>
  </w:comment>
  <w:comment w:id="24" w:author="Jessie Hesseling" w:date="2019-10-21T14:18:00Z" w:initials="JH">
    <w:p w14:paraId="776F3545" w14:textId="77777777" w:rsidR="00D85340" w:rsidRPr="001821C1" w:rsidRDefault="00D85340" w:rsidP="00C95EB1">
      <w:pPr>
        <w:pStyle w:val="CommentText"/>
        <w:rPr>
          <w:lang w:val="nl-NL"/>
        </w:rPr>
      </w:pPr>
      <w:r>
        <w:rPr>
          <w:rStyle w:val="CommentReference"/>
        </w:rPr>
        <w:annotationRef/>
      </w:r>
      <w:r w:rsidRPr="001821C1">
        <w:rPr>
          <w:lang w:val="nl-NL"/>
        </w:rPr>
        <w:t>Deze figuur is 600dpi, op breedte vn 1 column</w:t>
      </w:r>
      <w:r>
        <w:rPr>
          <w:lang w:val="nl-NL"/>
        </w:rPr>
        <w:t xml:space="preserve"> (8,9cm)</w:t>
      </w:r>
    </w:p>
  </w:comment>
  <w:comment w:id="25" w:author="Vanhoudt, A. (Arne)" w:date="2020-11-09T16:44:00Z" w:initials="VA(">
    <w:p w14:paraId="33FDE338" w14:textId="77777777" w:rsidR="00D85340" w:rsidRDefault="00D85340" w:rsidP="00E126F0">
      <w:pPr>
        <w:pStyle w:val="CommentText"/>
      </w:pPr>
      <w:r>
        <w:rPr>
          <w:rStyle w:val="CommentReference"/>
        </w:rPr>
        <w:annotationRef/>
      </w:r>
      <w:r w:rsidRPr="002F344C">
        <w:t>GL</w:t>
      </w:r>
      <w:r>
        <w:t>MER</w:t>
      </w:r>
      <w:r w:rsidRPr="002F344C">
        <w:t xml:space="preserve"> stats in R</w:t>
      </w:r>
    </w:p>
    <w:p w14:paraId="2E02B423" w14:textId="77777777" w:rsidR="00D85340" w:rsidRPr="002F344C" w:rsidRDefault="00D85340" w:rsidP="00E126F0">
      <w:pPr>
        <w:pStyle w:val="CommentText"/>
      </w:pPr>
      <w:r w:rsidRPr="002F344C">
        <w:t>far</w:t>
      </w:r>
      <w:r>
        <w:t>m = random effect</w:t>
      </w:r>
    </w:p>
  </w:comment>
  <w:comment w:id="26" w:author="Vanhoudt, A. (Arne)" w:date="2020-11-09T16:44:00Z" w:initials="VA(">
    <w:p w14:paraId="4FB7FF87" w14:textId="1876E8EE" w:rsidR="00D85340" w:rsidRPr="002F344C" w:rsidRDefault="00D85340" w:rsidP="0027662D">
      <w:pPr>
        <w:pStyle w:val="CommentText"/>
      </w:pPr>
      <w:r>
        <w:rPr>
          <w:rStyle w:val="CommentReference"/>
        </w:rPr>
        <w:annotationRef/>
      </w:r>
      <w:r w:rsidRPr="002F344C">
        <w:t>GLM stats in R</w:t>
      </w:r>
    </w:p>
  </w:comment>
  <w:comment w:id="27" w:author="Vanhoudt, A. (Arne)" w:date="2020-11-09T16:44:00Z" w:initials="VA(">
    <w:p w14:paraId="2D3525B5" w14:textId="7DAF9CEB" w:rsidR="00D85340" w:rsidRPr="002F344C" w:rsidRDefault="00D85340" w:rsidP="007C360B">
      <w:pPr>
        <w:pStyle w:val="CommentText"/>
      </w:pPr>
      <w:r>
        <w:rPr>
          <w:rStyle w:val="CommentReference"/>
        </w:rPr>
        <w:annotationRef/>
      </w:r>
      <w:r w:rsidRPr="002F344C">
        <w:t>GLM stats in R</w:t>
      </w:r>
    </w:p>
  </w:comment>
  <w:comment w:id="28" w:author="Vanhoudt, A. (Arne)" w:date="2020-11-26T11:39:00Z" w:initials="VA(">
    <w:p w14:paraId="4CAA1176" w14:textId="77777777" w:rsidR="00D85340" w:rsidRPr="00A71391" w:rsidRDefault="00D85340" w:rsidP="003E496A">
      <w:pPr>
        <w:pStyle w:val="CommentText"/>
        <w:rPr>
          <w:lang w:val="nl-NL"/>
        </w:rPr>
      </w:pPr>
      <w:r>
        <w:rPr>
          <w:rStyle w:val="CommentReference"/>
        </w:rPr>
        <w:annotationRef/>
      </w:r>
      <w:r w:rsidRPr="00A71391">
        <w:rPr>
          <w:lang w:val="nl-NL"/>
        </w:rPr>
        <w:t>Appendix, evt en</w:t>
      </w:r>
      <w:r>
        <w:rPr>
          <w:lang w:val="nl-NL"/>
        </w:rPr>
        <w:t>kel op verzoek reviewer</w:t>
      </w:r>
    </w:p>
  </w:comment>
  <w:comment w:id="29" w:author="Vanhoudt, A. (Arne)" w:date="2020-11-30T11:58:00Z" w:initials="VA(">
    <w:p w14:paraId="72296705" w14:textId="77777777" w:rsidR="00D85340" w:rsidRDefault="00D85340">
      <w:pPr>
        <w:pStyle w:val="CommentText"/>
        <w:rPr>
          <w:lang w:val="nl-NL"/>
        </w:rPr>
      </w:pPr>
      <w:r>
        <w:rPr>
          <w:rStyle w:val="CommentReference"/>
        </w:rPr>
        <w:annotationRef/>
      </w:r>
      <w:r w:rsidRPr="00E1169D">
        <w:rPr>
          <w:lang w:val="nl-NL"/>
        </w:rPr>
        <w:t>Weg</w:t>
      </w:r>
    </w:p>
    <w:p w14:paraId="52953961" w14:textId="52F7F621" w:rsidR="00D85340" w:rsidRPr="00E1169D" w:rsidRDefault="00D85340">
      <w:pPr>
        <w:pStyle w:val="CommentText"/>
        <w:rPr>
          <w:lang w:val="nl-NL"/>
        </w:rPr>
      </w:pPr>
      <w:r w:rsidRPr="00E1169D">
        <w:rPr>
          <w:lang w:val="nl-NL"/>
        </w:rPr>
        <w:t>Follow-up en niet main objective (clinical improvement wordt wel in de te</w:t>
      </w:r>
      <w:r>
        <w:rPr>
          <w:lang w:val="nl-NL"/>
        </w:rPr>
        <w:t>kst van de resultaten gegeven)</w:t>
      </w:r>
    </w:p>
  </w:comment>
  <w:comment w:id="30" w:author="Vanhoudt, A. (Arne)" w:date="2020-11-30T11:59:00Z" w:initials="VA(">
    <w:p w14:paraId="6301A45B" w14:textId="77777777" w:rsidR="00D85340" w:rsidRDefault="00D85340" w:rsidP="00E1169D">
      <w:pPr>
        <w:pStyle w:val="CommentText"/>
        <w:rPr>
          <w:lang w:val="nl-NL"/>
        </w:rPr>
      </w:pPr>
      <w:r>
        <w:rPr>
          <w:rStyle w:val="CommentReference"/>
        </w:rPr>
        <w:annotationRef/>
      </w:r>
      <w:r w:rsidRPr="00E1169D">
        <w:rPr>
          <w:lang w:val="nl-NL"/>
        </w:rPr>
        <w:t>Weg</w:t>
      </w:r>
    </w:p>
    <w:p w14:paraId="1A283922" w14:textId="6FEDEB2F" w:rsidR="00D85340" w:rsidRPr="00E1169D" w:rsidRDefault="00D85340">
      <w:pPr>
        <w:pStyle w:val="CommentText"/>
        <w:rPr>
          <w:lang w:val="nl-NL"/>
        </w:rPr>
      </w:pPr>
      <w:r w:rsidRPr="00E1169D">
        <w:rPr>
          <w:lang w:val="nl-NL"/>
        </w:rPr>
        <w:t>Follow-up en niet main objective (clinical improvement wordt wel in de te</w:t>
      </w:r>
      <w:r>
        <w:rPr>
          <w:lang w:val="nl-NL"/>
        </w:rPr>
        <w:t>kst van de resultaten gegeven)</w:t>
      </w:r>
    </w:p>
  </w:comment>
  <w:comment w:id="31" w:author="Vanhoudt, A. (Arne)" w:date="2020-11-24T11:20:00Z" w:initials="VA(">
    <w:p w14:paraId="5AE154BC" w14:textId="77777777" w:rsidR="00D85340" w:rsidRPr="00CF3431" w:rsidRDefault="00D85340" w:rsidP="001E46EA">
      <w:pPr>
        <w:pStyle w:val="CommentText"/>
        <w:rPr>
          <w:lang w:val="nl-NL"/>
        </w:rPr>
      </w:pPr>
      <w:r>
        <w:rPr>
          <w:rStyle w:val="CommentReference"/>
        </w:rPr>
        <w:annotationRef/>
      </w:r>
      <w:r w:rsidRPr="00CF3431">
        <w:rPr>
          <w:lang w:val="nl-NL"/>
        </w:rPr>
        <w:t>Moet wat mij betreft n</w:t>
      </w:r>
      <w:r>
        <w:rPr>
          <w:lang w:val="nl-NL"/>
        </w:rPr>
        <w:t>iet in de resultaten.</w:t>
      </w:r>
    </w:p>
  </w:comment>
  <w:comment w:id="32" w:author="Vanhoudt, A. (Arne)" w:date="2020-11-08T15:41:00Z" w:initials="VA(">
    <w:p w14:paraId="117C9408" w14:textId="4350A254" w:rsidR="00D85340" w:rsidRDefault="00D85340" w:rsidP="001E46EA">
      <w:pPr>
        <w:pStyle w:val="CommentText"/>
        <w:rPr>
          <w:lang w:val="nl-NL"/>
        </w:rPr>
      </w:pPr>
      <w:r>
        <w:rPr>
          <w:rStyle w:val="CommentReference"/>
        </w:rPr>
        <w:annotationRef/>
      </w:r>
      <w:r w:rsidRPr="002D708F">
        <w:rPr>
          <w:lang w:val="nl-NL"/>
        </w:rPr>
        <w:t>Ik weet niet meer z</w:t>
      </w:r>
      <w:r>
        <w:rPr>
          <w:lang w:val="nl-NL"/>
        </w:rPr>
        <w:t>eker hoe er is omgegaan met M4.1 letsels op dag 7. Ik ben er nu van uit gegaan dat deze opnieuw behandeld werden onder verband. Ik check dit bij Jessie</w:t>
      </w:r>
    </w:p>
    <w:p w14:paraId="7347A150" w14:textId="77777777" w:rsidR="00D85340" w:rsidRPr="002D708F" w:rsidRDefault="00D85340" w:rsidP="001E46EA">
      <w:pPr>
        <w:pStyle w:val="CommentText"/>
        <w:rPr>
          <w:lang w:val="nl-NL"/>
        </w:rPr>
      </w:pPr>
      <w:r>
        <w:rPr>
          <w:lang w:val="nl-NL"/>
        </w:rPr>
        <w:t>Jessie weet het ook niet meer zeker maar denkt dat ze wel een behandeling en verband gekregen hebben.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DD5C79" w15:done="0"/>
  <w15:commentEx w15:paraId="4016D00A" w15:paraIdParent="3CDD5C79" w15:done="0"/>
  <w15:commentEx w15:paraId="6A96FB23" w15:paraIdParent="3CDD5C79" w15:done="0"/>
  <w15:commentEx w15:paraId="42FCCBA9" w15:done="0"/>
  <w15:commentEx w15:paraId="2AA3DD6B" w15:paraIdParent="42FCCBA9" w15:done="0"/>
  <w15:commentEx w15:paraId="6EE74E56" w15:done="0"/>
  <w15:commentEx w15:paraId="5574F4A8" w15:paraIdParent="6EE74E56" w15:done="0"/>
  <w15:commentEx w15:paraId="2961DB41" w15:done="0"/>
  <w15:commentEx w15:paraId="47C68083" w15:done="0"/>
  <w15:commentEx w15:paraId="63DD5107" w15:done="0"/>
  <w15:commentEx w15:paraId="25210438" w15:done="0"/>
  <w15:commentEx w15:paraId="57337A09" w15:done="0"/>
  <w15:commentEx w15:paraId="2D63DE24" w15:done="0"/>
  <w15:commentEx w15:paraId="416D9053" w15:done="0"/>
  <w15:commentEx w15:paraId="444515CA" w15:done="0"/>
  <w15:commentEx w15:paraId="0E629027" w15:done="0"/>
  <w15:commentEx w15:paraId="03B044B3" w15:done="0"/>
  <w15:commentEx w15:paraId="2A09515C" w15:paraIdParent="03B044B3" w15:done="0"/>
  <w15:commentEx w15:paraId="57F0CE0D" w15:done="0"/>
  <w15:commentEx w15:paraId="1C5C4FF3" w15:done="0"/>
  <w15:commentEx w15:paraId="776F3545" w15:done="0"/>
  <w15:commentEx w15:paraId="2E02B423" w15:done="0"/>
  <w15:commentEx w15:paraId="4FB7FF87" w15:done="0"/>
  <w15:commentEx w15:paraId="2D3525B5" w15:done="0"/>
  <w15:commentEx w15:paraId="4CAA1176" w15:done="0"/>
  <w15:commentEx w15:paraId="52953961" w15:done="0"/>
  <w15:commentEx w15:paraId="1A283922" w15:done="0"/>
  <w15:commentEx w15:paraId="5AE154BC" w15:done="0"/>
  <w15:commentEx w15:paraId="7347A15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DD5C79" w16cid:durableId="2357AE64"/>
  <w16cid:commentId w16cid:paraId="4016D00A" w16cid:durableId="2357B320"/>
  <w16cid:commentId w16cid:paraId="6A96FB23" w16cid:durableId="2369E6E5"/>
  <w16cid:commentId w16cid:paraId="42FCCBA9" w16cid:durableId="2357B3DF"/>
  <w16cid:commentId w16cid:paraId="2AA3DD6B" w16cid:durableId="2357B3E8"/>
  <w16cid:commentId w16cid:paraId="6EE74E56" w16cid:durableId="2357B547"/>
  <w16cid:commentId w16cid:paraId="5574F4A8" w16cid:durableId="2357B54F"/>
  <w16cid:commentId w16cid:paraId="2961DB41" w16cid:durableId="233A43A3"/>
  <w16cid:commentId w16cid:paraId="47C68083" w16cid:durableId="237115AE"/>
  <w16cid:commentId w16cid:paraId="63DD5107" w16cid:durableId="2370C5B2"/>
  <w16cid:commentId w16cid:paraId="25210438" w16cid:durableId="2370AB73"/>
  <w16cid:commentId w16cid:paraId="57337A09" w16cid:durableId="2369ECFB"/>
  <w16cid:commentId w16cid:paraId="2D63DE24" w16cid:durableId="2369ED7D"/>
  <w16cid:commentId w16cid:paraId="416D9053" w16cid:durableId="2369EE76"/>
  <w16cid:commentId w16cid:paraId="444515CA" w16cid:durableId="234E35BF"/>
  <w16cid:commentId w16cid:paraId="0E629027" w16cid:durableId="2294856E"/>
  <w16cid:commentId w16cid:paraId="03B044B3" w16cid:durableId="2369F24A"/>
  <w16cid:commentId w16cid:paraId="2A09515C" w16cid:durableId="236A11B8"/>
  <w16cid:commentId w16cid:paraId="57F0CE0D" w16cid:durableId="236F957C"/>
  <w16cid:commentId w16cid:paraId="1C5C4FF3" w16cid:durableId="21583C9A"/>
  <w16cid:commentId w16cid:paraId="776F3545" w16cid:durableId="21583CBB"/>
  <w16cid:commentId w16cid:paraId="2E02B423" w16cid:durableId="236F7B88"/>
  <w16cid:commentId w16cid:paraId="4FB7FF87" w16cid:durableId="236F8CD0"/>
  <w16cid:commentId w16cid:paraId="2D3525B5" w16cid:durableId="2353F070"/>
  <w16cid:commentId w16cid:paraId="4CAA1176" w16cid:durableId="236A1289"/>
  <w16cid:commentId w16cid:paraId="52953961" w16cid:durableId="236F5CFB"/>
  <w16cid:commentId w16cid:paraId="1A283922" w16cid:durableId="236F5D3D"/>
  <w16cid:commentId w16cid:paraId="5AE154BC" w16cid:durableId="23676AFF"/>
  <w16cid:commentId w16cid:paraId="7347A150" w16cid:durableId="235290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80B5C0" w14:textId="77777777" w:rsidR="00D85340" w:rsidRDefault="00D85340" w:rsidP="00AE7F6E">
      <w:r>
        <w:separator/>
      </w:r>
    </w:p>
  </w:endnote>
  <w:endnote w:type="continuationSeparator" w:id="0">
    <w:p w14:paraId="48040D18" w14:textId="77777777" w:rsidR="00D85340" w:rsidRDefault="00D85340" w:rsidP="00AE7F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alibri">
    <w:panose1 w:val="020F0502020204030204"/>
    <w:charset w:val="00"/>
    <w:family w:val="swiss"/>
    <w:pitch w:val="variable"/>
    <w:sig w:usb0="E0002EFF" w:usb1="C000247B" w:usb2="00000009" w:usb3="00000000" w:csb0="000001FF" w:csb1="00000000"/>
  </w:font>
  <w:font w:name="Times Roman">
    <w:altName w:val="Times New Roman"/>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54265750"/>
      <w:docPartObj>
        <w:docPartGallery w:val="Page Numbers (Bottom of Page)"/>
        <w:docPartUnique/>
      </w:docPartObj>
    </w:sdtPr>
    <w:sdtContent>
      <w:p w14:paraId="70C2D5C5" w14:textId="1308372A" w:rsidR="00D85340" w:rsidRDefault="00D85340" w:rsidP="009A06C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Fonts w:ascii="Cambria" w:hAnsi="Cambria"/>
      </w:rPr>
      <w:alias w:val="Title"/>
      <w:id w:val="1342819561"/>
      <w:showingPlcHdr/>
      <w:dataBinding w:prefixMappings="xmlns:ns0='http://schemas.openxmlformats.org/package/2006/metadata/core-properties' xmlns:ns1='http://purl.org/dc/elements/1.1/'" w:xpath="/ns0:coreProperties[1]/ns1:title[1]" w:storeItemID="{6C3C8BC8-F283-45AE-878A-BAB7291924A1}"/>
      <w:text/>
    </w:sdtPr>
    <w:sdtContent>
      <w:p w14:paraId="774A48AD" w14:textId="77777777" w:rsidR="00D85340" w:rsidRPr="00E8024A" w:rsidRDefault="00D85340" w:rsidP="007D409F">
        <w:pPr>
          <w:pStyle w:val="Header"/>
          <w:pBdr>
            <w:between w:val="single" w:sz="4" w:space="1" w:color="4F81BD" w:themeColor="accent1"/>
          </w:pBdr>
          <w:spacing w:line="276" w:lineRule="auto"/>
          <w:jc w:val="center"/>
          <w:rPr>
            <w:rFonts w:ascii="Cambria" w:hAnsi="Cambria"/>
          </w:rPr>
        </w:pPr>
        <w:r>
          <w:rPr>
            <w:rFonts w:ascii="Cambria" w:hAnsi="Cambria"/>
          </w:rPr>
          <w:t xml:space="preserve">     </w:t>
        </w:r>
      </w:p>
    </w:sdtContent>
  </w:sdt>
  <w:sdt>
    <w:sdtPr>
      <w:rPr>
        <w:rFonts w:ascii="Cambria" w:hAnsi="Cambria"/>
      </w:rPr>
      <w:alias w:val="Date"/>
      <w:id w:val="1555032693"/>
      <w:showingPlcHd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p w14:paraId="77D2FA13" w14:textId="77777777" w:rsidR="00D85340" w:rsidRPr="00E8024A" w:rsidRDefault="00D85340" w:rsidP="007D409F">
        <w:pPr>
          <w:pStyle w:val="Header"/>
          <w:pBdr>
            <w:between w:val="single" w:sz="4" w:space="1" w:color="4F81BD" w:themeColor="accent1"/>
          </w:pBdr>
          <w:spacing w:line="276" w:lineRule="auto"/>
          <w:jc w:val="center"/>
          <w:rPr>
            <w:rFonts w:ascii="Cambria" w:hAnsi="Cambria"/>
          </w:rPr>
        </w:pPr>
        <w:r>
          <w:rPr>
            <w:rFonts w:ascii="Cambria" w:hAnsi="Cambria"/>
          </w:rPr>
          <w:t xml:space="preserve">     </w:t>
        </w:r>
      </w:p>
    </w:sdtContent>
  </w:sdt>
  <w:p w14:paraId="73D09406" w14:textId="77777777" w:rsidR="00D85340" w:rsidRDefault="00D853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62126947"/>
      <w:docPartObj>
        <w:docPartGallery w:val="Page Numbers (Bottom of Page)"/>
        <w:docPartUnique/>
      </w:docPartObj>
    </w:sdtPr>
    <w:sdtContent>
      <w:p w14:paraId="1AA799B4" w14:textId="6738A810" w:rsidR="00D85340" w:rsidRDefault="00D85340" w:rsidP="009A06C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sdtContent>
  </w:sdt>
  <w:p w14:paraId="13777930" w14:textId="77777777" w:rsidR="00D85340" w:rsidRDefault="00D85340" w:rsidP="005F0452">
    <w:pPr>
      <w:pStyle w:val="Header"/>
      <w:pBdr>
        <w:between w:val="single" w:sz="4" w:space="1" w:color="4F81BD" w:themeColor="accent1"/>
      </w:pBdr>
      <w:spacing w:line="276"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48786131"/>
      <w:docPartObj>
        <w:docPartGallery w:val="Page Numbers (Bottom of Page)"/>
        <w:docPartUnique/>
      </w:docPartObj>
    </w:sdtPr>
    <w:sdtContent>
      <w:p w14:paraId="35FDA7AC" w14:textId="77777777" w:rsidR="00D85340" w:rsidRDefault="00D85340" w:rsidP="009A06C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Fonts w:ascii="Cambria" w:hAnsi="Cambria"/>
      </w:rPr>
      <w:alias w:val="Title"/>
      <w:id w:val="-340241278"/>
      <w:showingPlcHdr/>
      <w:dataBinding w:prefixMappings="xmlns:ns0='http://schemas.openxmlformats.org/package/2006/metadata/core-properties' xmlns:ns1='http://purl.org/dc/elements/1.1/'" w:xpath="/ns0:coreProperties[1]/ns1:title[1]" w:storeItemID="{6C3C8BC8-F283-45AE-878A-BAB7291924A1}"/>
      <w:text/>
    </w:sdtPr>
    <w:sdtContent>
      <w:p w14:paraId="5F16330C" w14:textId="77777777" w:rsidR="00D85340" w:rsidRPr="00E8024A" w:rsidRDefault="00D85340" w:rsidP="007D409F">
        <w:pPr>
          <w:pStyle w:val="Header"/>
          <w:pBdr>
            <w:between w:val="single" w:sz="4" w:space="1" w:color="4F81BD" w:themeColor="accent1"/>
          </w:pBdr>
          <w:spacing w:line="276" w:lineRule="auto"/>
          <w:jc w:val="center"/>
          <w:rPr>
            <w:rFonts w:ascii="Cambria" w:hAnsi="Cambria"/>
          </w:rPr>
        </w:pPr>
        <w:r>
          <w:rPr>
            <w:rFonts w:ascii="Cambria" w:hAnsi="Cambria"/>
          </w:rPr>
          <w:t xml:space="preserve">     </w:t>
        </w:r>
      </w:p>
    </w:sdtContent>
  </w:sdt>
  <w:sdt>
    <w:sdtPr>
      <w:rPr>
        <w:rFonts w:ascii="Cambria" w:hAnsi="Cambria"/>
      </w:rPr>
      <w:alias w:val="Date"/>
      <w:id w:val="1163431463"/>
      <w:showingPlcHd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p w14:paraId="71B12AB9" w14:textId="77777777" w:rsidR="00D85340" w:rsidRPr="00E8024A" w:rsidRDefault="00D85340" w:rsidP="007D409F">
        <w:pPr>
          <w:pStyle w:val="Header"/>
          <w:pBdr>
            <w:between w:val="single" w:sz="4" w:space="1" w:color="4F81BD" w:themeColor="accent1"/>
          </w:pBdr>
          <w:spacing w:line="276" w:lineRule="auto"/>
          <w:jc w:val="center"/>
          <w:rPr>
            <w:rFonts w:ascii="Cambria" w:hAnsi="Cambria"/>
          </w:rPr>
        </w:pPr>
        <w:r>
          <w:rPr>
            <w:rFonts w:ascii="Cambria" w:hAnsi="Cambria"/>
          </w:rPr>
          <w:t xml:space="preserve">     </w:t>
        </w:r>
      </w:p>
    </w:sdtContent>
  </w:sdt>
  <w:p w14:paraId="34C0F378" w14:textId="77777777" w:rsidR="00D85340" w:rsidRDefault="00D8534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48740977"/>
      <w:docPartObj>
        <w:docPartGallery w:val="Page Numbers (Bottom of Page)"/>
        <w:docPartUnique/>
      </w:docPartObj>
    </w:sdtPr>
    <w:sdtContent>
      <w:p w14:paraId="32287EC7" w14:textId="77777777" w:rsidR="00D85340" w:rsidRDefault="00D85340" w:rsidP="009A06C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sdtContent>
  </w:sdt>
  <w:p w14:paraId="5694610C" w14:textId="77777777" w:rsidR="00D85340" w:rsidRDefault="00D85340" w:rsidP="005F0452">
    <w:pPr>
      <w:pStyle w:val="Header"/>
      <w:pBdr>
        <w:between w:val="single" w:sz="4" w:space="1" w:color="4F81BD" w:themeColor="accent1"/>
      </w:pBdr>
      <w:spacing w:line="276"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34CEFC" w14:textId="77777777" w:rsidR="00D85340" w:rsidRDefault="00D85340" w:rsidP="00AE7F6E">
      <w:r>
        <w:separator/>
      </w:r>
    </w:p>
  </w:footnote>
  <w:footnote w:type="continuationSeparator" w:id="0">
    <w:p w14:paraId="2769ADDD" w14:textId="77777777" w:rsidR="00D85340" w:rsidRDefault="00D85340" w:rsidP="00AE7F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Cambria" w:hAnsi="Cambria"/>
      </w:rPr>
      <w:alias w:val="Title"/>
      <w:id w:val="447122750"/>
      <w:showingPlcHdr/>
      <w:dataBinding w:prefixMappings="xmlns:ns0='http://schemas.openxmlformats.org/package/2006/metadata/core-properties' xmlns:ns1='http://purl.org/dc/elements/1.1/'" w:xpath="/ns0:coreProperties[1]/ns1:title[1]" w:storeItemID="{6C3C8BC8-F283-45AE-878A-BAB7291924A1}"/>
      <w:text/>
    </w:sdtPr>
    <w:sdtContent>
      <w:p w14:paraId="69C61D8B" w14:textId="50791187" w:rsidR="00D85340" w:rsidRPr="005E04E9" w:rsidRDefault="00D85340">
        <w:pPr>
          <w:pStyle w:val="Header"/>
          <w:pBdr>
            <w:between w:val="single" w:sz="4" w:space="1" w:color="4F81BD" w:themeColor="accent1"/>
          </w:pBdr>
          <w:spacing w:line="276" w:lineRule="auto"/>
          <w:jc w:val="center"/>
          <w:rPr>
            <w:rFonts w:ascii="Cambria" w:hAnsi="Cambria"/>
          </w:rPr>
        </w:pPr>
        <w:r>
          <w:rPr>
            <w:rFonts w:ascii="Cambria" w:hAnsi="Cambria"/>
          </w:rPr>
          <w:t xml:space="preserve">     </w:t>
        </w:r>
      </w:p>
    </w:sdtContent>
  </w:sdt>
  <w:sdt>
    <w:sdtPr>
      <w:rPr>
        <w:rFonts w:ascii="Cambria" w:hAnsi="Cambria"/>
      </w:rPr>
      <w:alias w:val="Date"/>
      <w:id w:val="-253901335"/>
      <w:showingPlcHd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p w14:paraId="70683DDA" w14:textId="4FA25A02" w:rsidR="00D85340" w:rsidRPr="005E04E9" w:rsidRDefault="00D85340">
        <w:pPr>
          <w:pStyle w:val="Header"/>
          <w:pBdr>
            <w:between w:val="single" w:sz="4" w:space="1" w:color="4F81BD" w:themeColor="accent1"/>
          </w:pBdr>
          <w:spacing w:line="276" w:lineRule="auto"/>
          <w:jc w:val="center"/>
          <w:rPr>
            <w:rFonts w:ascii="Cambria" w:hAnsi="Cambria"/>
          </w:rPr>
        </w:pPr>
        <w:r>
          <w:rPr>
            <w:rFonts w:ascii="Cambria" w:hAnsi="Cambria"/>
          </w:rPr>
          <w:t xml:space="preserve">     </w:t>
        </w:r>
      </w:p>
    </w:sdtContent>
  </w:sdt>
  <w:p w14:paraId="6A19C4A9" w14:textId="77777777" w:rsidR="00D85340" w:rsidRDefault="00D853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Cambria" w:hAnsi="Cambria"/>
      </w:rPr>
      <w:alias w:val="Title"/>
      <w:id w:val="-817650466"/>
      <w:showingPlcHdr/>
      <w:dataBinding w:prefixMappings="xmlns:ns0='http://schemas.openxmlformats.org/package/2006/metadata/core-properties' xmlns:ns1='http://purl.org/dc/elements/1.1/'" w:xpath="/ns0:coreProperties[1]/ns1:title[1]" w:storeItemID="{6C3C8BC8-F283-45AE-878A-BAB7291924A1}"/>
      <w:text/>
    </w:sdtPr>
    <w:sdtContent>
      <w:p w14:paraId="6834E875" w14:textId="77777777" w:rsidR="00D85340" w:rsidRPr="005E04E9" w:rsidRDefault="00D85340">
        <w:pPr>
          <w:pStyle w:val="Header"/>
          <w:pBdr>
            <w:between w:val="single" w:sz="4" w:space="1" w:color="4F81BD" w:themeColor="accent1"/>
          </w:pBdr>
          <w:spacing w:line="276" w:lineRule="auto"/>
          <w:jc w:val="center"/>
          <w:rPr>
            <w:rFonts w:ascii="Cambria" w:hAnsi="Cambria"/>
          </w:rPr>
        </w:pPr>
        <w:r>
          <w:rPr>
            <w:rFonts w:ascii="Cambria" w:hAnsi="Cambria"/>
          </w:rPr>
          <w:t xml:space="preserve">     </w:t>
        </w:r>
      </w:p>
    </w:sdtContent>
  </w:sdt>
  <w:sdt>
    <w:sdtPr>
      <w:rPr>
        <w:rFonts w:ascii="Cambria" w:hAnsi="Cambria"/>
      </w:rPr>
      <w:alias w:val="Date"/>
      <w:id w:val="1007566445"/>
      <w:showingPlcHd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p w14:paraId="50C6B941" w14:textId="77777777" w:rsidR="00D85340" w:rsidRPr="005E04E9" w:rsidRDefault="00D85340">
        <w:pPr>
          <w:pStyle w:val="Header"/>
          <w:pBdr>
            <w:between w:val="single" w:sz="4" w:space="1" w:color="4F81BD" w:themeColor="accent1"/>
          </w:pBdr>
          <w:spacing w:line="276" w:lineRule="auto"/>
          <w:jc w:val="center"/>
          <w:rPr>
            <w:rFonts w:ascii="Cambria" w:hAnsi="Cambria"/>
          </w:rPr>
        </w:pPr>
        <w:r>
          <w:rPr>
            <w:rFonts w:ascii="Cambria" w:hAnsi="Cambria"/>
          </w:rPr>
          <w:t xml:space="preserve">     </w:t>
        </w:r>
      </w:p>
    </w:sdtContent>
  </w:sdt>
  <w:p w14:paraId="72BDC9E7" w14:textId="77777777" w:rsidR="00D85340" w:rsidRDefault="00D853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47AEB"/>
    <w:multiLevelType w:val="hybridMultilevel"/>
    <w:tmpl w:val="4844D5C4"/>
    <w:lvl w:ilvl="0" w:tplc="CABC3C4A">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03087"/>
    <w:multiLevelType w:val="hybridMultilevel"/>
    <w:tmpl w:val="E74A8540"/>
    <w:lvl w:ilvl="0" w:tplc="C244247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C64B47"/>
    <w:multiLevelType w:val="hybridMultilevel"/>
    <w:tmpl w:val="C7301952"/>
    <w:lvl w:ilvl="0" w:tplc="04130001">
      <w:start w:val="3"/>
      <w:numFmt w:val="bullet"/>
      <w:lvlText w:val=""/>
      <w:lvlJc w:val="left"/>
      <w:pPr>
        <w:ind w:left="720" w:hanging="360"/>
      </w:pPr>
      <w:rPr>
        <w:rFonts w:ascii="Symbol" w:eastAsia="Times New Roman" w:hAnsi="Symbol"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35E3061"/>
    <w:multiLevelType w:val="hybridMultilevel"/>
    <w:tmpl w:val="9296221A"/>
    <w:lvl w:ilvl="0" w:tplc="E97A91C4">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0C392B"/>
    <w:multiLevelType w:val="hybridMultilevel"/>
    <w:tmpl w:val="3D86CDB0"/>
    <w:lvl w:ilvl="0" w:tplc="04130001">
      <w:numFmt w:val="bullet"/>
      <w:lvlText w:val=""/>
      <w:lvlJc w:val="left"/>
      <w:pPr>
        <w:ind w:left="720" w:hanging="360"/>
      </w:pPr>
      <w:rPr>
        <w:rFonts w:ascii="Symbol" w:eastAsia="Times New Roman" w:hAnsi="Symbol"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623003F9"/>
    <w:multiLevelType w:val="hybridMultilevel"/>
    <w:tmpl w:val="370E9C04"/>
    <w:lvl w:ilvl="0" w:tplc="6ABAED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D54482"/>
    <w:multiLevelType w:val="hybridMultilevel"/>
    <w:tmpl w:val="F9248936"/>
    <w:lvl w:ilvl="0" w:tplc="04130011">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3"/>
  </w:num>
  <w:num w:numId="2">
    <w:abstractNumId w:val="1"/>
  </w:num>
  <w:num w:numId="3">
    <w:abstractNumId w:val="5"/>
  </w:num>
  <w:num w:numId="4">
    <w:abstractNumId w:val="0"/>
  </w:num>
  <w:num w:numId="5">
    <w:abstractNumId w:val="6"/>
  </w:num>
  <w:num w:numId="6">
    <w:abstractNumId w:val="2"/>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Vanhoudt, A. (Arne)">
    <w15:presenceInfo w15:providerId="AD" w15:userId="S::a.vanhoudt@uu.nl::d20798a2-3142-48be-8126-c92f08565673"/>
  </w15:person>
  <w15:person w15:author="Werven, T. van (Tine)">
    <w15:presenceInfo w15:providerId="AD" w15:userId="S::t.vanwerven@uu.nl::43455214-163f-4c35-9f87-e946d02423a2"/>
  </w15:person>
  <w15:person w15:author="Nielen, M. (Mirjam)">
    <w15:presenceInfo w15:providerId="AD" w15:userId="S::m.nielen@uu.nl::0928a533-55d3-444f-a332-7810069edeed"/>
  </w15:person>
  <w15:person w15:author="Arne Vanhoudt">
    <w15:presenceInfo w15:providerId="Windows Live" w15:userId="9259098b75b25003"/>
  </w15:person>
  <w15:person w15:author="Jessie Hesseling">
    <w15:presenceInfo w15:providerId="Windows Live" w15:userId="61517e2d7cca5b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4096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7F6E"/>
    <w:rsid w:val="00006277"/>
    <w:rsid w:val="000065FC"/>
    <w:rsid w:val="00007018"/>
    <w:rsid w:val="00011B74"/>
    <w:rsid w:val="00020837"/>
    <w:rsid w:val="000235B3"/>
    <w:rsid w:val="00023A1D"/>
    <w:rsid w:val="00023EAC"/>
    <w:rsid w:val="000241AE"/>
    <w:rsid w:val="00030F6C"/>
    <w:rsid w:val="00031835"/>
    <w:rsid w:val="000319A7"/>
    <w:rsid w:val="00031DE4"/>
    <w:rsid w:val="00032806"/>
    <w:rsid w:val="0003455B"/>
    <w:rsid w:val="00035B71"/>
    <w:rsid w:val="00037D9E"/>
    <w:rsid w:val="00040FF3"/>
    <w:rsid w:val="00043744"/>
    <w:rsid w:val="000437E2"/>
    <w:rsid w:val="0004486C"/>
    <w:rsid w:val="000449FE"/>
    <w:rsid w:val="00047612"/>
    <w:rsid w:val="00050449"/>
    <w:rsid w:val="0005201E"/>
    <w:rsid w:val="0005320A"/>
    <w:rsid w:val="00055FD8"/>
    <w:rsid w:val="00056C81"/>
    <w:rsid w:val="00056EA5"/>
    <w:rsid w:val="00057E70"/>
    <w:rsid w:val="000638BA"/>
    <w:rsid w:val="00065067"/>
    <w:rsid w:val="000651B4"/>
    <w:rsid w:val="000653B0"/>
    <w:rsid w:val="000672FE"/>
    <w:rsid w:val="00070896"/>
    <w:rsid w:val="000745AD"/>
    <w:rsid w:val="000764F9"/>
    <w:rsid w:val="00076B1E"/>
    <w:rsid w:val="00076D26"/>
    <w:rsid w:val="00077C6D"/>
    <w:rsid w:val="00084860"/>
    <w:rsid w:val="00084CE4"/>
    <w:rsid w:val="00084E6B"/>
    <w:rsid w:val="00085CF5"/>
    <w:rsid w:val="000928CD"/>
    <w:rsid w:val="00095D24"/>
    <w:rsid w:val="000A0BCF"/>
    <w:rsid w:val="000A0BD3"/>
    <w:rsid w:val="000A1260"/>
    <w:rsid w:val="000A349F"/>
    <w:rsid w:val="000A47C6"/>
    <w:rsid w:val="000A61AA"/>
    <w:rsid w:val="000A7A91"/>
    <w:rsid w:val="000B3D0B"/>
    <w:rsid w:val="000B4107"/>
    <w:rsid w:val="000B59ED"/>
    <w:rsid w:val="000B7B35"/>
    <w:rsid w:val="000C16FA"/>
    <w:rsid w:val="000C48CF"/>
    <w:rsid w:val="000C4E44"/>
    <w:rsid w:val="000C6D60"/>
    <w:rsid w:val="000C7301"/>
    <w:rsid w:val="000E0752"/>
    <w:rsid w:val="000E1A45"/>
    <w:rsid w:val="000E6C8D"/>
    <w:rsid w:val="000E7747"/>
    <w:rsid w:val="000F07E5"/>
    <w:rsid w:val="000F21B5"/>
    <w:rsid w:val="000F375C"/>
    <w:rsid w:val="000F4C04"/>
    <w:rsid w:val="000F4DB9"/>
    <w:rsid w:val="000F7B19"/>
    <w:rsid w:val="0010128F"/>
    <w:rsid w:val="0010175C"/>
    <w:rsid w:val="00103EF0"/>
    <w:rsid w:val="001060E7"/>
    <w:rsid w:val="00110DAE"/>
    <w:rsid w:val="00110DB5"/>
    <w:rsid w:val="0011213C"/>
    <w:rsid w:val="00115A82"/>
    <w:rsid w:val="001169C7"/>
    <w:rsid w:val="001222CE"/>
    <w:rsid w:val="001230CE"/>
    <w:rsid w:val="00123EA6"/>
    <w:rsid w:val="00124B49"/>
    <w:rsid w:val="00124B55"/>
    <w:rsid w:val="001250F6"/>
    <w:rsid w:val="001257D3"/>
    <w:rsid w:val="00126177"/>
    <w:rsid w:val="00136D89"/>
    <w:rsid w:val="00137EDE"/>
    <w:rsid w:val="001420A9"/>
    <w:rsid w:val="001429A9"/>
    <w:rsid w:val="00143FF9"/>
    <w:rsid w:val="00145151"/>
    <w:rsid w:val="0014786A"/>
    <w:rsid w:val="0015256A"/>
    <w:rsid w:val="0015371F"/>
    <w:rsid w:val="001549C7"/>
    <w:rsid w:val="001562B1"/>
    <w:rsid w:val="001577A9"/>
    <w:rsid w:val="00157C0F"/>
    <w:rsid w:val="0016393E"/>
    <w:rsid w:val="001657AE"/>
    <w:rsid w:val="0016680B"/>
    <w:rsid w:val="00166EB9"/>
    <w:rsid w:val="00167D5B"/>
    <w:rsid w:val="0017234E"/>
    <w:rsid w:val="00175EE0"/>
    <w:rsid w:val="00176C27"/>
    <w:rsid w:val="00180EE1"/>
    <w:rsid w:val="001821C1"/>
    <w:rsid w:val="00182E06"/>
    <w:rsid w:val="00184B0E"/>
    <w:rsid w:val="00184F42"/>
    <w:rsid w:val="00185210"/>
    <w:rsid w:val="00186D46"/>
    <w:rsid w:val="001911C1"/>
    <w:rsid w:val="001917FB"/>
    <w:rsid w:val="00191F44"/>
    <w:rsid w:val="0019457F"/>
    <w:rsid w:val="001960AC"/>
    <w:rsid w:val="001975E8"/>
    <w:rsid w:val="001A388A"/>
    <w:rsid w:val="001A77BD"/>
    <w:rsid w:val="001B3700"/>
    <w:rsid w:val="001B6742"/>
    <w:rsid w:val="001B796A"/>
    <w:rsid w:val="001C0473"/>
    <w:rsid w:val="001C4B23"/>
    <w:rsid w:val="001D4323"/>
    <w:rsid w:val="001E3863"/>
    <w:rsid w:val="001E39E1"/>
    <w:rsid w:val="001E46EA"/>
    <w:rsid w:val="001E52D9"/>
    <w:rsid w:val="001F51EA"/>
    <w:rsid w:val="001F52DC"/>
    <w:rsid w:val="001F71AA"/>
    <w:rsid w:val="00202B8A"/>
    <w:rsid w:val="00203988"/>
    <w:rsid w:val="00204E16"/>
    <w:rsid w:val="00212375"/>
    <w:rsid w:val="00220AFA"/>
    <w:rsid w:val="00220F08"/>
    <w:rsid w:val="0022288F"/>
    <w:rsid w:val="00222D7B"/>
    <w:rsid w:val="0022361D"/>
    <w:rsid w:val="00224C19"/>
    <w:rsid w:val="00224CC4"/>
    <w:rsid w:val="002257FF"/>
    <w:rsid w:val="0023010F"/>
    <w:rsid w:val="00230AB1"/>
    <w:rsid w:val="00231D39"/>
    <w:rsid w:val="0023261D"/>
    <w:rsid w:val="00232781"/>
    <w:rsid w:val="002361C7"/>
    <w:rsid w:val="00236592"/>
    <w:rsid w:val="002365F2"/>
    <w:rsid w:val="002372FD"/>
    <w:rsid w:val="002412FC"/>
    <w:rsid w:val="00241838"/>
    <w:rsid w:val="002444A6"/>
    <w:rsid w:val="00244E5D"/>
    <w:rsid w:val="00246715"/>
    <w:rsid w:val="00247785"/>
    <w:rsid w:val="0024796F"/>
    <w:rsid w:val="002510CF"/>
    <w:rsid w:val="002516B8"/>
    <w:rsid w:val="002539BB"/>
    <w:rsid w:val="0026119B"/>
    <w:rsid w:val="00262378"/>
    <w:rsid w:val="00263D92"/>
    <w:rsid w:val="0027125F"/>
    <w:rsid w:val="00274A3D"/>
    <w:rsid w:val="0027662D"/>
    <w:rsid w:val="00277733"/>
    <w:rsid w:val="00283E49"/>
    <w:rsid w:val="0028598A"/>
    <w:rsid w:val="002920A7"/>
    <w:rsid w:val="00294976"/>
    <w:rsid w:val="002A0220"/>
    <w:rsid w:val="002A1439"/>
    <w:rsid w:val="002A1A2C"/>
    <w:rsid w:val="002B2B57"/>
    <w:rsid w:val="002B5E80"/>
    <w:rsid w:val="002C159E"/>
    <w:rsid w:val="002C3428"/>
    <w:rsid w:val="002C3A38"/>
    <w:rsid w:val="002C4A82"/>
    <w:rsid w:val="002C65A2"/>
    <w:rsid w:val="002D4881"/>
    <w:rsid w:val="002D708F"/>
    <w:rsid w:val="002D779C"/>
    <w:rsid w:val="002E1936"/>
    <w:rsid w:val="002E1AEB"/>
    <w:rsid w:val="002E323C"/>
    <w:rsid w:val="002E3BF1"/>
    <w:rsid w:val="002E54A8"/>
    <w:rsid w:val="002E551F"/>
    <w:rsid w:val="002E559A"/>
    <w:rsid w:val="002E673D"/>
    <w:rsid w:val="002E7F1D"/>
    <w:rsid w:val="002F0208"/>
    <w:rsid w:val="002F344C"/>
    <w:rsid w:val="002F3CF2"/>
    <w:rsid w:val="002F3FCA"/>
    <w:rsid w:val="002F7FC8"/>
    <w:rsid w:val="003015A8"/>
    <w:rsid w:val="00302FF2"/>
    <w:rsid w:val="00306CE2"/>
    <w:rsid w:val="00307BFA"/>
    <w:rsid w:val="00311901"/>
    <w:rsid w:val="00314463"/>
    <w:rsid w:val="00314E96"/>
    <w:rsid w:val="00323066"/>
    <w:rsid w:val="00323C1D"/>
    <w:rsid w:val="003269CB"/>
    <w:rsid w:val="0032713D"/>
    <w:rsid w:val="00331135"/>
    <w:rsid w:val="003313CD"/>
    <w:rsid w:val="0033300A"/>
    <w:rsid w:val="0033442F"/>
    <w:rsid w:val="00334483"/>
    <w:rsid w:val="00336B03"/>
    <w:rsid w:val="003418F8"/>
    <w:rsid w:val="00344452"/>
    <w:rsid w:val="00344652"/>
    <w:rsid w:val="00344B06"/>
    <w:rsid w:val="003453E9"/>
    <w:rsid w:val="00345B73"/>
    <w:rsid w:val="00346FC5"/>
    <w:rsid w:val="00347801"/>
    <w:rsid w:val="00356871"/>
    <w:rsid w:val="00365021"/>
    <w:rsid w:val="00366F43"/>
    <w:rsid w:val="003679B9"/>
    <w:rsid w:val="0037242E"/>
    <w:rsid w:val="00372510"/>
    <w:rsid w:val="00372984"/>
    <w:rsid w:val="00372D1F"/>
    <w:rsid w:val="00374DF6"/>
    <w:rsid w:val="003756AE"/>
    <w:rsid w:val="003767CC"/>
    <w:rsid w:val="00377CF3"/>
    <w:rsid w:val="00377FBB"/>
    <w:rsid w:val="00383676"/>
    <w:rsid w:val="00394A86"/>
    <w:rsid w:val="00396689"/>
    <w:rsid w:val="0039752C"/>
    <w:rsid w:val="00397F32"/>
    <w:rsid w:val="003A2378"/>
    <w:rsid w:val="003A7EF1"/>
    <w:rsid w:val="003B0D65"/>
    <w:rsid w:val="003B2776"/>
    <w:rsid w:val="003B3287"/>
    <w:rsid w:val="003B640A"/>
    <w:rsid w:val="003C3274"/>
    <w:rsid w:val="003D112B"/>
    <w:rsid w:val="003D1B0A"/>
    <w:rsid w:val="003D2418"/>
    <w:rsid w:val="003D4384"/>
    <w:rsid w:val="003D4D44"/>
    <w:rsid w:val="003D74D4"/>
    <w:rsid w:val="003D78D8"/>
    <w:rsid w:val="003D7A8A"/>
    <w:rsid w:val="003E2FCF"/>
    <w:rsid w:val="003E3614"/>
    <w:rsid w:val="003E496A"/>
    <w:rsid w:val="003E5293"/>
    <w:rsid w:val="003E5C9D"/>
    <w:rsid w:val="003E6C0D"/>
    <w:rsid w:val="003E79E9"/>
    <w:rsid w:val="003F0550"/>
    <w:rsid w:val="003F0B38"/>
    <w:rsid w:val="003F1930"/>
    <w:rsid w:val="003F1D13"/>
    <w:rsid w:val="003F6617"/>
    <w:rsid w:val="004010BE"/>
    <w:rsid w:val="00401EDC"/>
    <w:rsid w:val="0040360C"/>
    <w:rsid w:val="00406485"/>
    <w:rsid w:val="00406D78"/>
    <w:rsid w:val="00407CB6"/>
    <w:rsid w:val="00407D51"/>
    <w:rsid w:val="00407EDF"/>
    <w:rsid w:val="00410601"/>
    <w:rsid w:val="00410CAB"/>
    <w:rsid w:val="0041115C"/>
    <w:rsid w:val="00413C9B"/>
    <w:rsid w:val="00415815"/>
    <w:rsid w:val="00417270"/>
    <w:rsid w:val="0042277D"/>
    <w:rsid w:val="00423B5E"/>
    <w:rsid w:val="00424F29"/>
    <w:rsid w:val="00425880"/>
    <w:rsid w:val="00425EC6"/>
    <w:rsid w:val="00426C02"/>
    <w:rsid w:val="0043069B"/>
    <w:rsid w:val="004313D5"/>
    <w:rsid w:val="00432C22"/>
    <w:rsid w:val="00435A6F"/>
    <w:rsid w:val="00436ED7"/>
    <w:rsid w:val="004407FD"/>
    <w:rsid w:val="0044125C"/>
    <w:rsid w:val="004455BE"/>
    <w:rsid w:val="00446623"/>
    <w:rsid w:val="00447320"/>
    <w:rsid w:val="0045153D"/>
    <w:rsid w:val="004517A1"/>
    <w:rsid w:val="004526C2"/>
    <w:rsid w:val="0045334B"/>
    <w:rsid w:val="00454C74"/>
    <w:rsid w:val="00455878"/>
    <w:rsid w:val="0046004F"/>
    <w:rsid w:val="00463179"/>
    <w:rsid w:val="004652CB"/>
    <w:rsid w:val="00471AFA"/>
    <w:rsid w:val="00471FB5"/>
    <w:rsid w:val="0047228B"/>
    <w:rsid w:val="00473D4A"/>
    <w:rsid w:val="00475574"/>
    <w:rsid w:val="00477039"/>
    <w:rsid w:val="00480B02"/>
    <w:rsid w:val="00482703"/>
    <w:rsid w:val="00482AD9"/>
    <w:rsid w:val="00482B82"/>
    <w:rsid w:val="00483556"/>
    <w:rsid w:val="00484A92"/>
    <w:rsid w:val="0048591E"/>
    <w:rsid w:val="004866F3"/>
    <w:rsid w:val="00490F5F"/>
    <w:rsid w:val="004926ED"/>
    <w:rsid w:val="0049283C"/>
    <w:rsid w:val="004934B8"/>
    <w:rsid w:val="004966A5"/>
    <w:rsid w:val="00497955"/>
    <w:rsid w:val="004A1040"/>
    <w:rsid w:val="004A1E51"/>
    <w:rsid w:val="004A334A"/>
    <w:rsid w:val="004A36F3"/>
    <w:rsid w:val="004B025F"/>
    <w:rsid w:val="004B2B6C"/>
    <w:rsid w:val="004B46D5"/>
    <w:rsid w:val="004B47CF"/>
    <w:rsid w:val="004B5603"/>
    <w:rsid w:val="004C0BAF"/>
    <w:rsid w:val="004C1E02"/>
    <w:rsid w:val="004C22E7"/>
    <w:rsid w:val="004C3D2D"/>
    <w:rsid w:val="004C45FB"/>
    <w:rsid w:val="004C4612"/>
    <w:rsid w:val="004D14C9"/>
    <w:rsid w:val="004D4CD0"/>
    <w:rsid w:val="004D5A3E"/>
    <w:rsid w:val="004D5D56"/>
    <w:rsid w:val="004E2D9C"/>
    <w:rsid w:val="004E4608"/>
    <w:rsid w:val="004E4B83"/>
    <w:rsid w:val="004E683D"/>
    <w:rsid w:val="004F20BB"/>
    <w:rsid w:val="004F29AB"/>
    <w:rsid w:val="004F32D8"/>
    <w:rsid w:val="004F35DA"/>
    <w:rsid w:val="004F4B2D"/>
    <w:rsid w:val="004F7A0B"/>
    <w:rsid w:val="0050008A"/>
    <w:rsid w:val="0050054C"/>
    <w:rsid w:val="00501AF7"/>
    <w:rsid w:val="005047C5"/>
    <w:rsid w:val="00507553"/>
    <w:rsid w:val="00510641"/>
    <w:rsid w:val="005107BE"/>
    <w:rsid w:val="00510C66"/>
    <w:rsid w:val="0051319C"/>
    <w:rsid w:val="00514204"/>
    <w:rsid w:val="005206AD"/>
    <w:rsid w:val="00523049"/>
    <w:rsid w:val="00526FA7"/>
    <w:rsid w:val="00527172"/>
    <w:rsid w:val="00527E72"/>
    <w:rsid w:val="00535CC0"/>
    <w:rsid w:val="005373BE"/>
    <w:rsid w:val="00537594"/>
    <w:rsid w:val="00547107"/>
    <w:rsid w:val="0055100C"/>
    <w:rsid w:val="0055205E"/>
    <w:rsid w:val="0055325C"/>
    <w:rsid w:val="00554B13"/>
    <w:rsid w:val="0055547D"/>
    <w:rsid w:val="00560431"/>
    <w:rsid w:val="00560831"/>
    <w:rsid w:val="00565EED"/>
    <w:rsid w:val="005667A0"/>
    <w:rsid w:val="0057089C"/>
    <w:rsid w:val="005747CE"/>
    <w:rsid w:val="00575FE1"/>
    <w:rsid w:val="00576D30"/>
    <w:rsid w:val="00582340"/>
    <w:rsid w:val="005924BC"/>
    <w:rsid w:val="005A1851"/>
    <w:rsid w:val="005A5FA9"/>
    <w:rsid w:val="005B00A6"/>
    <w:rsid w:val="005B2B34"/>
    <w:rsid w:val="005B4221"/>
    <w:rsid w:val="005B47D5"/>
    <w:rsid w:val="005C5A21"/>
    <w:rsid w:val="005D095D"/>
    <w:rsid w:val="005D0D88"/>
    <w:rsid w:val="005D177D"/>
    <w:rsid w:val="005D1B8F"/>
    <w:rsid w:val="005D2C69"/>
    <w:rsid w:val="005D3D98"/>
    <w:rsid w:val="005D3E32"/>
    <w:rsid w:val="005E235D"/>
    <w:rsid w:val="005E4252"/>
    <w:rsid w:val="005E73D4"/>
    <w:rsid w:val="005F0452"/>
    <w:rsid w:val="006005DB"/>
    <w:rsid w:val="00600DF9"/>
    <w:rsid w:val="00601ECE"/>
    <w:rsid w:val="00605192"/>
    <w:rsid w:val="0060594E"/>
    <w:rsid w:val="006148DE"/>
    <w:rsid w:val="00616165"/>
    <w:rsid w:val="00617D93"/>
    <w:rsid w:val="00620652"/>
    <w:rsid w:val="006211C2"/>
    <w:rsid w:val="00624006"/>
    <w:rsid w:val="00631F32"/>
    <w:rsid w:val="00632EF7"/>
    <w:rsid w:val="006335BC"/>
    <w:rsid w:val="00633A69"/>
    <w:rsid w:val="00633AFC"/>
    <w:rsid w:val="006353C9"/>
    <w:rsid w:val="00641566"/>
    <w:rsid w:val="006456B0"/>
    <w:rsid w:val="0065432F"/>
    <w:rsid w:val="00655D7A"/>
    <w:rsid w:val="00655F6F"/>
    <w:rsid w:val="00656919"/>
    <w:rsid w:val="006613D9"/>
    <w:rsid w:val="00663884"/>
    <w:rsid w:val="00663C4F"/>
    <w:rsid w:val="00667192"/>
    <w:rsid w:val="006700F1"/>
    <w:rsid w:val="006721C3"/>
    <w:rsid w:val="00675139"/>
    <w:rsid w:val="00680D8D"/>
    <w:rsid w:val="006857BA"/>
    <w:rsid w:val="00686174"/>
    <w:rsid w:val="006876AB"/>
    <w:rsid w:val="006911F7"/>
    <w:rsid w:val="0069206E"/>
    <w:rsid w:val="00693F26"/>
    <w:rsid w:val="006A1003"/>
    <w:rsid w:val="006A1013"/>
    <w:rsid w:val="006A4989"/>
    <w:rsid w:val="006A50E7"/>
    <w:rsid w:val="006A6FEA"/>
    <w:rsid w:val="006A770E"/>
    <w:rsid w:val="006B104C"/>
    <w:rsid w:val="006B1429"/>
    <w:rsid w:val="006B21FC"/>
    <w:rsid w:val="006B380A"/>
    <w:rsid w:val="006B4A88"/>
    <w:rsid w:val="006B5D00"/>
    <w:rsid w:val="006B6A88"/>
    <w:rsid w:val="006C09F8"/>
    <w:rsid w:val="006C2870"/>
    <w:rsid w:val="006C2B9C"/>
    <w:rsid w:val="006C7FC5"/>
    <w:rsid w:val="006D12C8"/>
    <w:rsid w:val="006D25B9"/>
    <w:rsid w:val="006E5130"/>
    <w:rsid w:val="006E5418"/>
    <w:rsid w:val="006E665B"/>
    <w:rsid w:val="006E7DE2"/>
    <w:rsid w:val="006F369F"/>
    <w:rsid w:val="006F471D"/>
    <w:rsid w:val="006F73D2"/>
    <w:rsid w:val="00703C90"/>
    <w:rsid w:val="0070751D"/>
    <w:rsid w:val="00707B0F"/>
    <w:rsid w:val="007102B5"/>
    <w:rsid w:val="00713EAD"/>
    <w:rsid w:val="007150D3"/>
    <w:rsid w:val="00722CAB"/>
    <w:rsid w:val="00723382"/>
    <w:rsid w:val="007237F0"/>
    <w:rsid w:val="007336A1"/>
    <w:rsid w:val="00733FA9"/>
    <w:rsid w:val="00734933"/>
    <w:rsid w:val="0074075D"/>
    <w:rsid w:val="007441F4"/>
    <w:rsid w:val="00755FC2"/>
    <w:rsid w:val="007655E2"/>
    <w:rsid w:val="00767B88"/>
    <w:rsid w:val="00770443"/>
    <w:rsid w:val="0077283C"/>
    <w:rsid w:val="00773036"/>
    <w:rsid w:val="00773477"/>
    <w:rsid w:val="00773AFC"/>
    <w:rsid w:val="007772D0"/>
    <w:rsid w:val="00781C17"/>
    <w:rsid w:val="00782C10"/>
    <w:rsid w:val="0078329D"/>
    <w:rsid w:val="007846F8"/>
    <w:rsid w:val="00785CF2"/>
    <w:rsid w:val="00795A4D"/>
    <w:rsid w:val="00796B7E"/>
    <w:rsid w:val="007A00CD"/>
    <w:rsid w:val="007A0167"/>
    <w:rsid w:val="007A028F"/>
    <w:rsid w:val="007A2041"/>
    <w:rsid w:val="007A44A0"/>
    <w:rsid w:val="007A4EB5"/>
    <w:rsid w:val="007A6953"/>
    <w:rsid w:val="007A6983"/>
    <w:rsid w:val="007A6E93"/>
    <w:rsid w:val="007B269B"/>
    <w:rsid w:val="007B3A6A"/>
    <w:rsid w:val="007B5167"/>
    <w:rsid w:val="007B7A19"/>
    <w:rsid w:val="007C0B52"/>
    <w:rsid w:val="007C1178"/>
    <w:rsid w:val="007C360B"/>
    <w:rsid w:val="007C4B2D"/>
    <w:rsid w:val="007C56AA"/>
    <w:rsid w:val="007D047E"/>
    <w:rsid w:val="007D08D0"/>
    <w:rsid w:val="007D1096"/>
    <w:rsid w:val="007D27C5"/>
    <w:rsid w:val="007D2A02"/>
    <w:rsid w:val="007D3352"/>
    <w:rsid w:val="007D409F"/>
    <w:rsid w:val="007D791D"/>
    <w:rsid w:val="007D7A15"/>
    <w:rsid w:val="007E063A"/>
    <w:rsid w:val="007E18F3"/>
    <w:rsid w:val="007E4D74"/>
    <w:rsid w:val="007E62A1"/>
    <w:rsid w:val="007F10F5"/>
    <w:rsid w:val="007F1F77"/>
    <w:rsid w:val="007F5DA2"/>
    <w:rsid w:val="007F5F43"/>
    <w:rsid w:val="007F61D8"/>
    <w:rsid w:val="007F706E"/>
    <w:rsid w:val="00800D94"/>
    <w:rsid w:val="0080235A"/>
    <w:rsid w:val="00802C37"/>
    <w:rsid w:val="00802E4D"/>
    <w:rsid w:val="008061E3"/>
    <w:rsid w:val="008065E4"/>
    <w:rsid w:val="00810374"/>
    <w:rsid w:val="00815721"/>
    <w:rsid w:val="00815CF8"/>
    <w:rsid w:val="008162B8"/>
    <w:rsid w:val="008219D3"/>
    <w:rsid w:val="008222FB"/>
    <w:rsid w:val="008268C6"/>
    <w:rsid w:val="00827795"/>
    <w:rsid w:val="00827D2B"/>
    <w:rsid w:val="00840D4A"/>
    <w:rsid w:val="00844A6E"/>
    <w:rsid w:val="008460E4"/>
    <w:rsid w:val="00846568"/>
    <w:rsid w:val="00850E69"/>
    <w:rsid w:val="008529B3"/>
    <w:rsid w:val="008545DF"/>
    <w:rsid w:val="00855502"/>
    <w:rsid w:val="00856DAA"/>
    <w:rsid w:val="00857248"/>
    <w:rsid w:val="0086499A"/>
    <w:rsid w:val="00866837"/>
    <w:rsid w:val="00866DDA"/>
    <w:rsid w:val="008702DC"/>
    <w:rsid w:val="00873FA9"/>
    <w:rsid w:val="0087437C"/>
    <w:rsid w:val="008751C1"/>
    <w:rsid w:val="00876352"/>
    <w:rsid w:val="00877A48"/>
    <w:rsid w:val="00880955"/>
    <w:rsid w:val="00882582"/>
    <w:rsid w:val="00883E0D"/>
    <w:rsid w:val="00886D80"/>
    <w:rsid w:val="00886E0C"/>
    <w:rsid w:val="00887BA4"/>
    <w:rsid w:val="00887EAB"/>
    <w:rsid w:val="00892551"/>
    <w:rsid w:val="00894633"/>
    <w:rsid w:val="008949C4"/>
    <w:rsid w:val="00897755"/>
    <w:rsid w:val="00897CC6"/>
    <w:rsid w:val="008A2146"/>
    <w:rsid w:val="008A3A0F"/>
    <w:rsid w:val="008A79A6"/>
    <w:rsid w:val="008B13C6"/>
    <w:rsid w:val="008B3C8A"/>
    <w:rsid w:val="008B3E6B"/>
    <w:rsid w:val="008C10C4"/>
    <w:rsid w:val="008C34FF"/>
    <w:rsid w:val="008C5B14"/>
    <w:rsid w:val="008C7E25"/>
    <w:rsid w:val="008D1295"/>
    <w:rsid w:val="008D3B78"/>
    <w:rsid w:val="008D517C"/>
    <w:rsid w:val="008E122B"/>
    <w:rsid w:val="008E55BE"/>
    <w:rsid w:val="008E7330"/>
    <w:rsid w:val="008F1226"/>
    <w:rsid w:val="008F2A28"/>
    <w:rsid w:val="008F30C8"/>
    <w:rsid w:val="008F53B3"/>
    <w:rsid w:val="008F57D0"/>
    <w:rsid w:val="008F6B9D"/>
    <w:rsid w:val="008F715F"/>
    <w:rsid w:val="009019C7"/>
    <w:rsid w:val="00903225"/>
    <w:rsid w:val="009048C7"/>
    <w:rsid w:val="009107B4"/>
    <w:rsid w:val="0091392B"/>
    <w:rsid w:val="009141A7"/>
    <w:rsid w:val="0091525D"/>
    <w:rsid w:val="009159B9"/>
    <w:rsid w:val="00916826"/>
    <w:rsid w:val="009213D9"/>
    <w:rsid w:val="00921C32"/>
    <w:rsid w:val="00923AC9"/>
    <w:rsid w:val="00926C77"/>
    <w:rsid w:val="009338AD"/>
    <w:rsid w:val="00933EE1"/>
    <w:rsid w:val="00935915"/>
    <w:rsid w:val="00936724"/>
    <w:rsid w:val="00936E94"/>
    <w:rsid w:val="00941D30"/>
    <w:rsid w:val="009437D5"/>
    <w:rsid w:val="00945A52"/>
    <w:rsid w:val="009511C0"/>
    <w:rsid w:val="00955179"/>
    <w:rsid w:val="009578FA"/>
    <w:rsid w:val="009603B5"/>
    <w:rsid w:val="00965220"/>
    <w:rsid w:val="00966359"/>
    <w:rsid w:val="00970D76"/>
    <w:rsid w:val="00971FF9"/>
    <w:rsid w:val="00973522"/>
    <w:rsid w:val="0097423A"/>
    <w:rsid w:val="0098027B"/>
    <w:rsid w:val="0098184C"/>
    <w:rsid w:val="00981FF7"/>
    <w:rsid w:val="00982403"/>
    <w:rsid w:val="009905A9"/>
    <w:rsid w:val="00994F8E"/>
    <w:rsid w:val="00997057"/>
    <w:rsid w:val="009A06C7"/>
    <w:rsid w:val="009A10B6"/>
    <w:rsid w:val="009A1634"/>
    <w:rsid w:val="009A1C87"/>
    <w:rsid w:val="009A3AF9"/>
    <w:rsid w:val="009A47A1"/>
    <w:rsid w:val="009A4913"/>
    <w:rsid w:val="009A581D"/>
    <w:rsid w:val="009A68D7"/>
    <w:rsid w:val="009B1EEF"/>
    <w:rsid w:val="009B322E"/>
    <w:rsid w:val="009B487F"/>
    <w:rsid w:val="009B53FE"/>
    <w:rsid w:val="009B7A11"/>
    <w:rsid w:val="009C0147"/>
    <w:rsid w:val="009C53B9"/>
    <w:rsid w:val="009C7D95"/>
    <w:rsid w:val="009D0CB7"/>
    <w:rsid w:val="009D2511"/>
    <w:rsid w:val="009E0582"/>
    <w:rsid w:val="009E0C2F"/>
    <w:rsid w:val="009E267F"/>
    <w:rsid w:val="009E28D1"/>
    <w:rsid w:val="009E38B9"/>
    <w:rsid w:val="009E3CB1"/>
    <w:rsid w:val="009E5647"/>
    <w:rsid w:val="009E7B00"/>
    <w:rsid w:val="00A00291"/>
    <w:rsid w:val="00A04331"/>
    <w:rsid w:val="00A04B15"/>
    <w:rsid w:val="00A04E59"/>
    <w:rsid w:val="00A11590"/>
    <w:rsid w:val="00A157CC"/>
    <w:rsid w:val="00A16097"/>
    <w:rsid w:val="00A16967"/>
    <w:rsid w:val="00A22290"/>
    <w:rsid w:val="00A243BC"/>
    <w:rsid w:val="00A350DE"/>
    <w:rsid w:val="00A40F67"/>
    <w:rsid w:val="00A4102B"/>
    <w:rsid w:val="00A422F8"/>
    <w:rsid w:val="00A4573A"/>
    <w:rsid w:val="00A505BD"/>
    <w:rsid w:val="00A53A93"/>
    <w:rsid w:val="00A55F98"/>
    <w:rsid w:val="00A6031D"/>
    <w:rsid w:val="00A6191A"/>
    <w:rsid w:val="00A62F28"/>
    <w:rsid w:val="00A63436"/>
    <w:rsid w:val="00A64514"/>
    <w:rsid w:val="00A66143"/>
    <w:rsid w:val="00A679C8"/>
    <w:rsid w:val="00A702D1"/>
    <w:rsid w:val="00A71391"/>
    <w:rsid w:val="00A720BC"/>
    <w:rsid w:val="00A81F98"/>
    <w:rsid w:val="00A83867"/>
    <w:rsid w:val="00A86CD8"/>
    <w:rsid w:val="00A90559"/>
    <w:rsid w:val="00A906AF"/>
    <w:rsid w:val="00A92AD0"/>
    <w:rsid w:val="00A93217"/>
    <w:rsid w:val="00AA0516"/>
    <w:rsid w:val="00AA4FF1"/>
    <w:rsid w:val="00AA507C"/>
    <w:rsid w:val="00AA5187"/>
    <w:rsid w:val="00AA51B9"/>
    <w:rsid w:val="00AA61F1"/>
    <w:rsid w:val="00AA7015"/>
    <w:rsid w:val="00AB51C1"/>
    <w:rsid w:val="00AB5745"/>
    <w:rsid w:val="00AB6228"/>
    <w:rsid w:val="00AB6612"/>
    <w:rsid w:val="00AB71D4"/>
    <w:rsid w:val="00AB7F4E"/>
    <w:rsid w:val="00AC1A0B"/>
    <w:rsid w:val="00AC2C87"/>
    <w:rsid w:val="00AC4234"/>
    <w:rsid w:val="00AC4BE3"/>
    <w:rsid w:val="00AC7F27"/>
    <w:rsid w:val="00AD35FD"/>
    <w:rsid w:val="00AE075A"/>
    <w:rsid w:val="00AE08F5"/>
    <w:rsid w:val="00AE0A37"/>
    <w:rsid w:val="00AE46CC"/>
    <w:rsid w:val="00AE6599"/>
    <w:rsid w:val="00AE7F6E"/>
    <w:rsid w:val="00AF1846"/>
    <w:rsid w:val="00AF33EF"/>
    <w:rsid w:val="00AF3F2F"/>
    <w:rsid w:val="00AF6396"/>
    <w:rsid w:val="00B02BC5"/>
    <w:rsid w:val="00B05F07"/>
    <w:rsid w:val="00B1046A"/>
    <w:rsid w:val="00B1118C"/>
    <w:rsid w:val="00B11848"/>
    <w:rsid w:val="00B12B64"/>
    <w:rsid w:val="00B13892"/>
    <w:rsid w:val="00B13C4B"/>
    <w:rsid w:val="00B170D2"/>
    <w:rsid w:val="00B20E03"/>
    <w:rsid w:val="00B245DC"/>
    <w:rsid w:val="00B26051"/>
    <w:rsid w:val="00B32575"/>
    <w:rsid w:val="00B33103"/>
    <w:rsid w:val="00B36181"/>
    <w:rsid w:val="00B37D76"/>
    <w:rsid w:val="00B435FA"/>
    <w:rsid w:val="00B51C0F"/>
    <w:rsid w:val="00B55473"/>
    <w:rsid w:val="00B5658B"/>
    <w:rsid w:val="00B62CEF"/>
    <w:rsid w:val="00B636CC"/>
    <w:rsid w:val="00B643D4"/>
    <w:rsid w:val="00B65553"/>
    <w:rsid w:val="00B66EB6"/>
    <w:rsid w:val="00B72B35"/>
    <w:rsid w:val="00B743EE"/>
    <w:rsid w:val="00B7631C"/>
    <w:rsid w:val="00B778BE"/>
    <w:rsid w:val="00B77D80"/>
    <w:rsid w:val="00B80899"/>
    <w:rsid w:val="00B82D9F"/>
    <w:rsid w:val="00B859C8"/>
    <w:rsid w:val="00B859EF"/>
    <w:rsid w:val="00B9030D"/>
    <w:rsid w:val="00B90A59"/>
    <w:rsid w:val="00B9263A"/>
    <w:rsid w:val="00B938B9"/>
    <w:rsid w:val="00B93BDB"/>
    <w:rsid w:val="00B95735"/>
    <w:rsid w:val="00BA1404"/>
    <w:rsid w:val="00BA3164"/>
    <w:rsid w:val="00BA71B9"/>
    <w:rsid w:val="00BB0CEA"/>
    <w:rsid w:val="00BB1790"/>
    <w:rsid w:val="00BB67F9"/>
    <w:rsid w:val="00BB6D85"/>
    <w:rsid w:val="00BB77CE"/>
    <w:rsid w:val="00BB7DB2"/>
    <w:rsid w:val="00BC0327"/>
    <w:rsid w:val="00BC0F99"/>
    <w:rsid w:val="00BC1853"/>
    <w:rsid w:val="00BC2FEE"/>
    <w:rsid w:val="00BC60AD"/>
    <w:rsid w:val="00BD026D"/>
    <w:rsid w:val="00BD07EC"/>
    <w:rsid w:val="00BD7528"/>
    <w:rsid w:val="00BE0466"/>
    <w:rsid w:val="00BE0556"/>
    <w:rsid w:val="00BE272F"/>
    <w:rsid w:val="00BE43A4"/>
    <w:rsid w:val="00BE4B7C"/>
    <w:rsid w:val="00BE5B9C"/>
    <w:rsid w:val="00BE6A03"/>
    <w:rsid w:val="00BE73A8"/>
    <w:rsid w:val="00BE7605"/>
    <w:rsid w:val="00BF101A"/>
    <w:rsid w:val="00BF1F55"/>
    <w:rsid w:val="00BF3F5C"/>
    <w:rsid w:val="00BF5D25"/>
    <w:rsid w:val="00BF60E4"/>
    <w:rsid w:val="00BF6B08"/>
    <w:rsid w:val="00C039B2"/>
    <w:rsid w:val="00C0444E"/>
    <w:rsid w:val="00C05A7C"/>
    <w:rsid w:val="00C0787E"/>
    <w:rsid w:val="00C213D7"/>
    <w:rsid w:val="00C22120"/>
    <w:rsid w:val="00C22B76"/>
    <w:rsid w:val="00C23096"/>
    <w:rsid w:val="00C23DED"/>
    <w:rsid w:val="00C240C4"/>
    <w:rsid w:val="00C30E40"/>
    <w:rsid w:val="00C32FD0"/>
    <w:rsid w:val="00C34255"/>
    <w:rsid w:val="00C34495"/>
    <w:rsid w:val="00C366DF"/>
    <w:rsid w:val="00C370D4"/>
    <w:rsid w:val="00C37C2D"/>
    <w:rsid w:val="00C409DA"/>
    <w:rsid w:val="00C40D45"/>
    <w:rsid w:val="00C43030"/>
    <w:rsid w:val="00C43ADF"/>
    <w:rsid w:val="00C43AEC"/>
    <w:rsid w:val="00C43F1B"/>
    <w:rsid w:val="00C440A2"/>
    <w:rsid w:val="00C45FDB"/>
    <w:rsid w:val="00C47013"/>
    <w:rsid w:val="00C47181"/>
    <w:rsid w:val="00C47F2E"/>
    <w:rsid w:val="00C54DA6"/>
    <w:rsid w:val="00C55696"/>
    <w:rsid w:val="00C5628C"/>
    <w:rsid w:val="00C56DC9"/>
    <w:rsid w:val="00C5711E"/>
    <w:rsid w:val="00C6146D"/>
    <w:rsid w:val="00C62679"/>
    <w:rsid w:val="00C627E8"/>
    <w:rsid w:val="00C62F23"/>
    <w:rsid w:val="00C66C08"/>
    <w:rsid w:val="00C67F70"/>
    <w:rsid w:val="00C702CD"/>
    <w:rsid w:val="00C83B26"/>
    <w:rsid w:val="00C84EFF"/>
    <w:rsid w:val="00C84F8B"/>
    <w:rsid w:val="00C852C1"/>
    <w:rsid w:val="00C86156"/>
    <w:rsid w:val="00C861AC"/>
    <w:rsid w:val="00C86A5A"/>
    <w:rsid w:val="00C90145"/>
    <w:rsid w:val="00C918B4"/>
    <w:rsid w:val="00C95EB1"/>
    <w:rsid w:val="00C97747"/>
    <w:rsid w:val="00C97852"/>
    <w:rsid w:val="00C97DB7"/>
    <w:rsid w:val="00CA0A5C"/>
    <w:rsid w:val="00CA103C"/>
    <w:rsid w:val="00CA3F9A"/>
    <w:rsid w:val="00CA5B10"/>
    <w:rsid w:val="00CB0551"/>
    <w:rsid w:val="00CB2908"/>
    <w:rsid w:val="00CB42EB"/>
    <w:rsid w:val="00CB495C"/>
    <w:rsid w:val="00CC22CA"/>
    <w:rsid w:val="00CC2350"/>
    <w:rsid w:val="00CC2753"/>
    <w:rsid w:val="00CC4007"/>
    <w:rsid w:val="00CC4DAB"/>
    <w:rsid w:val="00CC5BE3"/>
    <w:rsid w:val="00CC69D1"/>
    <w:rsid w:val="00CC6B7C"/>
    <w:rsid w:val="00CC6E3C"/>
    <w:rsid w:val="00CD4BE7"/>
    <w:rsid w:val="00CD5395"/>
    <w:rsid w:val="00CD7567"/>
    <w:rsid w:val="00CD7EAF"/>
    <w:rsid w:val="00CE01DC"/>
    <w:rsid w:val="00CE0374"/>
    <w:rsid w:val="00CE1A47"/>
    <w:rsid w:val="00CE1DF2"/>
    <w:rsid w:val="00CE22AD"/>
    <w:rsid w:val="00CE6B06"/>
    <w:rsid w:val="00CE7350"/>
    <w:rsid w:val="00CE7DF6"/>
    <w:rsid w:val="00CF0FB3"/>
    <w:rsid w:val="00CF1818"/>
    <w:rsid w:val="00CF3431"/>
    <w:rsid w:val="00CF38F4"/>
    <w:rsid w:val="00CF5EBA"/>
    <w:rsid w:val="00CF6BE5"/>
    <w:rsid w:val="00D0016D"/>
    <w:rsid w:val="00D03F00"/>
    <w:rsid w:val="00D04799"/>
    <w:rsid w:val="00D05732"/>
    <w:rsid w:val="00D06DC4"/>
    <w:rsid w:val="00D0724C"/>
    <w:rsid w:val="00D11B91"/>
    <w:rsid w:val="00D13ED1"/>
    <w:rsid w:val="00D173BB"/>
    <w:rsid w:val="00D177FD"/>
    <w:rsid w:val="00D219B2"/>
    <w:rsid w:val="00D262B2"/>
    <w:rsid w:val="00D274EA"/>
    <w:rsid w:val="00D32807"/>
    <w:rsid w:val="00D35548"/>
    <w:rsid w:val="00D370AA"/>
    <w:rsid w:val="00D370BF"/>
    <w:rsid w:val="00D4490D"/>
    <w:rsid w:val="00D50A3A"/>
    <w:rsid w:val="00D50CAF"/>
    <w:rsid w:val="00D51C42"/>
    <w:rsid w:val="00D5216C"/>
    <w:rsid w:val="00D54DCD"/>
    <w:rsid w:val="00D606B1"/>
    <w:rsid w:val="00D61105"/>
    <w:rsid w:val="00D72B4F"/>
    <w:rsid w:val="00D73A93"/>
    <w:rsid w:val="00D758DE"/>
    <w:rsid w:val="00D81431"/>
    <w:rsid w:val="00D81714"/>
    <w:rsid w:val="00D825F3"/>
    <w:rsid w:val="00D8458D"/>
    <w:rsid w:val="00D85340"/>
    <w:rsid w:val="00D87A8A"/>
    <w:rsid w:val="00D87AA3"/>
    <w:rsid w:val="00D9111C"/>
    <w:rsid w:val="00D91838"/>
    <w:rsid w:val="00D91E54"/>
    <w:rsid w:val="00D91EA1"/>
    <w:rsid w:val="00D93B2B"/>
    <w:rsid w:val="00D948E3"/>
    <w:rsid w:val="00D9532C"/>
    <w:rsid w:val="00D96261"/>
    <w:rsid w:val="00D973D4"/>
    <w:rsid w:val="00D97860"/>
    <w:rsid w:val="00DA12E1"/>
    <w:rsid w:val="00DA320E"/>
    <w:rsid w:val="00DA5166"/>
    <w:rsid w:val="00DA553B"/>
    <w:rsid w:val="00DA5F18"/>
    <w:rsid w:val="00DA6DE7"/>
    <w:rsid w:val="00DB0D9D"/>
    <w:rsid w:val="00DB1056"/>
    <w:rsid w:val="00DB277A"/>
    <w:rsid w:val="00DB3590"/>
    <w:rsid w:val="00DB3C20"/>
    <w:rsid w:val="00DB5EC7"/>
    <w:rsid w:val="00DB6388"/>
    <w:rsid w:val="00DC104E"/>
    <w:rsid w:val="00DC23A8"/>
    <w:rsid w:val="00DC3DD4"/>
    <w:rsid w:val="00DC66C1"/>
    <w:rsid w:val="00DC67EF"/>
    <w:rsid w:val="00DC7B24"/>
    <w:rsid w:val="00DD00EB"/>
    <w:rsid w:val="00DD4B7E"/>
    <w:rsid w:val="00DD59F8"/>
    <w:rsid w:val="00DD666C"/>
    <w:rsid w:val="00DD784D"/>
    <w:rsid w:val="00DE0A3F"/>
    <w:rsid w:val="00DE3E96"/>
    <w:rsid w:val="00DE56E7"/>
    <w:rsid w:val="00DE5A50"/>
    <w:rsid w:val="00DE629B"/>
    <w:rsid w:val="00DE72D6"/>
    <w:rsid w:val="00DE777D"/>
    <w:rsid w:val="00DF18F4"/>
    <w:rsid w:val="00DF2B2C"/>
    <w:rsid w:val="00DF3B62"/>
    <w:rsid w:val="00DF4998"/>
    <w:rsid w:val="00DF5B5B"/>
    <w:rsid w:val="00DF7797"/>
    <w:rsid w:val="00E000DC"/>
    <w:rsid w:val="00E03583"/>
    <w:rsid w:val="00E06562"/>
    <w:rsid w:val="00E1169D"/>
    <w:rsid w:val="00E126F0"/>
    <w:rsid w:val="00E13229"/>
    <w:rsid w:val="00E13274"/>
    <w:rsid w:val="00E15EB9"/>
    <w:rsid w:val="00E173B3"/>
    <w:rsid w:val="00E21E69"/>
    <w:rsid w:val="00E24E5C"/>
    <w:rsid w:val="00E2545F"/>
    <w:rsid w:val="00E270E7"/>
    <w:rsid w:val="00E35926"/>
    <w:rsid w:val="00E35FEF"/>
    <w:rsid w:val="00E37A9F"/>
    <w:rsid w:val="00E41E3A"/>
    <w:rsid w:val="00E4213E"/>
    <w:rsid w:val="00E42D4B"/>
    <w:rsid w:val="00E437C3"/>
    <w:rsid w:val="00E455A2"/>
    <w:rsid w:val="00E47979"/>
    <w:rsid w:val="00E57572"/>
    <w:rsid w:val="00E60A9C"/>
    <w:rsid w:val="00E60B5D"/>
    <w:rsid w:val="00E61A6F"/>
    <w:rsid w:val="00E70245"/>
    <w:rsid w:val="00E71DD2"/>
    <w:rsid w:val="00E74659"/>
    <w:rsid w:val="00E74A48"/>
    <w:rsid w:val="00E829A3"/>
    <w:rsid w:val="00E837BF"/>
    <w:rsid w:val="00E85D6F"/>
    <w:rsid w:val="00E86CC0"/>
    <w:rsid w:val="00E95C91"/>
    <w:rsid w:val="00E95F56"/>
    <w:rsid w:val="00E96F0B"/>
    <w:rsid w:val="00EA1D04"/>
    <w:rsid w:val="00EA1EA7"/>
    <w:rsid w:val="00EA430A"/>
    <w:rsid w:val="00EB1668"/>
    <w:rsid w:val="00EB2632"/>
    <w:rsid w:val="00EB3230"/>
    <w:rsid w:val="00EB4009"/>
    <w:rsid w:val="00EB44E6"/>
    <w:rsid w:val="00EB48AB"/>
    <w:rsid w:val="00EB48F8"/>
    <w:rsid w:val="00EB4A7F"/>
    <w:rsid w:val="00EB4CAB"/>
    <w:rsid w:val="00EC1389"/>
    <w:rsid w:val="00EC1942"/>
    <w:rsid w:val="00EC29EA"/>
    <w:rsid w:val="00EC373B"/>
    <w:rsid w:val="00EC42A9"/>
    <w:rsid w:val="00EC4A05"/>
    <w:rsid w:val="00EC5D86"/>
    <w:rsid w:val="00EC6044"/>
    <w:rsid w:val="00EC62C9"/>
    <w:rsid w:val="00EC6CD8"/>
    <w:rsid w:val="00EC7B7A"/>
    <w:rsid w:val="00ED26D8"/>
    <w:rsid w:val="00ED3D4A"/>
    <w:rsid w:val="00ED4852"/>
    <w:rsid w:val="00ED5CFE"/>
    <w:rsid w:val="00ED69DD"/>
    <w:rsid w:val="00EE1385"/>
    <w:rsid w:val="00EE172F"/>
    <w:rsid w:val="00EE3608"/>
    <w:rsid w:val="00EF0337"/>
    <w:rsid w:val="00EF5B9B"/>
    <w:rsid w:val="00EF6CE4"/>
    <w:rsid w:val="00F00E21"/>
    <w:rsid w:val="00F0225A"/>
    <w:rsid w:val="00F0271F"/>
    <w:rsid w:val="00F02912"/>
    <w:rsid w:val="00F07026"/>
    <w:rsid w:val="00F070F0"/>
    <w:rsid w:val="00F0791D"/>
    <w:rsid w:val="00F11195"/>
    <w:rsid w:val="00F11947"/>
    <w:rsid w:val="00F11DD5"/>
    <w:rsid w:val="00F139C9"/>
    <w:rsid w:val="00F14446"/>
    <w:rsid w:val="00F150F9"/>
    <w:rsid w:val="00F203B2"/>
    <w:rsid w:val="00F20CF9"/>
    <w:rsid w:val="00F21532"/>
    <w:rsid w:val="00F21FDE"/>
    <w:rsid w:val="00F24B33"/>
    <w:rsid w:val="00F2508C"/>
    <w:rsid w:val="00F25DA6"/>
    <w:rsid w:val="00F30BC0"/>
    <w:rsid w:val="00F30BCE"/>
    <w:rsid w:val="00F32606"/>
    <w:rsid w:val="00F3379A"/>
    <w:rsid w:val="00F34521"/>
    <w:rsid w:val="00F404E8"/>
    <w:rsid w:val="00F41290"/>
    <w:rsid w:val="00F41A1F"/>
    <w:rsid w:val="00F42DC1"/>
    <w:rsid w:val="00F44662"/>
    <w:rsid w:val="00F47279"/>
    <w:rsid w:val="00F479F5"/>
    <w:rsid w:val="00F517A0"/>
    <w:rsid w:val="00F51D75"/>
    <w:rsid w:val="00F52A40"/>
    <w:rsid w:val="00F55448"/>
    <w:rsid w:val="00F55A84"/>
    <w:rsid w:val="00F563E9"/>
    <w:rsid w:val="00F6250F"/>
    <w:rsid w:val="00F62623"/>
    <w:rsid w:val="00F6657C"/>
    <w:rsid w:val="00F70081"/>
    <w:rsid w:val="00F71242"/>
    <w:rsid w:val="00F71D67"/>
    <w:rsid w:val="00F724CE"/>
    <w:rsid w:val="00F733DD"/>
    <w:rsid w:val="00F7456D"/>
    <w:rsid w:val="00F76D49"/>
    <w:rsid w:val="00F775C1"/>
    <w:rsid w:val="00F811A8"/>
    <w:rsid w:val="00F83015"/>
    <w:rsid w:val="00F84B40"/>
    <w:rsid w:val="00F8772A"/>
    <w:rsid w:val="00F936B3"/>
    <w:rsid w:val="00FA0E3F"/>
    <w:rsid w:val="00FA5214"/>
    <w:rsid w:val="00FA5303"/>
    <w:rsid w:val="00FA5964"/>
    <w:rsid w:val="00FA7E87"/>
    <w:rsid w:val="00FA7FD7"/>
    <w:rsid w:val="00FB0DFC"/>
    <w:rsid w:val="00FB2665"/>
    <w:rsid w:val="00FB3284"/>
    <w:rsid w:val="00FB3B4C"/>
    <w:rsid w:val="00FB754E"/>
    <w:rsid w:val="00FC343C"/>
    <w:rsid w:val="00FC7D16"/>
    <w:rsid w:val="00FD2153"/>
    <w:rsid w:val="00FD3F5B"/>
    <w:rsid w:val="00FD4BB4"/>
    <w:rsid w:val="00FD635C"/>
    <w:rsid w:val="00FE13ED"/>
    <w:rsid w:val="00FE18E8"/>
    <w:rsid w:val="00FE1A70"/>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61"/>
    <o:shapelayout v:ext="edit">
      <o:idmap v:ext="edit" data="1"/>
    </o:shapelayout>
  </w:shapeDefaults>
  <w:decimalSymbol w:val=","/>
  <w:listSeparator w:val=";"/>
  <w14:docId w14:val="0C681BC1"/>
  <w14:defaultImageDpi w14:val="300"/>
  <w15:docId w15:val="{567F3226-544F-134C-B59E-63DE84AE1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3" w:uiPriority="43"/>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323"/>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AE7F6E"/>
    <w:pPr>
      <w:keepNext/>
      <w:keepLines/>
      <w:spacing w:before="600" w:after="120"/>
      <w:jc w:val="center"/>
      <w:outlineLvl w:val="0"/>
    </w:pPr>
    <w:rPr>
      <w:rFonts w:eastAsiaTheme="majorEastAsia" w:cstheme="majorBidi"/>
      <w:b/>
      <w:bCs/>
      <w:sz w:val="26"/>
      <w:szCs w:val="32"/>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7F6E"/>
    <w:rPr>
      <w:rFonts w:ascii="Times New Roman" w:eastAsiaTheme="majorEastAsia" w:hAnsi="Times New Roman" w:cstheme="majorBidi"/>
      <w:b/>
      <w:bCs/>
      <w:sz w:val="26"/>
      <w:szCs w:val="32"/>
      <w:lang w:val="en-AU"/>
    </w:rPr>
  </w:style>
  <w:style w:type="paragraph" w:styleId="Header">
    <w:name w:val="header"/>
    <w:basedOn w:val="Normal"/>
    <w:link w:val="HeaderChar"/>
    <w:uiPriority w:val="99"/>
    <w:unhideWhenUsed/>
    <w:rsid w:val="00AE7F6E"/>
    <w:pPr>
      <w:tabs>
        <w:tab w:val="center" w:pos="4320"/>
        <w:tab w:val="right" w:pos="8640"/>
      </w:tabs>
    </w:pPr>
  </w:style>
  <w:style w:type="character" w:customStyle="1" w:styleId="HeaderChar">
    <w:name w:val="Header Char"/>
    <w:basedOn w:val="DefaultParagraphFont"/>
    <w:link w:val="Header"/>
    <w:uiPriority w:val="99"/>
    <w:rsid w:val="00AE7F6E"/>
  </w:style>
  <w:style w:type="paragraph" w:styleId="Footer">
    <w:name w:val="footer"/>
    <w:basedOn w:val="Normal"/>
    <w:link w:val="FooterChar"/>
    <w:uiPriority w:val="99"/>
    <w:unhideWhenUsed/>
    <w:rsid w:val="00AE7F6E"/>
    <w:pPr>
      <w:tabs>
        <w:tab w:val="center" w:pos="4320"/>
        <w:tab w:val="right" w:pos="8640"/>
      </w:tabs>
    </w:pPr>
  </w:style>
  <w:style w:type="character" w:customStyle="1" w:styleId="FooterChar">
    <w:name w:val="Footer Char"/>
    <w:basedOn w:val="DefaultParagraphFont"/>
    <w:link w:val="Footer"/>
    <w:uiPriority w:val="99"/>
    <w:rsid w:val="00AE7F6E"/>
  </w:style>
  <w:style w:type="paragraph" w:customStyle="1" w:styleId="NZVJParagraph">
    <w:name w:val="NZVJ Paragraph"/>
    <w:basedOn w:val="Normal"/>
    <w:link w:val="NZVJParagraphChar"/>
    <w:autoRedefine/>
    <w:qFormat/>
    <w:rsid w:val="00846568"/>
    <w:pPr>
      <w:overflowPunct w:val="0"/>
      <w:autoSpaceDE w:val="0"/>
      <w:autoSpaceDN w:val="0"/>
      <w:adjustRightInd w:val="0"/>
      <w:spacing w:line="480" w:lineRule="auto"/>
      <w:jc w:val="center"/>
      <w:textAlignment w:val="baseline"/>
    </w:pPr>
    <w:rPr>
      <w:b/>
      <w:iCs/>
      <w:lang w:val="en-NZ" w:eastAsia="nl-NL"/>
    </w:rPr>
  </w:style>
  <w:style w:type="character" w:customStyle="1" w:styleId="NZVJParagraphChar">
    <w:name w:val="NZVJ Paragraph Char"/>
    <w:link w:val="NZVJParagraph"/>
    <w:rsid w:val="00846568"/>
    <w:rPr>
      <w:rFonts w:ascii="Times New Roman" w:eastAsia="Times New Roman" w:hAnsi="Times New Roman" w:cs="Times New Roman"/>
      <w:b/>
      <w:iCs/>
      <w:lang w:val="en-NZ" w:eastAsia="nl-NL"/>
    </w:rPr>
  </w:style>
  <w:style w:type="paragraph" w:customStyle="1" w:styleId="NZVJarticletype">
    <w:name w:val="NZVJ article type"/>
    <w:autoRedefine/>
    <w:qFormat/>
    <w:rsid w:val="00244E5D"/>
    <w:pPr>
      <w:spacing w:line="480" w:lineRule="auto"/>
      <w:jc w:val="center"/>
    </w:pPr>
    <w:rPr>
      <w:rFonts w:ascii="Times New Roman" w:eastAsia="Times New Roman" w:hAnsi="Times New Roman" w:cs="Times New Roman"/>
      <w:bCs/>
      <w:lang w:val="en-US" w:eastAsia="ja-JP" w:bidi="my-MM"/>
    </w:rPr>
  </w:style>
  <w:style w:type="table" w:styleId="TableGrid">
    <w:name w:val="Table Grid"/>
    <w:basedOn w:val="TableNormal"/>
    <w:uiPriority w:val="39"/>
    <w:rsid w:val="00AE7F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D409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409F"/>
    <w:rPr>
      <w:rFonts w:ascii="Lucida Grande" w:hAnsi="Lucida Grande" w:cs="Lucida Grande"/>
      <w:sz w:val="18"/>
      <w:szCs w:val="18"/>
    </w:rPr>
  </w:style>
  <w:style w:type="paragraph" w:styleId="Bibliography">
    <w:name w:val="Bibliography"/>
    <w:basedOn w:val="Normal"/>
    <w:next w:val="Normal"/>
    <w:uiPriority w:val="37"/>
    <w:semiHidden/>
    <w:unhideWhenUsed/>
    <w:rsid w:val="00560831"/>
  </w:style>
  <w:style w:type="character" w:styleId="CommentReference">
    <w:name w:val="annotation reference"/>
    <w:basedOn w:val="DefaultParagraphFont"/>
    <w:uiPriority w:val="99"/>
    <w:semiHidden/>
    <w:unhideWhenUsed/>
    <w:rsid w:val="009B322E"/>
    <w:rPr>
      <w:sz w:val="18"/>
      <w:szCs w:val="18"/>
    </w:rPr>
  </w:style>
  <w:style w:type="paragraph" w:styleId="CommentText">
    <w:name w:val="annotation text"/>
    <w:basedOn w:val="Normal"/>
    <w:link w:val="CommentTextChar"/>
    <w:uiPriority w:val="99"/>
    <w:unhideWhenUsed/>
    <w:rsid w:val="009B322E"/>
  </w:style>
  <w:style w:type="character" w:customStyle="1" w:styleId="CommentTextChar">
    <w:name w:val="Comment Text Char"/>
    <w:basedOn w:val="DefaultParagraphFont"/>
    <w:link w:val="CommentText"/>
    <w:uiPriority w:val="99"/>
    <w:rsid w:val="009B322E"/>
  </w:style>
  <w:style w:type="paragraph" w:styleId="CommentSubject">
    <w:name w:val="annotation subject"/>
    <w:basedOn w:val="CommentText"/>
    <w:next w:val="CommentText"/>
    <w:link w:val="CommentSubjectChar"/>
    <w:uiPriority w:val="99"/>
    <w:semiHidden/>
    <w:unhideWhenUsed/>
    <w:rsid w:val="009B322E"/>
    <w:rPr>
      <w:b/>
      <w:bCs/>
      <w:sz w:val="20"/>
      <w:szCs w:val="20"/>
    </w:rPr>
  </w:style>
  <w:style w:type="character" w:customStyle="1" w:styleId="CommentSubjectChar">
    <w:name w:val="Comment Subject Char"/>
    <w:basedOn w:val="CommentTextChar"/>
    <w:link w:val="CommentSubject"/>
    <w:uiPriority w:val="99"/>
    <w:semiHidden/>
    <w:rsid w:val="009B322E"/>
    <w:rPr>
      <w:b/>
      <w:bCs/>
      <w:sz w:val="20"/>
      <w:szCs w:val="20"/>
    </w:rPr>
  </w:style>
  <w:style w:type="character" w:styleId="Hyperlink">
    <w:name w:val="Hyperlink"/>
    <w:basedOn w:val="DefaultParagraphFont"/>
    <w:uiPriority w:val="99"/>
    <w:unhideWhenUsed/>
    <w:rsid w:val="00126177"/>
    <w:rPr>
      <w:color w:val="0000FF" w:themeColor="hyperlink"/>
      <w:u w:val="single"/>
    </w:rPr>
  </w:style>
  <w:style w:type="paragraph" w:styleId="ListParagraph">
    <w:name w:val="List Paragraph"/>
    <w:basedOn w:val="Normal"/>
    <w:uiPriority w:val="34"/>
    <w:qFormat/>
    <w:rsid w:val="00C918B4"/>
    <w:pPr>
      <w:ind w:left="720"/>
      <w:contextualSpacing/>
    </w:pPr>
  </w:style>
  <w:style w:type="table" w:styleId="PlainTable5">
    <w:name w:val="Plain Table 5"/>
    <w:basedOn w:val="TableNormal"/>
    <w:uiPriority w:val="99"/>
    <w:rsid w:val="00B8089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99"/>
    <w:rsid w:val="00B8089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8089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99"/>
    <w:rsid w:val="00C039B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pple-converted-space">
    <w:name w:val="apple-converted-space"/>
    <w:basedOn w:val="DefaultParagraphFont"/>
    <w:rsid w:val="00DD59F8"/>
  </w:style>
  <w:style w:type="character" w:styleId="Emphasis">
    <w:name w:val="Emphasis"/>
    <w:basedOn w:val="DefaultParagraphFont"/>
    <w:uiPriority w:val="20"/>
    <w:qFormat/>
    <w:rsid w:val="00DD59F8"/>
    <w:rPr>
      <w:i/>
      <w:iCs/>
    </w:rPr>
  </w:style>
  <w:style w:type="paragraph" w:styleId="NormalWeb">
    <w:name w:val="Normal (Web)"/>
    <w:basedOn w:val="Normal"/>
    <w:uiPriority w:val="99"/>
    <w:unhideWhenUsed/>
    <w:rsid w:val="00CD7567"/>
    <w:pPr>
      <w:spacing w:before="100" w:beforeAutospacing="1" w:after="100" w:afterAutospacing="1"/>
    </w:pPr>
  </w:style>
  <w:style w:type="character" w:customStyle="1" w:styleId="UnresolvedMention1">
    <w:name w:val="Unresolved Mention1"/>
    <w:basedOn w:val="DefaultParagraphFont"/>
    <w:uiPriority w:val="99"/>
    <w:semiHidden/>
    <w:unhideWhenUsed/>
    <w:rsid w:val="000C4E44"/>
    <w:rPr>
      <w:color w:val="605E5C"/>
      <w:shd w:val="clear" w:color="auto" w:fill="E1DFDD"/>
    </w:rPr>
  </w:style>
  <w:style w:type="character" w:styleId="PageNumber">
    <w:name w:val="page number"/>
    <w:basedOn w:val="DefaultParagraphFont"/>
    <w:uiPriority w:val="99"/>
    <w:semiHidden/>
    <w:unhideWhenUsed/>
    <w:rsid w:val="004E2D9C"/>
  </w:style>
  <w:style w:type="character" w:styleId="UnresolvedMention">
    <w:name w:val="Unresolved Mention"/>
    <w:basedOn w:val="DefaultParagraphFont"/>
    <w:uiPriority w:val="99"/>
    <w:semiHidden/>
    <w:unhideWhenUsed/>
    <w:rsid w:val="00D61105"/>
    <w:rPr>
      <w:color w:val="605E5C"/>
      <w:shd w:val="clear" w:color="auto" w:fill="E1DFDD"/>
    </w:rPr>
  </w:style>
  <w:style w:type="character" w:styleId="FollowedHyperlink">
    <w:name w:val="FollowedHyperlink"/>
    <w:basedOn w:val="DefaultParagraphFont"/>
    <w:uiPriority w:val="99"/>
    <w:semiHidden/>
    <w:unhideWhenUsed/>
    <w:rsid w:val="00D61105"/>
    <w:rPr>
      <w:color w:val="800080" w:themeColor="followedHyperlink"/>
      <w:u w:val="single"/>
    </w:rPr>
  </w:style>
  <w:style w:type="character" w:styleId="LineNumber">
    <w:name w:val="line number"/>
    <w:basedOn w:val="DefaultParagraphFont"/>
    <w:uiPriority w:val="99"/>
    <w:semiHidden/>
    <w:unhideWhenUsed/>
    <w:rsid w:val="00E13229"/>
  </w:style>
  <w:style w:type="paragraph" w:styleId="Revision">
    <w:name w:val="Revision"/>
    <w:hidden/>
    <w:uiPriority w:val="99"/>
    <w:semiHidden/>
    <w:rsid w:val="00E60A9C"/>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701904">
      <w:bodyDiv w:val="1"/>
      <w:marLeft w:val="0"/>
      <w:marRight w:val="0"/>
      <w:marTop w:val="0"/>
      <w:marBottom w:val="0"/>
      <w:divBdr>
        <w:top w:val="none" w:sz="0" w:space="0" w:color="auto"/>
        <w:left w:val="none" w:sz="0" w:space="0" w:color="auto"/>
        <w:bottom w:val="none" w:sz="0" w:space="0" w:color="auto"/>
        <w:right w:val="none" w:sz="0" w:space="0" w:color="auto"/>
      </w:divBdr>
    </w:div>
    <w:div w:id="37946028">
      <w:bodyDiv w:val="1"/>
      <w:marLeft w:val="0"/>
      <w:marRight w:val="0"/>
      <w:marTop w:val="0"/>
      <w:marBottom w:val="0"/>
      <w:divBdr>
        <w:top w:val="none" w:sz="0" w:space="0" w:color="auto"/>
        <w:left w:val="none" w:sz="0" w:space="0" w:color="auto"/>
        <w:bottom w:val="none" w:sz="0" w:space="0" w:color="auto"/>
        <w:right w:val="none" w:sz="0" w:space="0" w:color="auto"/>
      </w:divBdr>
      <w:divsChild>
        <w:div w:id="1338577624">
          <w:marLeft w:val="0"/>
          <w:marRight w:val="0"/>
          <w:marTop w:val="0"/>
          <w:marBottom w:val="0"/>
          <w:divBdr>
            <w:top w:val="none" w:sz="0" w:space="0" w:color="auto"/>
            <w:left w:val="none" w:sz="0" w:space="0" w:color="auto"/>
            <w:bottom w:val="none" w:sz="0" w:space="0" w:color="auto"/>
            <w:right w:val="none" w:sz="0" w:space="0" w:color="auto"/>
          </w:divBdr>
          <w:divsChild>
            <w:div w:id="1821993133">
              <w:marLeft w:val="0"/>
              <w:marRight w:val="0"/>
              <w:marTop w:val="0"/>
              <w:marBottom w:val="0"/>
              <w:divBdr>
                <w:top w:val="none" w:sz="0" w:space="0" w:color="auto"/>
                <w:left w:val="none" w:sz="0" w:space="0" w:color="auto"/>
                <w:bottom w:val="none" w:sz="0" w:space="0" w:color="auto"/>
                <w:right w:val="none" w:sz="0" w:space="0" w:color="auto"/>
              </w:divBdr>
              <w:divsChild>
                <w:div w:id="184767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7072">
      <w:bodyDiv w:val="1"/>
      <w:marLeft w:val="0"/>
      <w:marRight w:val="0"/>
      <w:marTop w:val="0"/>
      <w:marBottom w:val="0"/>
      <w:divBdr>
        <w:top w:val="none" w:sz="0" w:space="0" w:color="auto"/>
        <w:left w:val="none" w:sz="0" w:space="0" w:color="auto"/>
        <w:bottom w:val="none" w:sz="0" w:space="0" w:color="auto"/>
        <w:right w:val="none" w:sz="0" w:space="0" w:color="auto"/>
      </w:divBdr>
    </w:div>
    <w:div w:id="48192839">
      <w:bodyDiv w:val="1"/>
      <w:marLeft w:val="0"/>
      <w:marRight w:val="0"/>
      <w:marTop w:val="0"/>
      <w:marBottom w:val="0"/>
      <w:divBdr>
        <w:top w:val="none" w:sz="0" w:space="0" w:color="auto"/>
        <w:left w:val="none" w:sz="0" w:space="0" w:color="auto"/>
        <w:bottom w:val="none" w:sz="0" w:space="0" w:color="auto"/>
        <w:right w:val="none" w:sz="0" w:space="0" w:color="auto"/>
      </w:divBdr>
    </w:div>
    <w:div w:id="56247337">
      <w:bodyDiv w:val="1"/>
      <w:marLeft w:val="0"/>
      <w:marRight w:val="0"/>
      <w:marTop w:val="0"/>
      <w:marBottom w:val="0"/>
      <w:divBdr>
        <w:top w:val="none" w:sz="0" w:space="0" w:color="auto"/>
        <w:left w:val="none" w:sz="0" w:space="0" w:color="auto"/>
        <w:bottom w:val="none" w:sz="0" w:space="0" w:color="auto"/>
        <w:right w:val="none" w:sz="0" w:space="0" w:color="auto"/>
      </w:divBdr>
      <w:divsChild>
        <w:div w:id="712536035">
          <w:marLeft w:val="0"/>
          <w:marRight w:val="0"/>
          <w:marTop w:val="0"/>
          <w:marBottom w:val="0"/>
          <w:divBdr>
            <w:top w:val="none" w:sz="0" w:space="0" w:color="auto"/>
            <w:left w:val="none" w:sz="0" w:space="0" w:color="auto"/>
            <w:bottom w:val="none" w:sz="0" w:space="0" w:color="auto"/>
            <w:right w:val="none" w:sz="0" w:space="0" w:color="auto"/>
          </w:divBdr>
          <w:divsChild>
            <w:div w:id="1071391531">
              <w:marLeft w:val="0"/>
              <w:marRight w:val="0"/>
              <w:marTop w:val="0"/>
              <w:marBottom w:val="0"/>
              <w:divBdr>
                <w:top w:val="none" w:sz="0" w:space="0" w:color="auto"/>
                <w:left w:val="none" w:sz="0" w:space="0" w:color="auto"/>
                <w:bottom w:val="none" w:sz="0" w:space="0" w:color="auto"/>
                <w:right w:val="none" w:sz="0" w:space="0" w:color="auto"/>
              </w:divBdr>
              <w:divsChild>
                <w:div w:id="186701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61597">
      <w:bodyDiv w:val="1"/>
      <w:marLeft w:val="0"/>
      <w:marRight w:val="0"/>
      <w:marTop w:val="0"/>
      <w:marBottom w:val="0"/>
      <w:divBdr>
        <w:top w:val="none" w:sz="0" w:space="0" w:color="auto"/>
        <w:left w:val="none" w:sz="0" w:space="0" w:color="auto"/>
        <w:bottom w:val="none" w:sz="0" w:space="0" w:color="auto"/>
        <w:right w:val="none" w:sz="0" w:space="0" w:color="auto"/>
      </w:divBdr>
    </w:div>
    <w:div w:id="210382996">
      <w:bodyDiv w:val="1"/>
      <w:marLeft w:val="0"/>
      <w:marRight w:val="0"/>
      <w:marTop w:val="0"/>
      <w:marBottom w:val="0"/>
      <w:divBdr>
        <w:top w:val="none" w:sz="0" w:space="0" w:color="auto"/>
        <w:left w:val="none" w:sz="0" w:space="0" w:color="auto"/>
        <w:bottom w:val="none" w:sz="0" w:space="0" w:color="auto"/>
        <w:right w:val="none" w:sz="0" w:space="0" w:color="auto"/>
      </w:divBdr>
    </w:div>
    <w:div w:id="228197269">
      <w:bodyDiv w:val="1"/>
      <w:marLeft w:val="0"/>
      <w:marRight w:val="0"/>
      <w:marTop w:val="0"/>
      <w:marBottom w:val="0"/>
      <w:divBdr>
        <w:top w:val="none" w:sz="0" w:space="0" w:color="auto"/>
        <w:left w:val="none" w:sz="0" w:space="0" w:color="auto"/>
        <w:bottom w:val="none" w:sz="0" w:space="0" w:color="auto"/>
        <w:right w:val="none" w:sz="0" w:space="0" w:color="auto"/>
      </w:divBdr>
    </w:div>
    <w:div w:id="229266774">
      <w:bodyDiv w:val="1"/>
      <w:marLeft w:val="0"/>
      <w:marRight w:val="0"/>
      <w:marTop w:val="0"/>
      <w:marBottom w:val="0"/>
      <w:divBdr>
        <w:top w:val="none" w:sz="0" w:space="0" w:color="auto"/>
        <w:left w:val="none" w:sz="0" w:space="0" w:color="auto"/>
        <w:bottom w:val="none" w:sz="0" w:space="0" w:color="auto"/>
        <w:right w:val="none" w:sz="0" w:space="0" w:color="auto"/>
      </w:divBdr>
    </w:div>
    <w:div w:id="267546586">
      <w:bodyDiv w:val="1"/>
      <w:marLeft w:val="0"/>
      <w:marRight w:val="0"/>
      <w:marTop w:val="0"/>
      <w:marBottom w:val="0"/>
      <w:divBdr>
        <w:top w:val="none" w:sz="0" w:space="0" w:color="auto"/>
        <w:left w:val="none" w:sz="0" w:space="0" w:color="auto"/>
        <w:bottom w:val="none" w:sz="0" w:space="0" w:color="auto"/>
        <w:right w:val="none" w:sz="0" w:space="0" w:color="auto"/>
      </w:divBdr>
    </w:div>
    <w:div w:id="332075659">
      <w:bodyDiv w:val="1"/>
      <w:marLeft w:val="0"/>
      <w:marRight w:val="0"/>
      <w:marTop w:val="0"/>
      <w:marBottom w:val="0"/>
      <w:divBdr>
        <w:top w:val="none" w:sz="0" w:space="0" w:color="auto"/>
        <w:left w:val="none" w:sz="0" w:space="0" w:color="auto"/>
        <w:bottom w:val="none" w:sz="0" w:space="0" w:color="auto"/>
        <w:right w:val="none" w:sz="0" w:space="0" w:color="auto"/>
      </w:divBdr>
    </w:div>
    <w:div w:id="408043068">
      <w:bodyDiv w:val="1"/>
      <w:marLeft w:val="0"/>
      <w:marRight w:val="0"/>
      <w:marTop w:val="0"/>
      <w:marBottom w:val="0"/>
      <w:divBdr>
        <w:top w:val="none" w:sz="0" w:space="0" w:color="auto"/>
        <w:left w:val="none" w:sz="0" w:space="0" w:color="auto"/>
        <w:bottom w:val="none" w:sz="0" w:space="0" w:color="auto"/>
        <w:right w:val="none" w:sz="0" w:space="0" w:color="auto"/>
      </w:divBdr>
      <w:divsChild>
        <w:div w:id="63650414">
          <w:marLeft w:val="0"/>
          <w:marRight w:val="0"/>
          <w:marTop w:val="0"/>
          <w:marBottom w:val="0"/>
          <w:divBdr>
            <w:top w:val="none" w:sz="0" w:space="0" w:color="auto"/>
            <w:left w:val="none" w:sz="0" w:space="0" w:color="auto"/>
            <w:bottom w:val="none" w:sz="0" w:space="0" w:color="auto"/>
            <w:right w:val="none" w:sz="0" w:space="0" w:color="auto"/>
          </w:divBdr>
        </w:div>
        <w:div w:id="350107101">
          <w:marLeft w:val="0"/>
          <w:marRight w:val="0"/>
          <w:marTop w:val="0"/>
          <w:marBottom w:val="0"/>
          <w:divBdr>
            <w:top w:val="none" w:sz="0" w:space="0" w:color="auto"/>
            <w:left w:val="none" w:sz="0" w:space="0" w:color="auto"/>
            <w:bottom w:val="none" w:sz="0" w:space="0" w:color="auto"/>
            <w:right w:val="none" w:sz="0" w:space="0" w:color="auto"/>
          </w:divBdr>
        </w:div>
        <w:div w:id="1974210651">
          <w:marLeft w:val="0"/>
          <w:marRight w:val="0"/>
          <w:marTop w:val="0"/>
          <w:marBottom w:val="0"/>
          <w:divBdr>
            <w:top w:val="none" w:sz="0" w:space="0" w:color="auto"/>
            <w:left w:val="none" w:sz="0" w:space="0" w:color="auto"/>
            <w:bottom w:val="none" w:sz="0" w:space="0" w:color="auto"/>
            <w:right w:val="none" w:sz="0" w:space="0" w:color="auto"/>
          </w:divBdr>
        </w:div>
        <w:div w:id="1911034123">
          <w:marLeft w:val="0"/>
          <w:marRight w:val="0"/>
          <w:marTop w:val="0"/>
          <w:marBottom w:val="0"/>
          <w:divBdr>
            <w:top w:val="none" w:sz="0" w:space="0" w:color="auto"/>
            <w:left w:val="none" w:sz="0" w:space="0" w:color="auto"/>
            <w:bottom w:val="none" w:sz="0" w:space="0" w:color="auto"/>
            <w:right w:val="none" w:sz="0" w:space="0" w:color="auto"/>
          </w:divBdr>
        </w:div>
        <w:div w:id="1297567680">
          <w:marLeft w:val="0"/>
          <w:marRight w:val="0"/>
          <w:marTop w:val="0"/>
          <w:marBottom w:val="0"/>
          <w:divBdr>
            <w:top w:val="none" w:sz="0" w:space="0" w:color="auto"/>
            <w:left w:val="none" w:sz="0" w:space="0" w:color="auto"/>
            <w:bottom w:val="none" w:sz="0" w:space="0" w:color="auto"/>
            <w:right w:val="none" w:sz="0" w:space="0" w:color="auto"/>
          </w:divBdr>
        </w:div>
      </w:divsChild>
    </w:div>
    <w:div w:id="419182244">
      <w:bodyDiv w:val="1"/>
      <w:marLeft w:val="0"/>
      <w:marRight w:val="0"/>
      <w:marTop w:val="0"/>
      <w:marBottom w:val="0"/>
      <w:divBdr>
        <w:top w:val="none" w:sz="0" w:space="0" w:color="auto"/>
        <w:left w:val="none" w:sz="0" w:space="0" w:color="auto"/>
        <w:bottom w:val="none" w:sz="0" w:space="0" w:color="auto"/>
        <w:right w:val="none" w:sz="0" w:space="0" w:color="auto"/>
      </w:divBdr>
      <w:divsChild>
        <w:div w:id="458692977">
          <w:marLeft w:val="0"/>
          <w:marRight w:val="0"/>
          <w:marTop w:val="0"/>
          <w:marBottom w:val="0"/>
          <w:divBdr>
            <w:top w:val="none" w:sz="0" w:space="0" w:color="auto"/>
            <w:left w:val="none" w:sz="0" w:space="0" w:color="auto"/>
            <w:bottom w:val="none" w:sz="0" w:space="0" w:color="auto"/>
            <w:right w:val="none" w:sz="0" w:space="0" w:color="auto"/>
          </w:divBdr>
          <w:divsChild>
            <w:div w:id="1642035863">
              <w:marLeft w:val="0"/>
              <w:marRight w:val="0"/>
              <w:marTop w:val="0"/>
              <w:marBottom w:val="0"/>
              <w:divBdr>
                <w:top w:val="none" w:sz="0" w:space="0" w:color="auto"/>
                <w:left w:val="none" w:sz="0" w:space="0" w:color="auto"/>
                <w:bottom w:val="none" w:sz="0" w:space="0" w:color="auto"/>
                <w:right w:val="none" w:sz="0" w:space="0" w:color="auto"/>
              </w:divBdr>
              <w:divsChild>
                <w:div w:id="27371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655401">
      <w:bodyDiv w:val="1"/>
      <w:marLeft w:val="0"/>
      <w:marRight w:val="0"/>
      <w:marTop w:val="0"/>
      <w:marBottom w:val="0"/>
      <w:divBdr>
        <w:top w:val="none" w:sz="0" w:space="0" w:color="auto"/>
        <w:left w:val="none" w:sz="0" w:space="0" w:color="auto"/>
        <w:bottom w:val="none" w:sz="0" w:space="0" w:color="auto"/>
        <w:right w:val="none" w:sz="0" w:space="0" w:color="auto"/>
      </w:divBdr>
      <w:divsChild>
        <w:div w:id="1124926788">
          <w:marLeft w:val="0"/>
          <w:marRight w:val="0"/>
          <w:marTop w:val="0"/>
          <w:marBottom w:val="0"/>
          <w:divBdr>
            <w:top w:val="none" w:sz="0" w:space="0" w:color="auto"/>
            <w:left w:val="none" w:sz="0" w:space="0" w:color="auto"/>
            <w:bottom w:val="none" w:sz="0" w:space="0" w:color="auto"/>
            <w:right w:val="none" w:sz="0" w:space="0" w:color="auto"/>
          </w:divBdr>
          <w:divsChild>
            <w:div w:id="264650831">
              <w:marLeft w:val="0"/>
              <w:marRight w:val="0"/>
              <w:marTop w:val="0"/>
              <w:marBottom w:val="0"/>
              <w:divBdr>
                <w:top w:val="none" w:sz="0" w:space="0" w:color="auto"/>
                <w:left w:val="none" w:sz="0" w:space="0" w:color="auto"/>
                <w:bottom w:val="none" w:sz="0" w:space="0" w:color="auto"/>
                <w:right w:val="none" w:sz="0" w:space="0" w:color="auto"/>
              </w:divBdr>
              <w:divsChild>
                <w:div w:id="206328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38474">
      <w:bodyDiv w:val="1"/>
      <w:marLeft w:val="0"/>
      <w:marRight w:val="0"/>
      <w:marTop w:val="0"/>
      <w:marBottom w:val="0"/>
      <w:divBdr>
        <w:top w:val="none" w:sz="0" w:space="0" w:color="auto"/>
        <w:left w:val="none" w:sz="0" w:space="0" w:color="auto"/>
        <w:bottom w:val="none" w:sz="0" w:space="0" w:color="auto"/>
        <w:right w:val="none" w:sz="0" w:space="0" w:color="auto"/>
      </w:divBdr>
    </w:div>
    <w:div w:id="500311652">
      <w:bodyDiv w:val="1"/>
      <w:marLeft w:val="0"/>
      <w:marRight w:val="0"/>
      <w:marTop w:val="0"/>
      <w:marBottom w:val="0"/>
      <w:divBdr>
        <w:top w:val="none" w:sz="0" w:space="0" w:color="auto"/>
        <w:left w:val="none" w:sz="0" w:space="0" w:color="auto"/>
        <w:bottom w:val="none" w:sz="0" w:space="0" w:color="auto"/>
        <w:right w:val="none" w:sz="0" w:space="0" w:color="auto"/>
      </w:divBdr>
      <w:divsChild>
        <w:div w:id="55591101">
          <w:marLeft w:val="0"/>
          <w:marRight w:val="0"/>
          <w:marTop w:val="0"/>
          <w:marBottom w:val="0"/>
          <w:divBdr>
            <w:top w:val="none" w:sz="0" w:space="0" w:color="auto"/>
            <w:left w:val="none" w:sz="0" w:space="0" w:color="auto"/>
            <w:bottom w:val="none" w:sz="0" w:space="0" w:color="auto"/>
            <w:right w:val="none" w:sz="0" w:space="0" w:color="auto"/>
          </w:divBdr>
          <w:divsChild>
            <w:div w:id="178853146">
              <w:marLeft w:val="0"/>
              <w:marRight w:val="0"/>
              <w:marTop w:val="0"/>
              <w:marBottom w:val="0"/>
              <w:divBdr>
                <w:top w:val="none" w:sz="0" w:space="0" w:color="auto"/>
                <w:left w:val="none" w:sz="0" w:space="0" w:color="auto"/>
                <w:bottom w:val="none" w:sz="0" w:space="0" w:color="auto"/>
                <w:right w:val="none" w:sz="0" w:space="0" w:color="auto"/>
              </w:divBdr>
              <w:divsChild>
                <w:div w:id="69920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086330">
      <w:bodyDiv w:val="1"/>
      <w:marLeft w:val="0"/>
      <w:marRight w:val="0"/>
      <w:marTop w:val="0"/>
      <w:marBottom w:val="0"/>
      <w:divBdr>
        <w:top w:val="none" w:sz="0" w:space="0" w:color="auto"/>
        <w:left w:val="none" w:sz="0" w:space="0" w:color="auto"/>
        <w:bottom w:val="none" w:sz="0" w:space="0" w:color="auto"/>
        <w:right w:val="none" w:sz="0" w:space="0" w:color="auto"/>
      </w:divBdr>
    </w:div>
    <w:div w:id="554661421">
      <w:bodyDiv w:val="1"/>
      <w:marLeft w:val="0"/>
      <w:marRight w:val="0"/>
      <w:marTop w:val="0"/>
      <w:marBottom w:val="0"/>
      <w:divBdr>
        <w:top w:val="none" w:sz="0" w:space="0" w:color="auto"/>
        <w:left w:val="none" w:sz="0" w:space="0" w:color="auto"/>
        <w:bottom w:val="none" w:sz="0" w:space="0" w:color="auto"/>
        <w:right w:val="none" w:sz="0" w:space="0" w:color="auto"/>
      </w:divBdr>
    </w:div>
    <w:div w:id="594365765">
      <w:bodyDiv w:val="1"/>
      <w:marLeft w:val="0"/>
      <w:marRight w:val="0"/>
      <w:marTop w:val="0"/>
      <w:marBottom w:val="0"/>
      <w:divBdr>
        <w:top w:val="none" w:sz="0" w:space="0" w:color="auto"/>
        <w:left w:val="none" w:sz="0" w:space="0" w:color="auto"/>
        <w:bottom w:val="none" w:sz="0" w:space="0" w:color="auto"/>
        <w:right w:val="none" w:sz="0" w:space="0" w:color="auto"/>
      </w:divBdr>
      <w:divsChild>
        <w:div w:id="2054231870">
          <w:marLeft w:val="0"/>
          <w:marRight w:val="0"/>
          <w:marTop w:val="0"/>
          <w:marBottom w:val="0"/>
          <w:divBdr>
            <w:top w:val="none" w:sz="0" w:space="0" w:color="auto"/>
            <w:left w:val="none" w:sz="0" w:space="0" w:color="auto"/>
            <w:bottom w:val="none" w:sz="0" w:space="0" w:color="auto"/>
            <w:right w:val="none" w:sz="0" w:space="0" w:color="auto"/>
          </w:divBdr>
          <w:divsChild>
            <w:div w:id="968902634">
              <w:marLeft w:val="0"/>
              <w:marRight w:val="0"/>
              <w:marTop w:val="0"/>
              <w:marBottom w:val="0"/>
              <w:divBdr>
                <w:top w:val="none" w:sz="0" w:space="0" w:color="auto"/>
                <w:left w:val="none" w:sz="0" w:space="0" w:color="auto"/>
                <w:bottom w:val="none" w:sz="0" w:space="0" w:color="auto"/>
                <w:right w:val="none" w:sz="0" w:space="0" w:color="auto"/>
              </w:divBdr>
              <w:divsChild>
                <w:div w:id="49958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092206">
      <w:bodyDiv w:val="1"/>
      <w:marLeft w:val="0"/>
      <w:marRight w:val="0"/>
      <w:marTop w:val="0"/>
      <w:marBottom w:val="0"/>
      <w:divBdr>
        <w:top w:val="none" w:sz="0" w:space="0" w:color="auto"/>
        <w:left w:val="none" w:sz="0" w:space="0" w:color="auto"/>
        <w:bottom w:val="none" w:sz="0" w:space="0" w:color="auto"/>
        <w:right w:val="none" w:sz="0" w:space="0" w:color="auto"/>
      </w:divBdr>
    </w:div>
    <w:div w:id="703865058">
      <w:bodyDiv w:val="1"/>
      <w:marLeft w:val="0"/>
      <w:marRight w:val="0"/>
      <w:marTop w:val="0"/>
      <w:marBottom w:val="0"/>
      <w:divBdr>
        <w:top w:val="none" w:sz="0" w:space="0" w:color="auto"/>
        <w:left w:val="none" w:sz="0" w:space="0" w:color="auto"/>
        <w:bottom w:val="none" w:sz="0" w:space="0" w:color="auto"/>
        <w:right w:val="none" w:sz="0" w:space="0" w:color="auto"/>
      </w:divBdr>
      <w:divsChild>
        <w:div w:id="317732562">
          <w:marLeft w:val="0"/>
          <w:marRight w:val="0"/>
          <w:marTop w:val="0"/>
          <w:marBottom w:val="0"/>
          <w:divBdr>
            <w:top w:val="none" w:sz="0" w:space="0" w:color="auto"/>
            <w:left w:val="none" w:sz="0" w:space="0" w:color="auto"/>
            <w:bottom w:val="none" w:sz="0" w:space="0" w:color="auto"/>
            <w:right w:val="none" w:sz="0" w:space="0" w:color="auto"/>
          </w:divBdr>
          <w:divsChild>
            <w:div w:id="190923591">
              <w:marLeft w:val="0"/>
              <w:marRight w:val="0"/>
              <w:marTop w:val="0"/>
              <w:marBottom w:val="0"/>
              <w:divBdr>
                <w:top w:val="none" w:sz="0" w:space="0" w:color="auto"/>
                <w:left w:val="none" w:sz="0" w:space="0" w:color="auto"/>
                <w:bottom w:val="none" w:sz="0" w:space="0" w:color="auto"/>
                <w:right w:val="none" w:sz="0" w:space="0" w:color="auto"/>
              </w:divBdr>
              <w:divsChild>
                <w:div w:id="5651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333022">
      <w:bodyDiv w:val="1"/>
      <w:marLeft w:val="0"/>
      <w:marRight w:val="0"/>
      <w:marTop w:val="0"/>
      <w:marBottom w:val="0"/>
      <w:divBdr>
        <w:top w:val="none" w:sz="0" w:space="0" w:color="auto"/>
        <w:left w:val="none" w:sz="0" w:space="0" w:color="auto"/>
        <w:bottom w:val="none" w:sz="0" w:space="0" w:color="auto"/>
        <w:right w:val="none" w:sz="0" w:space="0" w:color="auto"/>
      </w:divBdr>
    </w:div>
    <w:div w:id="772557849">
      <w:bodyDiv w:val="1"/>
      <w:marLeft w:val="0"/>
      <w:marRight w:val="0"/>
      <w:marTop w:val="0"/>
      <w:marBottom w:val="0"/>
      <w:divBdr>
        <w:top w:val="none" w:sz="0" w:space="0" w:color="auto"/>
        <w:left w:val="none" w:sz="0" w:space="0" w:color="auto"/>
        <w:bottom w:val="none" w:sz="0" w:space="0" w:color="auto"/>
        <w:right w:val="none" w:sz="0" w:space="0" w:color="auto"/>
      </w:divBdr>
    </w:div>
    <w:div w:id="781149843">
      <w:bodyDiv w:val="1"/>
      <w:marLeft w:val="0"/>
      <w:marRight w:val="0"/>
      <w:marTop w:val="0"/>
      <w:marBottom w:val="0"/>
      <w:divBdr>
        <w:top w:val="none" w:sz="0" w:space="0" w:color="auto"/>
        <w:left w:val="none" w:sz="0" w:space="0" w:color="auto"/>
        <w:bottom w:val="none" w:sz="0" w:space="0" w:color="auto"/>
        <w:right w:val="none" w:sz="0" w:space="0" w:color="auto"/>
      </w:divBdr>
      <w:divsChild>
        <w:div w:id="484736423">
          <w:marLeft w:val="0"/>
          <w:marRight w:val="0"/>
          <w:marTop w:val="0"/>
          <w:marBottom w:val="0"/>
          <w:divBdr>
            <w:top w:val="none" w:sz="0" w:space="0" w:color="auto"/>
            <w:left w:val="none" w:sz="0" w:space="0" w:color="auto"/>
            <w:bottom w:val="none" w:sz="0" w:space="0" w:color="auto"/>
            <w:right w:val="none" w:sz="0" w:space="0" w:color="auto"/>
          </w:divBdr>
          <w:divsChild>
            <w:div w:id="355008583">
              <w:marLeft w:val="0"/>
              <w:marRight w:val="0"/>
              <w:marTop w:val="0"/>
              <w:marBottom w:val="0"/>
              <w:divBdr>
                <w:top w:val="none" w:sz="0" w:space="0" w:color="auto"/>
                <w:left w:val="none" w:sz="0" w:space="0" w:color="auto"/>
                <w:bottom w:val="none" w:sz="0" w:space="0" w:color="auto"/>
                <w:right w:val="none" w:sz="0" w:space="0" w:color="auto"/>
              </w:divBdr>
              <w:divsChild>
                <w:div w:id="87859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540432">
      <w:bodyDiv w:val="1"/>
      <w:marLeft w:val="0"/>
      <w:marRight w:val="0"/>
      <w:marTop w:val="0"/>
      <w:marBottom w:val="0"/>
      <w:divBdr>
        <w:top w:val="none" w:sz="0" w:space="0" w:color="auto"/>
        <w:left w:val="none" w:sz="0" w:space="0" w:color="auto"/>
        <w:bottom w:val="none" w:sz="0" w:space="0" w:color="auto"/>
        <w:right w:val="none" w:sz="0" w:space="0" w:color="auto"/>
      </w:divBdr>
      <w:divsChild>
        <w:div w:id="2014262831">
          <w:marLeft w:val="0"/>
          <w:marRight w:val="0"/>
          <w:marTop w:val="0"/>
          <w:marBottom w:val="0"/>
          <w:divBdr>
            <w:top w:val="none" w:sz="0" w:space="0" w:color="auto"/>
            <w:left w:val="none" w:sz="0" w:space="0" w:color="auto"/>
            <w:bottom w:val="none" w:sz="0" w:space="0" w:color="auto"/>
            <w:right w:val="none" w:sz="0" w:space="0" w:color="auto"/>
          </w:divBdr>
          <w:divsChild>
            <w:div w:id="43069923">
              <w:marLeft w:val="0"/>
              <w:marRight w:val="0"/>
              <w:marTop w:val="0"/>
              <w:marBottom w:val="0"/>
              <w:divBdr>
                <w:top w:val="none" w:sz="0" w:space="0" w:color="auto"/>
                <w:left w:val="none" w:sz="0" w:space="0" w:color="auto"/>
                <w:bottom w:val="none" w:sz="0" w:space="0" w:color="auto"/>
                <w:right w:val="none" w:sz="0" w:space="0" w:color="auto"/>
              </w:divBdr>
              <w:divsChild>
                <w:div w:id="67950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793671">
      <w:bodyDiv w:val="1"/>
      <w:marLeft w:val="0"/>
      <w:marRight w:val="0"/>
      <w:marTop w:val="0"/>
      <w:marBottom w:val="0"/>
      <w:divBdr>
        <w:top w:val="none" w:sz="0" w:space="0" w:color="auto"/>
        <w:left w:val="none" w:sz="0" w:space="0" w:color="auto"/>
        <w:bottom w:val="none" w:sz="0" w:space="0" w:color="auto"/>
        <w:right w:val="none" w:sz="0" w:space="0" w:color="auto"/>
      </w:divBdr>
    </w:div>
    <w:div w:id="870530500">
      <w:bodyDiv w:val="1"/>
      <w:marLeft w:val="0"/>
      <w:marRight w:val="0"/>
      <w:marTop w:val="0"/>
      <w:marBottom w:val="0"/>
      <w:divBdr>
        <w:top w:val="none" w:sz="0" w:space="0" w:color="auto"/>
        <w:left w:val="none" w:sz="0" w:space="0" w:color="auto"/>
        <w:bottom w:val="none" w:sz="0" w:space="0" w:color="auto"/>
        <w:right w:val="none" w:sz="0" w:space="0" w:color="auto"/>
      </w:divBdr>
      <w:divsChild>
        <w:div w:id="238489349">
          <w:marLeft w:val="0"/>
          <w:marRight w:val="0"/>
          <w:marTop w:val="0"/>
          <w:marBottom w:val="0"/>
          <w:divBdr>
            <w:top w:val="none" w:sz="0" w:space="0" w:color="auto"/>
            <w:left w:val="none" w:sz="0" w:space="0" w:color="auto"/>
            <w:bottom w:val="none" w:sz="0" w:space="0" w:color="auto"/>
            <w:right w:val="none" w:sz="0" w:space="0" w:color="auto"/>
          </w:divBdr>
          <w:divsChild>
            <w:div w:id="1532958125">
              <w:marLeft w:val="0"/>
              <w:marRight w:val="0"/>
              <w:marTop w:val="0"/>
              <w:marBottom w:val="0"/>
              <w:divBdr>
                <w:top w:val="none" w:sz="0" w:space="0" w:color="auto"/>
                <w:left w:val="none" w:sz="0" w:space="0" w:color="auto"/>
                <w:bottom w:val="none" w:sz="0" w:space="0" w:color="auto"/>
                <w:right w:val="none" w:sz="0" w:space="0" w:color="auto"/>
              </w:divBdr>
              <w:divsChild>
                <w:div w:id="138159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734097">
      <w:bodyDiv w:val="1"/>
      <w:marLeft w:val="0"/>
      <w:marRight w:val="0"/>
      <w:marTop w:val="0"/>
      <w:marBottom w:val="0"/>
      <w:divBdr>
        <w:top w:val="none" w:sz="0" w:space="0" w:color="auto"/>
        <w:left w:val="none" w:sz="0" w:space="0" w:color="auto"/>
        <w:bottom w:val="none" w:sz="0" w:space="0" w:color="auto"/>
        <w:right w:val="none" w:sz="0" w:space="0" w:color="auto"/>
      </w:divBdr>
    </w:div>
    <w:div w:id="910625466">
      <w:bodyDiv w:val="1"/>
      <w:marLeft w:val="0"/>
      <w:marRight w:val="0"/>
      <w:marTop w:val="0"/>
      <w:marBottom w:val="0"/>
      <w:divBdr>
        <w:top w:val="none" w:sz="0" w:space="0" w:color="auto"/>
        <w:left w:val="none" w:sz="0" w:space="0" w:color="auto"/>
        <w:bottom w:val="none" w:sz="0" w:space="0" w:color="auto"/>
        <w:right w:val="none" w:sz="0" w:space="0" w:color="auto"/>
      </w:divBdr>
    </w:div>
    <w:div w:id="970554488">
      <w:bodyDiv w:val="1"/>
      <w:marLeft w:val="0"/>
      <w:marRight w:val="0"/>
      <w:marTop w:val="0"/>
      <w:marBottom w:val="0"/>
      <w:divBdr>
        <w:top w:val="none" w:sz="0" w:space="0" w:color="auto"/>
        <w:left w:val="none" w:sz="0" w:space="0" w:color="auto"/>
        <w:bottom w:val="none" w:sz="0" w:space="0" w:color="auto"/>
        <w:right w:val="none" w:sz="0" w:space="0" w:color="auto"/>
      </w:divBdr>
      <w:divsChild>
        <w:div w:id="984234325">
          <w:marLeft w:val="0"/>
          <w:marRight w:val="0"/>
          <w:marTop w:val="0"/>
          <w:marBottom w:val="0"/>
          <w:divBdr>
            <w:top w:val="none" w:sz="0" w:space="0" w:color="auto"/>
            <w:left w:val="none" w:sz="0" w:space="0" w:color="auto"/>
            <w:bottom w:val="none" w:sz="0" w:space="0" w:color="auto"/>
            <w:right w:val="none" w:sz="0" w:space="0" w:color="auto"/>
          </w:divBdr>
        </w:div>
        <w:div w:id="427434921">
          <w:marLeft w:val="0"/>
          <w:marRight w:val="0"/>
          <w:marTop w:val="0"/>
          <w:marBottom w:val="0"/>
          <w:divBdr>
            <w:top w:val="none" w:sz="0" w:space="0" w:color="auto"/>
            <w:left w:val="none" w:sz="0" w:space="0" w:color="auto"/>
            <w:bottom w:val="none" w:sz="0" w:space="0" w:color="auto"/>
            <w:right w:val="none" w:sz="0" w:space="0" w:color="auto"/>
          </w:divBdr>
        </w:div>
        <w:div w:id="720439652">
          <w:marLeft w:val="0"/>
          <w:marRight w:val="0"/>
          <w:marTop w:val="0"/>
          <w:marBottom w:val="0"/>
          <w:divBdr>
            <w:top w:val="none" w:sz="0" w:space="0" w:color="auto"/>
            <w:left w:val="none" w:sz="0" w:space="0" w:color="auto"/>
            <w:bottom w:val="none" w:sz="0" w:space="0" w:color="auto"/>
            <w:right w:val="none" w:sz="0" w:space="0" w:color="auto"/>
          </w:divBdr>
        </w:div>
        <w:div w:id="1290549464">
          <w:marLeft w:val="0"/>
          <w:marRight w:val="0"/>
          <w:marTop w:val="0"/>
          <w:marBottom w:val="0"/>
          <w:divBdr>
            <w:top w:val="none" w:sz="0" w:space="0" w:color="auto"/>
            <w:left w:val="none" w:sz="0" w:space="0" w:color="auto"/>
            <w:bottom w:val="none" w:sz="0" w:space="0" w:color="auto"/>
            <w:right w:val="none" w:sz="0" w:space="0" w:color="auto"/>
          </w:divBdr>
        </w:div>
        <w:div w:id="1128931220">
          <w:marLeft w:val="0"/>
          <w:marRight w:val="0"/>
          <w:marTop w:val="0"/>
          <w:marBottom w:val="0"/>
          <w:divBdr>
            <w:top w:val="none" w:sz="0" w:space="0" w:color="auto"/>
            <w:left w:val="none" w:sz="0" w:space="0" w:color="auto"/>
            <w:bottom w:val="none" w:sz="0" w:space="0" w:color="auto"/>
            <w:right w:val="none" w:sz="0" w:space="0" w:color="auto"/>
          </w:divBdr>
        </w:div>
        <w:div w:id="211117905">
          <w:marLeft w:val="0"/>
          <w:marRight w:val="0"/>
          <w:marTop w:val="0"/>
          <w:marBottom w:val="0"/>
          <w:divBdr>
            <w:top w:val="none" w:sz="0" w:space="0" w:color="auto"/>
            <w:left w:val="none" w:sz="0" w:space="0" w:color="auto"/>
            <w:bottom w:val="none" w:sz="0" w:space="0" w:color="auto"/>
            <w:right w:val="none" w:sz="0" w:space="0" w:color="auto"/>
          </w:divBdr>
        </w:div>
      </w:divsChild>
    </w:div>
    <w:div w:id="1036931234">
      <w:bodyDiv w:val="1"/>
      <w:marLeft w:val="0"/>
      <w:marRight w:val="0"/>
      <w:marTop w:val="0"/>
      <w:marBottom w:val="0"/>
      <w:divBdr>
        <w:top w:val="none" w:sz="0" w:space="0" w:color="auto"/>
        <w:left w:val="none" w:sz="0" w:space="0" w:color="auto"/>
        <w:bottom w:val="none" w:sz="0" w:space="0" w:color="auto"/>
        <w:right w:val="none" w:sz="0" w:space="0" w:color="auto"/>
      </w:divBdr>
    </w:div>
    <w:div w:id="1109475479">
      <w:bodyDiv w:val="1"/>
      <w:marLeft w:val="0"/>
      <w:marRight w:val="0"/>
      <w:marTop w:val="0"/>
      <w:marBottom w:val="0"/>
      <w:divBdr>
        <w:top w:val="none" w:sz="0" w:space="0" w:color="auto"/>
        <w:left w:val="none" w:sz="0" w:space="0" w:color="auto"/>
        <w:bottom w:val="none" w:sz="0" w:space="0" w:color="auto"/>
        <w:right w:val="none" w:sz="0" w:space="0" w:color="auto"/>
      </w:divBdr>
    </w:div>
    <w:div w:id="1120296454">
      <w:bodyDiv w:val="1"/>
      <w:marLeft w:val="0"/>
      <w:marRight w:val="0"/>
      <w:marTop w:val="0"/>
      <w:marBottom w:val="0"/>
      <w:divBdr>
        <w:top w:val="none" w:sz="0" w:space="0" w:color="auto"/>
        <w:left w:val="none" w:sz="0" w:space="0" w:color="auto"/>
        <w:bottom w:val="none" w:sz="0" w:space="0" w:color="auto"/>
        <w:right w:val="none" w:sz="0" w:space="0" w:color="auto"/>
      </w:divBdr>
    </w:div>
    <w:div w:id="1159077089">
      <w:bodyDiv w:val="1"/>
      <w:marLeft w:val="0"/>
      <w:marRight w:val="0"/>
      <w:marTop w:val="0"/>
      <w:marBottom w:val="0"/>
      <w:divBdr>
        <w:top w:val="none" w:sz="0" w:space="0" w:color="auto"/>
        <w:left w:val="none" w:sz="0" w:space="0" w:color="auto"/>
        <w:bottom w:val="none" w:sz="0" w:space="0" w:color="auto"/>
        <w:right w:val="none" w:sz="0" w:space="0" w:color="auto"/>
      </w:divBdr>
    </w:div>
    <w:div w:id="1184126262">
      <w:bodyDiv w:val="1"/>
      <w:marLeft w:val="0"/>
      <w:marRight w:val="0"/>
      <w:marTop w:val="0"/>
      <w:marBottom w:val="0"/>
      <w:divBdr>
        <w:top w:val="none" w:sz="0" w:space="0" w:color="auto"/>
        <w:left w:val="none" w:sz="0" w:space="0" w:color="auto"/>
        <w:bottom w:val="none" w:sz="0" w:space="0" w:color="auto"/>
        <w:right w:val="none" w:sz="0" w:space="0" w:color="auto"/>
      </w:divBdr>
      <w:divsChild>
        <w:div w:id="1182403173">
          <w:marLeft w:val="0"/>
          <w:marRight w:val="0"/>
          <w:marTop w:val="0"/>
          <w:marBottom w:val="0"/>
          <w:divBdr>
            <w:top w:val="none" w:sz="0" w:space="0" w:color="auto"/>
            <w:left w:val="none" w:sz="0" w:space="0" w:color="auto"/>
            <w:bottom w:val="none" w:sz="0" w:space="0" w:color="auto"/>
            <w:right w:val="none" w:sz="0" w:space="0" w:color="auto"/>
          </w:divBdr>
        </w:div>
        <w:div w:id="1590190847">
          <w:marLeft w:val="0"/>
          <w:marRight w:val="0"/>
          <w:marTop w:val="0"/>
          <w:marBottom w:val="0"/>
          <w:divBdr>
            <w:top w:val="none" w:sz="0" w:space="0" w:color="auto"/>
            <w:left w:val="none" w:sz="0" w:space="0" w:color="auto"/>
            <w:bottom w:val="none" w:sz="0" w:space="0" w:color="auto"/>
            <w:right w:val="none" w:sz="0" w:space="0" w:color="auto"/>
          </w:divBdr>
        </w:div>
        <w:div w:id="2112387366">
          <w:marLeft w:val="0"/>
          <w:marRight w:val="0"/>
          <w:marTop w:val="0"/>
          <w:marBottom w:val="0"/>
          <w:divBdr>
            <w:top w:val="none" w:sz="0" w:space="0" w:color="auto"/>
            <w:left w:val="none" w:sz="0" w:space="0" w:color="auto"/>
            <w:bottom w:val="none" w:sz="0" w:space="0" w:color="auto"/>
            <w:right w:val="none" w:sz="0" w:space="0" w:color="auto"/>
          </w:divBdr>
        </w:div>
        <w:div w:id="1265310047">
          <w:marLeft w:val="0"/>
          <w:marRight w:val="0"/>
          <w:marTop w:val="0"/>
          <w:marBottom w:val="0"/>
          <w:divBdr>
            <w:top w:val="none" w:sz="0" w:space="0" w:color="auto"/>
            <w:left w:val="none" w:sz="0" w:space="0" w:color="auto"/>
            <w:bottom w:val="none" w:sz="0" w:space="0" w:color="auto"/>
            <w:right w:val="none" w:sz="0" w:space="0" w:color="auto"/>
          </w:divBdr>
        </w:div>
        <w:div w:id="1452551010">
          <w:marLeft w:val="0"/>
          <w:marRight w:val="0"/>
          <w:marTop w:val="0"/>
          <w:marBottom w:val="0"/>
          <w:divBdr>
            <w:top w:val="none" w:sz="0" w:space="0" w:color="auto"/>
            <w:left w:val="none" w:sz="0" w:space="0" w:color="auto"/>
            <w:bottom w:val="none" w:sz="0" w:space="0" w:color="auto"/>
            <w:right w:val="none" w:sz="0" w:space="0" w:color="auto"/>
          </w:divBdr>
        </w:div>
        <w:div w:id="1447117937">
          <w:marLeft w:val="0"/>
          <w:marRight w:val="0"/>
          <w:marTop w:val="0"/>
          <w:marBottom w:val="0"/>
          <w:divBdr>
            <w:top w:val="none" w:sz="0" w:space="0" w:color="auto"/>
            <w:left w:val="none" w:sz="0" w:space="0" w:color="auto"/>
            <w:bottom w:val="none" w:sz="0" w:space="0" w:color="auto"/>
            <w:right w:val="none" w:sz="0" w:space="0" w:color="auto"/>
          </w:divBdr>
        </w:div>
      </w:divsChild>
    </w:div>
    <w:div w:id="1193029709">
      <w:bodyDiv w:val="1"/>
      <w:marLeft w:val="0"/>
      <w:marRight w:val="0"/>
      <w:marTop w:val="0"/>
      <w:marBottom w:val="0"/>
      <w:divBdr>
        <w:top w:val="none" w:sz="0" w:space="0" w:color="auto"/>
        <w:left w:val="none" w:sz="0" w:space="0" w:color="auto"/>
        <w:bottom w:val="none" w:sz="0" w:space="0" w:color="auto"/>
        <w:right w:val="none" w:sz="0" w:space="0" w:color="auto"/>
      </w:divBdr>
    </w:div>
    <w:div w:id="1194341347">
      <w:bodyDiv w:val="1"/>
      <w:marLeft w:val="0"/>
      <w:marRight w:val="0"/>
      <w:marTop w:val="0"/>
      <w:marBottom w:val="0"/>
      <w:divBdr>
        <w:top w:val="none" w:sz="0" w:space="0" w:color="auto"/>
        <w:left w:val="none" w:sz="0" w:space="0" w:color="auto"/>
        <w:bottom w:val="none" w:sz="0" w:space="0" w:color="auto"/>
        <w:right w:val="none" w:sz="0" w:space="0" w:color="auto"/>
      </w:divBdr>
      <w:divsChild>
        <w:div w:id="1728187078">
          <w:marLeft w:val="0"/>
          <w:marRight w:val="0"/>
          <w:marTop w:val="0"/>
          <w:marBottom w:val="0"/>
          <w:divBdr>
            <w:top w:val="none" w:sz="0" w:space="0" w:color="auto"/>
            <w:left w:val="none" w:sz="0" w:space="0" w:color="auto"/>
            <w:bottom w:val="none" w:sz="0" w:space="0" w:color="auto"/>
            <w:right w:val="none" w:sz="0" w:space="0" w:color="auto"/>
          </w:divBdr>
          <w:divsChild>
            <w:div w:id="1268196794">
              <w:marLeft w:val="0"/>
              <w:marRight w:val="0"/>
              <w:marTop w:val="0"/>
              <w:marBottom w:val="0"/>
              <w:divBdr>
                <w:top w:val="none" w:sz="0" w:space="0" w:color="auto"/>
                <w:left w:val="none" w:sz="0" w:space="0" w:color="auto"/>
                <w:bottom w:val="none" w:sz="0" w:space="0" w:color="auto"/>
                <w:right w:val="none" w:sz="0" w:space="0" w:color="auto"/>
              </w:divBdr>
              <w:divsChild>
                <w:div w:id="154016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990611">
      <w:bodyDiv w:val="1"/>
      <w:marLeft w:val="0"/>
      <w:marRight w:val="0"/>
      <w:marTop w:val="0"/>
      <w:marBottom w:val="0"/>
      <w:divBdr>
        <w:top w:val="none" w:sz="0" w:space="0" w:color="auto"/>
        <w:left w:val="none" w:sz="0" w:space="0" w:color="auto"/>
        <w:bottom w:val="none" w:sz="0" w:space="0" w:color="auto"/>
        <w:right w:val="none" w:sz="0" w:space="0" w:color="auto"/>
      </w:divBdr>
    </w:div>
    <w:div w:id="1277954977">
      <w:bodyDiv w:val="1"/>
      <w:marLeft w:val="0"/>
      <w:marRight w:val="0"/>
      <w:marTop w:val="0"/>
      <w:marBottom w:val="0"/>
      <w:divBdr>
        <w:top w:val="none" w:sz="0" w:space="0" w:color="auto"/>
        <w:left w:val="none" w:sz="0" w:space="0" w:color="auto"/>
        <w:bottom w:val="none" w:sz="0" w:space="0" w:color="auto"/>
        <w:right w:val="none" w:sz="0" w:space="0" w:color="auto"/>
      </w:divBdr>
    </w:div>
    <w:div w:id="1278872027">
      <w:bodyDiv w:val="1"/>
      <w:marLeft w:val="0"/>
      <w:marRight w:val="0"/>
      <w:marTop w:val="0"/>
      <w:marBottom w:val="0"/>
      <w:divBdr>
        <w:top w:val="none" w:sz="0" w:space="0" w:color="auto"/>
        <w:left w:val="none" w:sz="0" w:space="0" w:color="auto"/>
        <w:bottom w:val="none" w:sz="0" w:space="0" w:color="auto"/>
        <w:right w:val="none" w:sz="0" w:space="0" w:color="auto"/>
      </w:divBdr>
    </w:div>
    <w:div w:id="1280262632">
      <w:bodyDiv w:val="1"/>
      <w:marLeft w:val="0"/>
      <w:marRight w:val="0"/>
      <w:marTop w:val="0"/>
      <w:marBottom w:val="0"/>
      <w:divBdr>
        <w:top w:val="none" w:sz="0" w:space="0" w:color="auto"/>
        <w:left w:val="none" w:sz="0" w:space="0" w:color="auto"/>
        <w:bottom w:val="none" w:sz="0" w:space="0" w:color="auto"/>
        <w:right w:val="none" w:sz="0" w:space="0" w:color="auto"/>
      </w:divBdr>
    </w:div>
    <w:div w:id="1326133614">
      <w:bodyDiv w:val="1"/>
      <w:marLeft w:val="0"/>
      <w:marRight w:val="0"/>
      <w:marTop w:val="0"/>
      <w:marBottom w:val="0"/>
      <w:divBdr>
        <w:top w:val="none" w:sz="0" w:space="0" w:color="auto"/>
        <w:left w:val="none" w:sz="0" w:space="0" w:color="auto"/>
        <w:bottom w:val="none" w:sz="0" w:space="0" w:color="auto"/>
        <w:right w:val="none" w:sz="0" w:space="0" w:color="auto"/>
      </w:divBdr>
    </w:div>
    <w:div w:id="1364138438">
      <w:bodyDiv w:val="1"/>
      <w:marLeft w:val="0"/>
      <w:marRight w:val="0"/>
      <w:marTop w:val="0"/>
      <w:marBottom w:val="0"/>
      <w:divBdr>
        <w:top w:val="none" w:sz="0" w:space="0" w:color="auto"/>
        <w:left w:val="none" w:sz="0" w:space="0" w:color="auto"/>
        <w:bottom w:val="none" w:sz="0" w:space="0" w:color="auto"/>
        <w:right w:val="none" w:sz="0" w:space="0" w:color="auto"/>
      </w:divBdr>
    </w:div>
    <w:div w:id="1397169148">
      <w:bodyDiv w:val="1"/>
      <w:marLeft w:val="0"/>
      <w:marRight w:val="0"/>
      <w:marTop w:val="0"/>
      <w:marBottom w:val="0"/>
      <w:divBdr>
        <w:top w:val="none" w:sz="0" w:space="0" w:color="auto"/>
        <w:left w:val="none" w:sz="0" w:space="0" w:color="auto"/>
        <w:bottom w:val="none" w:sz="0" w:space="0" w:color="auto"/>
        <w:right w:val="none" w:sz="0" w:space="0" w:color="auto"/>
      </w:divBdr>
    </w:div>
    <w:div w:id="1401518685">
      <w:bodyDiv w:val="1"/>
      <w:marLeft w:val="0"/>
      <w:marRight w:val="0"/>
      <w:marTop w:val="0"/>
      <w:marBottom w:val="0"/>
      <w:divBdr>
        <w:top w:val="none" w:sz="0" w:space="0" w:color="auto"/>
        <w:left w:val="none" w:sz="0" w:space="0" w:color="auto"/>
        <w:bottom w:val="none" w:sz="0" w:space="0" w:color="auto"/>
        <w:right w:val="none" w:sz="0" w:space="0" w:color="auto"/>
      </w:divBdr>
      <w:divsChild>
        <w:div w:id="624502705">
          <w:marLeft w:val="0"/>
          <w:marRight w:val="0"/>
          <w:marTop w:val="0"/>
          <w:marBottom w:val="0"/>
          <w:divBdr>
            <w:top w:val="none" w:sz="0" w:space="0" w:color="auto"/>
            <w:left w:val="none" w:sz="0" w:space="0" w:color="auto"/>
            <w:bottom w:val="none" w:sz="0" w:space="0" w:color="auto"/>
            <w:right w:val="none" w:sz="0" w:space="0" w:color="auto"/>
          </w:divBdr>
        </w:div>
        <w:div w:id="1037196303">
          <w:marLeft w:val="0"/>
          <w:marRight w:val="0"/>
          <w:marTop w:val="0"/>
          <w:marBottom w:val="0"/>
          <w:divBdr>
            <w:top w:val="none" w:sz="0" w:space="0" w:color="auto"/>
            <w:left w:val="none" w:sz="0" w:space="0" w:color="auto"/>
            <w:bottom w:val="none" w:sz="0" w:space="0" w:color="auto"/>
            <w:right w:val="none" w:sz="0" w:space="0" w:color="auto"/>
          </w:divBdr>
        </w:div>
        <w:div w:id="1352226075">
          <w:marLeft w:val="0"/>
          <w:marRight w:val="0"/>
          <w:marTop w:val="0"/>
          <w:marBottom w:val="0"/>
          <w:divBdr>
            <w:top w:val="none" w:sz="0" w:space="0" w:color="auto"/>
            <w:left w:val="none" w:sz="0" w:space="0" w:color="auto"/>
            <w:bottom w:val="none" w:sz="0" w:space="0" w:color="auto"/>
            <w:right w:val="none" w:sz="0" w:space="0" w:color="auto"/>
          </w:divBdr>
        </w:div>
        <w:div w:id="337342900">
          <w:marLeft w:val="0"/>
          <w:marRight w:val="0"/>
          <w:marTop w:val="0"/>
          <w:marBottom w:val="0"/>
          <w:divBdr>
            <w:top w:val="none" w:sz="0" w:space="0" w:color="auto"/>
            <w:left w:val="none" w:sz="0" w:space="0" w:color="auto"/>
            <w:bottom w:val="none" w:sz="0" w:space="0" w:color="auto"/>
            <w:right w:val="none" w:sz="0" w:space="0" w:color="auto"/>
          </w:divBdr>
        </w:div>
        <w:div w:id="679888172">
          <w:marLeft w:val="0"/>
          <w:marRight w:val="0"/>
          <w:marTop w:val="0"/>
          <w:marBottom w:val="0"/>
          <w:divBdr>
            <w:top w:val="none" w:sz="0" w:space="0" w:color="auto"/>
            <w:left w:val="none" w:sz="0" w:space="0" w:color="auto"/>
            <w:bottom w:val="none" w:sz="0" w:space="0" w:color="auto"/>
            <w:right w:val="none" w:sz="0" w:space="0" w:color="auto"/>
          </w:divBdr>
        </w:div>
      </w:divsChild>
    </w:div>
    <w:div w:id="1440219600">
      <w:bodyDiv w:val="1"/>
      <w:marLeft w:val="0"/>
      <w:marRight w:val="0"/>
      <w:marTop w:val="0"/>
      <w:marBottom w:val="0"/>
      <w:divBdr>
        <w:top w:val="none" w:sz="0" w:space="0" w:color="auto"/>
        <w:left w:val="none" w:sz="0" w:space="0" w:color="auto"/>
        <w:bottom w:val="none" w:sz="0" w:space="0" w:color="auto"/>
        <w:right w:val="none" w:sz="0" w:space="0" w:color="auto"/>
      </w:divBdr>
    </w:div>
    <w:div w:id="1476409752">
      <w:bodyDiv w:val="1"/>
      <w:marLeft w:val="0"/>
      <w:marRight w:val="0"/>
      <w:marTop w:val="0"/>
      <w:marBottom w:val="0"/>
      <w:divBdr>
        <w:top w:val="none" w:sz="0" w:space="0" w:color="auto"/>
        <w:left w:val="none" w:sz="0" w:space="0" w:color="auto"/>
        <w:bottom w:val="none" w:sz="0" w:space="0" w:color="auto"/>
        <w:right w:val="none" w:sz="0" w:space="0" w:color="auto"/>
      </w:divBdr>
    </w:div>
    <w:div w:id="1498839098">
      <w:bodyDiv w:val="1"/>
      <w:marLeft w:val="0"/>
      <w:marRight w:val="0"/>
      <w:marTop w:val="0"/>
      <w:marBottom w:val="0"/>
      <w:divBdr>
        <w:top w:val="none" w:sz="0" w:space="0" w:color="auto"/>
        <w:left w:val="none" w:sz="0" w:space="0" w:color="auto"/>
        <w:bottom w:val="none" w:sz="0" w:space="0" w:color="auto"/>
        <w:right w:val="none" w:sz="0" w:space="0" w:color="auto"/>
      </w:divBdr>
    </w:div>
    <w:div w:id="1514491236">
      <w:bodyDiv w:val="1"/>
      <w:marLeft w:val="0"/>
      <w:marRight w:val="0"/>
      <w:marTop w:val="0"/>
      <w:marBottom w:val="0"/>
      <w:divBdr>
        <w:top w:val="none" w:sz="0" w:space="0" w:color="auto"/>
        <w:left w:val="none" w:sz="0" w:space="0" w:color="auto"/>
        <w:bottom w:val="none" w:sz="0" w:space="0" w:color="auto"/>
        <w:right w:val="none" w:sz="0" w:space="0" w:color="auto"/>
      </w:divBdr>
    </w:div>
    <w:div w:id="1520196035">
      <w:bodyDiv w:val="1"/>
      <w:marLeft w:val="0"/>
      <w:marRight w:val="0"/>
      <w:marTop w:val="0"/>
      <w:marBottom w:val="0"/>
      <w:divBdr>
        <w:top w:val="none" w:sz="0" w:space="0" w:color="auto"/>
        <w:left w:val="none" w:sz="0" w:space="0" w:color="auto"/>
        <w:bottom w:val="none" w:sz="0" w:space="0" w:color="auto"/>
        <w:right w:val="none" w:sz="0" w:space="0" w:color="auto"/>
      </w:divBdr>
    </w:div>
    <w:div w:id="1581527144">
      <w:bodyDiv w:val="1"/>
      <w:marLeft w:val="0"/>
      <w:marRight w:val="0"/>
      <w:marTop w:val="0"/>
      <w:marBottom w:val="0"/>
      <w:divBdr>
        <w:top w:val="none" w:sz="0" w:space="0" w:color="auto"/>
        <w:left w:val="none" w:sz="0" w:space="0" w:color="auto"/>
        <w:bottom w:val="none" w:sz="0" w:space="0" w:color="auto"/>
        <w:right w:val="none" w:sz="0" w:space="0" w:color="auto"/>
      </w:divBdr>
    </w:div>
    <w:div w:id="1626735972">
      <w:bodyDiv w:val="1"/>
      <w:marLeft w:val="0"/>
      <w:marRight w:val="0"/>
      <w:marTop w:val="0"/>
      <w:marBottom w:val="0"/>
      <w:divBdr>
        <w:top w:val="none" w:sz="0" w:space="0" w:color="auto"/>
        <w:left w:val="none" w:sz="0" w:space="0" w:color="auto"/>
        <w:bottom w:val="none" w:sz="0" w:space="0" w:color="auto"/>
        <w:right w:val="none" w:sz="0" w:space="0" w:color="auto"/>
      </w:divBdr>
    </w:div>
    <w:div w:id="1692956633">
      <w:bodyDiv w:val="1"/>
      <w:marLeft w:val="0"/>
      <w:marRight w:val="0"/>
      <w:marTop w:val="0"/>
      <w:marBottom w:val="0"/>
      <w:divBdr>
        <w:top w:val="none" w:sz="0" w:space="0" w:color="auto"/>
        <w:left w:val="none" w:sz="0" w:space="0" w:color="auto"/>
        <w:bottom w:val="none" w:sz="0" w:space="0" w:color="auto"/>
        <w:right w:val="none" w:sz="0" w:space="0" w:color="auto"/>
      </w:divBdr>
      <w:divsChild>
        <w:div w:id="1194806417">
          <w:marLeft w:val="0"/>
          <w:marRight w:val="0"/>
          <w:marTop w:val="0"/>
          <w:marBottom w:val="0"/>
          <w:divBdr>
            <w:top w:val="none" w:sz="0" w:space="0" w:color="auto"/>
            <w:left w:val="none" w:sz="0" w:space="0" w:color="auto"/>
            <w:bottom w:val="none" w:sz="0" w:space="0" w:color="auto"/>
            <w:right w:val="none" w:sz="0" w:space="0" w:color="auto"/>
          </w:divBdr>
          <w:divsChild>
            <w:div w:id="1490633451">
              <w:marLeft w:val="0"/>
              <w:marRight w:val="0"/>
              <w:marTop w:val="0"/>
              <w:marBottom w:val="0"/>
              <w:divBdr>
                <w:top w:val="none" w:sz="0" w:space="0" w:color="auto"/>
                <w:left w:val="none" w:sz="0" w:space="0" w:color="auto"/>
                <w:bottom w:val="none" w:sz="0" w:space="0" w:color="auto"/>
                <w:right w:val="none" w:sz="0" w:space="0" w:color="auto"/>
              </w:divBdr>
              <w:divsChild>
                <w:div w:id="91412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210279">
      <w:bodyDiv w:val="1"/>
      <w:marLeft w:val="0"/>
      <w:marRight w:val="0"/>
      <w:marTop w:val="0"/>
      <w:marBottom w:val="0"/>
      <w:divBdr>
        <w:top w:val="none" w:sz="0" w:space="0" w:color="auto"/>
        <w:left w:val="none" w:sz="0" w:space="0" w:color="auto"/>
        <w:bottom w:val="none" w:sz="0" w:space="0" w:color="auto"/>
        <w:right w:val="none" w:sz="0" w:space="0" w:color="auto"/>
      </w:divBdr>
    </w:div>
    <w:div w:id="1813911895">
      <w:bodyDiv w:val="1"/>
      <w:marLeft w:val="0"/>
      <w:marRight w:val="0"/>
      <w:marTop w:val="0"/>
      <w:marBottom w:val="0"/>
      <w:divBdr>
        <w:top w:val="none" w:sz="0" w:space="0" w:color="auto"/>
        <w:left w:val="none" w:sz="0" w:space="0" w:color="auto"/>
        <w:bottom w:val="none" w:sz="0" w:space="0" w:color="auto"/>
        <w:right w:val="none" w:sz="0" w:space="0" w:color="auto"/>
      </w:divBdr>
      <w:divsChild>
        <w:div w:id="740059403">
          <w:marLeft w:val="0"/>
          <w:marRight w:val="0"/>
          <w:marTop w:val="0"/>
          <w:marBottom w:val="0"/>
          <w:divBdr>
            <w:top w:val="none" w:sz="0" w:space="0" w:color="auto"/>
            <w:left w:val="none" w:sz="0" w:space="0" w:color="auto"/>
            <w:bottom w:val="none" w:sz="0" w:space="0" w:color="auto"/>
            <w:right w:val="none" w:sz="0" w:space="0" w:color="auto"/>
          </w:divBdr>
          <w:divsChild>
            <w:div w:id="995500102">
              <w:marLeft w:val="0"/>
              <w:marRight w:val="0"/>
              <w:marTop w:val="0"/>
              <w:marBottom w:val="0"/>
              <w:divBdr>
                <w:top w:val="none" w:sz="0" w:space="0" w:color="auto"/>
                <w:left w:val="none" w:sz="0" w:space="0" w:color="auto"/>
                <w:bottom w:val="none" w:sz="0" w:space="0" w:color="auto"/>
                <w:right w:val="none" w:sz="0" w:space="0" w:color="auto"/>
              </w:divBdr>
              <w:divsChild>
                <w:div w:id="212241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509399">
      <w:bodyDiv w:val="1"/>
      <w:marLeft w:val="0"/>
      <w:marRight w:val="0"/>
      <w:marTop w:val="0"/>
      <w:marBottom w:val="0"/>
      <w:divBdr>
        <w:top w:val="none" w:sz="0" w:space="0" w:color="auto"/>
        <w:left w:val="none" w:sz="0" w:space="0" w:color="auto"/>
        <w:bottom w:val="none" w:sz="0" w:space="0" w:color="auto"/>
        <w:right w:val="none" w:sz="0" w:space="0" w:color="auto"/>
      </w:divBdr>
      <w:divsChild>
        <w:div w:id="1883132433">
          <w:marLeft w:val="0"/>
          <w:marRight w:val="0"/>
          <w:marTop w:val="0"/>
          <w:marBottom w:val="0"/>
          <w:divBdr>
            <w:top w:val="none" w:sz="0" w:space="0" w:color="auto"/>
            <w:left w:val="none" w:sz="0" w:space="0" w:color="auto"/>
            <w:bottom w:val="none" w:sz="0" w:space="0" w:color="auto"/>
            <w:right w:val="none" w:sz="0" w:space="0" w:color="auto"/>
          </w:divBdr>
          <w:divsChild>
            <w:div w:id="1505507835">
              <w:marLeft w:val="0"/>
              <w:marRight w:val="0"/>
              <w:marTop w:val="0"/>
              <w:marBottom w:val="0"/>
              <w:divBdr>
                <w:top w:val="none" w:sz="0" w:space="0" w:color="auto"/>
                <w:left w:val="none" w:sz="0" w:space="0" w:color="auto"/>
                <w:bottom w:val="none" w:sz="0" w:space="0" w:color="auto"/>
                <w:right w:val="none" w:sz="0" w:space="0" w:color="auto"/>
              </w:divBdr>
              <w:divsChild>
                <w:div w:id="168512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784348">
      <w:bodyDiv w:val="1"/>
      <w:marLeft w:val="0"/>
      <w:marRight w:val="0"/>
      <w:marTop w:val="0"/>
      <w:marBottom w:val="0"/>
      <w:divBdr>
        <w:top w:val="none" w:sz="0" w:space="0" w:color="auto"/>
        <w:left w:val="none" w:sz="0" w:space="0" w:color="auto"/>
        <w:bottom w:val="none" w:sz="0" w:space="0" w:color="auto"/>
        <w:right w:val="none" w:sz="0" w:space="0" w:color="auto"/>
      </w:divBdr>
    </w:div>
    <w:div w:id="1916086589">
      <w:bodyDiv w:val="1"/>
      <w:marLeft w:val="0"/>
      <w:marRight w:val="0"/>
      <w:marTop w:val="0"/>
      <w:marBottom w:val="0"/>
      <w:divBdr>
        <w:top w:val="none" w:sz="0" w:space="0" w:color="auto"/>
        <w:left w:val="none" w:sz="0" w:space="0" w:color="auto"/>
        <w:bottom w:val="none" w:sz="0" w:space="0" w:color="auto"/>
        <w:right w:val="none" w:sz="0" w:space="0" w:color="auto"/>
      </w:divBdr>
      <w:divsChild>
        <w:div w:id="485513432">
          <w:marLeft w:val="0"/>
          <w:marRight w:val="0"/>
          <w:marTop w:val="0"/>
          <w:marBottom w:val="0"/>
          <w:divBdr>
            <w:top w:val="none" w:sz="0" w:space="0" w:color="auto"/>
            <w:left w:val="none" w:sz="0" w:space="0" w:color="auto"/>
            <w:bottom w:val="none" w:sz="0" w:space="0" w:color="auto"/>
            <w:right w:val="none" w:sz="0" w:space="0" w:color="auto"/>
          </w:divBdr>
          <w:divsChild>
            <w:div w:id="1224176292">
              <w:marLeft w:val="0"/>
              <w:marRight w:val="0"/>
              <w:marTop w:val="0"/>
              <w:marBottom w:val="0"/>
              <w:divBdr>
                <w:top w:val="none" w:sz="0" w:space="0" w:color="auto"/>
                <w:left w:val="none" w:sz="0" w:space="0" w:color="auto"/>
                <w:bottom w:val="none" w:sz="0" w:space="0" w:color="auto"/>
                <w:right w:val="none" w:sz="0" w:space="0" w:color="auto"/>
              </w:divBdr>
              <w:divsChild>
                <w:div w:id="128931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575879">
      <w:bodyDiv w:val="1"/>
      <w:marLeft w:val="0"/>
      <w:marRight w:val="0"/>
      <w:marTop w:val="0"/>
      <w:marBottom w:val="0"/>
      <w:divBdr>
        <w:top w:val="none" w:sz="0" w:space="0" w:color="auto"/>
        <w:left w:val="none" w:sz="0" w:space="0" w:color="auto"/>
        <w:bottom w:val="none" w:sz="0" w:space="0" w:color="auto"/>
        <w:right w:val="none" w:sz="0" w:space="0" w:color="auto"/>
      </w:divBdr>
    </w:div>
    <w:div w:id="1942637379">
      <w:bodyDiv w:val="1"/>
      <w:marLeft w:val="0"/>
      <w:marRight w:val="0"/>
      <w:marTop w:val="0"/>
      <w:marBottom w:val="0"/>
      <w:divBdr>
        <w:top w:val="none" w:sz="0" w:space="0" w:color="auto"/>
        <w:left w:val="none" w:sz="0" w:space="0" w:color="auto"/>
        <w:bottom w:val="none" w:sz="0" w:space="0" w:color="auto"/>
        <w:right w:val="none" w:sz="0" w:space="0" w:color="auto"/>
      </w:divBdr>
    </w:div>
    <w:div w:id="1960409191">
      <w:bodyDiv w:val="1"/>
      <w:marLeft w:val="0"/>
      <w:marRight w:val="0"/>
      <w:marTop w:val="0"/>
      <w:marBottom w:val="0"/>
      <w:divBdr>
        <w:top w:val="none" w:sz="0" w:space="0" w:color="auto"/>
        <w:left w:val="none" w:sz="0" w:space="0" w:color="auto"/>
        <w:bottom w:val="none" w:sz="0" w:space="0" w:color="auto"/>
        <w:right w:val="none" w:sz="0" w:space="0" w:color="auto"/>
      </w:divBdr>
    </w:div>
    <w:div w:id="1968582109">
      <w:bodyDiv w:val="1"/>
      <w:marLeft w:val="0"/>
      <w:marRight w:val="0"/>
      <w:marTop w:val="0"/>
      <w:marBottom w:val="0"/>
      <w:divBdr>
        <w:top w:val="none" w:sz="0" w:space="0" w:color="auto"/>
        <w:left w:val="none" w:sz="0" w:space="0" w:color="auto"/>
        <w:bottom w:val="none" w:sz="0" w:space="0" w:color="auto"/>
        <w:right w:val="none" w:sz="0" w:space="0" w:color="auto"/>
      </w:divBdr>
    </w:div>
    <w:div w:id="1987319021">
      <w:bodyDiv w:val="1"/>
      <w:marLeft w:val="0"/>
      <w:marRight w:val="0"/>
      <w:marTop w:val="0"/>
      <w:marBottom w:val="0"/>
      <w:divBdr>
        <w:top w:val="none" w:sz="0" w:space="0" w:color="auto"/>
        <w:left w:val="none" w:sz="0" w:space="0" w:color="auto"/>
        <w:bottom w:val="none" w:sz="0" w:space="0" w:color="auto"/>
        <w:right w:val="none" w:sz="0" w:space="0" w:color="auto"/>
      </w:divBdr>
    </w:div>
    <w:div w:id="2074543005">
      <w:bodyDiv w:val="1"/>
      <w:marLeft w:val="0"/>
      <w:marRight w:val="0"/>
      <w:marTop w:val="0"/>
      <w:marBottom w:val="0"/>
      <w:divBdr>
        <w:top w:val="none" w:sz="0" w:space="0" w:color="auto"/>
        <w:left w:val="none" w:sz="0" w:space="0" w:color="auto"/>
        <w:bottom w:val="none" w:sz="0" w:space="0" w:color="auto"/>
        <w:right w:val="none" w:sz="0" w:space="0" w:color="auto"/>
      </w:divBdr>
    </w:div>
    <w:div w:id="2084640913">
      <w:bodyDiv w:val="1"/>
      <w:marLeft w:val="0"/>
      <w:marRight w:val="0"/>
      <w:marTop w:val="0"/>
      <w:marBottom w:val="0"/>
      <w:divBdr>
        <w:top w:val="none" w:sz="0" w:space="0" w:color="auto"/>
        <w:left w:val="none" w:sz="0" w:space="0" w:color="auto"/>
        <w:bottom w:val="none" w:sz="0" w:space="0" w:color="auto"/>
        <w:right w:val="none" w:sz="0" w:space="0" w:color="auto"/>
      </w:divBdr>
    </w:div>
    <w:div w:id="2106265748">
      <w:bodyDiv w:val="1"/>
      <w:marLeft w:val="0"/>
      <w:marRight w:val="0"/>
      <w:marTop w:val="0"/>
      <w:marBottom w:val="0"/>
      <w:divBdr>
        <w:top w:val="none" w:sz="0" w:space="0" w:color="auto"/>
        <w:left w:val="none" w:sz="0" w:space="0" w:color="auto"/>
        <w:bottom w:val="none" w:sz="0" w:space="0" w:color="auto"/>
        <w:right w:val="none" w:sz="0" w:space="0" w:color="auto"/>
      </w:divBdr>
      <w:divsChild>
        <w:div w:id="1320424276">
          <w:marLeft w:val="0"/>
          <w:marRight w:val="0"/>
          <w:marTop w:val="0"/>
          <w:marBottom w:val="0"/>
          <w:divBdr>
            <w:top w:val="none" w:sz="0" w:space="0" w:color="auto"/>
            <w:left w:val="none" w:sz="0" w:space="0" w:color="auto"/>
            <w:bottom w:val="none" w:sz="0" w:space="0" w:color="auto"/>
            <w:right w:val="none" w:sz="0" w:space="0" w:color="auto"/>
          </w:divBdr>
          <w:divsChild>
            <w:div w:id="2115637208">
              <w:marLeft w:val="0"/>
              <w:marRight w:val="0"/>
              <w:marTop w:val="0"/>
              <w:marBottom w:val="0"/>
              <w:divBdr>
                <w:top w:val="none" w:sz="0" w:space="0" w:color="auto"/>
                <w:left w:val="none" w:sz="0" w:space="0" w:color="auto"/>
                <w:bottom w:val="none" w:sz="0" w:space="0" w:color="auto"/>
                <w:right w:val="none" w:sz="0" w:space="0" w:color="auto"/>
              </w:divBdr>
              <w:divsChild>
                <w:div w:id="18298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15443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1.jp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oter" Target="footer2.xml"/><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a.vanhoudt@uu.nl" TargetMode="Externa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2.jp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footer" Target="footer3.xml"/></Relationships>
</file>

<file path=word/charts/_rels/chart1.xml.rels><?xml version="1.0" encoding="UTF-8" standalone="yes"?>
<Relationships xmlns="http://schemas.openxmlformats.org/package/2006/relationships"><Relationship Id="rId3" Type="http://schemas.openxmlformats.org/officeDocument/2006/relationships/oleObject" Target="file:///\\soliscom.uu.nl\uu\data\DGK\DGL\Onderzoek\ULP\PhD\JessieHesseling\clinical_improvement_rates-farm.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percentStacked"/>
        <c:varyColors val="0"/>
        <c:ser>
          <c:idx val="0"/>
          <c:order val="0"/>
          <c:tx>
            <c:strRef>
              <c:f>Sheet1!$C$19</c:f>
              <c:strCache>
                <c:ptCount val="1"/>
                <c:pt idx="0">
                  <c:v>active</c:v>
                </c:pt>
              </c:strCache>
            </c:strRef>
          </c:tx>
          <c:spPr>
            <a:solidFill>
              <a:schemeClr val="accent1"/>
            </a:solidFill>
            <a:ln>
              <a:noFill/>
            </a:ln>
            <a:effectLst/>
          </c:spPr>
          <c:invertIfNegative val="0"/>
          <c:val>
            <c:numRef>
              <c:f>Sheet1!$C$20:$C$26</c:f>
              <c:numCache>
                <c:formatCode>0</c:formatCode>
                <c:ptCount val="7"/>
                <c:pt idx="0">
                  <c:v>29.069767441860467</c:v>
                </c:pt>
                <c:pt idx="1">
                  <c:v>45.161290322580641</c:v>
                </c:pt>
                <c:pt idx="2">
                  <c:v>10.416666666666668</c:v>
                </c:pt>
                <c:pt idx="3">
                  <c:v>16.037735849056602</c:v>
                </c:pt>
                <c:pt idx="4">
                  <c:v>22.727272727272727</c:v>
                </c:pt>
                <c:pt idx="5">
                  <c:v>16.894977168949772</c:v>
                </c:pt>
                <c:pt idx="6">
                  <c:v>16.071428571428573</c:v>
                </c:pt>
              </c:numCache>
            </c:numRef>
          </c:val>
          <c:extLst>
            <c:ext xmlns:c16="http://schemas.microsoft.com/office/drawing/2014/chart" uri="{C3380CC4-5D6E-409C-BE32-E72D297353CC}">
              <c16:uniqueId val="{00000000-0C09-43E5-B0CE-4E08916B6AAD}"/>
            </c:ext>
          </c:extLst>
        </c:ser>
        <c:ser>
          <c:idx val="1"/>
          <c:order val="1"/>
          <c:tx>
            <c:strRef>
              <c:f>Sheet1!$D$19</c:f>
              <c:strCache>
                <c:ptCount val="1"/>
                <c:pt idx="0">
                  <c:v>chronic</c:v>
                </c:pt>
              </c:strCache>
            </c:strRef>
          </c:tx>
          <c:spPr>
            <a:solidFill>
              <a:schemeClr val="accent2"/>
            </a:solidFill>
            <a:ln>
              <a:noFill/>
            </a:ln>
            <a:effectLst/>
          </c:spPr>
          <c:invertIfNegative val="0"/>
          <c:val>
            <c:numRef>
              <c:f>Sheet1!$D$20:$D$26</c:f>
              <c:numCache>
                <c:formatCode>0</c:formatCode>
                <c:ptCount val="7"/>
                <c:pt idx="0">
                  <c:v>10.465116279069768</c:v>
                </c:pt>
                <c:pt idx="1">
                  <c:v>16.129032258064516</c:v>
                </c:pt>
                <c:pt idx="2">
                  <c:v>32.638888888888893</c:v>
                </c:pt>
                <c:pt idx="3">
                  <c:v>13.20754716981132</c:v>
                </c:pt>
                <c:pt idx="4">
                  <c:v>3.0303030303030303</c:v>
                </c:pt>
                <c:pt idx="5">
                  <c:v>6.3926940639269407</c:v>
                </c:pt>
                <c:pt idx="6">
                  <c:v>6.5476190476190483</c:v>
                </c:pt>
              </c:numCache>
            </c:numRef>
          </c:val>
          <c:extLst>
            <c:ext xmlns:c16="http://schemas.microsoft.com/office/drawing/2014/chart" uri="{C3380CC4-5D6E-409C-BE32-E72D297353CC}">
              <c16:uniqueId val="{00000001-0C09-43E5-B0CE-4E08916B6AAD}"/>
            </c:ext>
          </c:extLst>
        </c:ser>
        <c:ser>
          <c:idx val="2"/>
          <c:order val="2"/>
          <c:tx>
            <c:strRef>
              <c:f>Sheet1!$B$19</c:f>
              <c:strCache>
                <c:ptCount val="1"/>
                <c:pt idx="0">
                  <c:v>M0</c:v>
                </c:pt>
              </c:strCache>
            </c:strRef>
          </c:tx>
          <c:spPr>
            <a:solidFill>
              <a:schemeClr val="accent3"/>
            </a:solidFill>
            <a:ln>
              <a:noFill/>
            </a:ln>
            <a:effectLst/>
          </c:spPr>
          <c:invertIfNegative val="0"/>
          <c:val>
            <c:numRef>
              <c:f>Sheet1!$B$20:$B$26</c:f>
              <c:numCache>
                <c:formatCode>0</c:formatCode>
                <c:ptCount val="7"/>
                <c:pt idx="0">
                  <c:v>60.465116279069761</c:v>
                </c:pt>
                <c:pt idx="1">
                  <c:v>38.70967741935484</c:v>
                </c:pt>
                <c:pt idx="2">
                  <c:v>56.944444444444443</c:v>
                </c:pt>
                <c:pt idx="3">
                  <c:v>70.754716981132077</c:v>
                </c:pt>
                <c:pt idx="4">
                  <c:v>74.242424242424249</c:v>
                </c:pt>
                <c:pt idx="5">
                  <c:v>76.712328767123282</c:v>
                </c:pt>
                <c:pt idx="6">
                  <c:v>77.38095238095238</c:v>
                </c:pt>
              </c:numCache>
            </c:numRef>
          </c:val>
          <c:extLst>
            <c:ext xmlns:c16="http://schemas.microsoft.com/office/drawing/2014/chart" uri="{C3380CC4-5D6E-409C-BE32-E72D297353CC}">
              <c16:uniqueId val="{00000002-0C09-43E5-B0CE-4E08916B6AAD}"/>
            </c:ext>
          </c:extLst>
        </c:ser>
        <c:dLbls>
          <c:showLegendKey val="0"/>
          <c:showVal val="0"/>
          <c:showCatName val="0"/>
          <c:showSerName val="0"/>
          <c:showPercent val="0"/>
          <c:showBubbleSize val="0"/>
        </c:dLbls>
        <c:gapWidth val="150"/>
        <c:overlap val="100"/>
        <c:axId val="954007343"/>
        <c:axId val="961643423"/>
      </c:barChart>
      <c:catAx>
        <c:axId val="95400734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Farm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961643423"/>
        <c:crosses val="autoZero"/>
        <c:auto val="1"/>
        <c:lblAlgn val="ctr"/>
        <c:lblOffset val="100"/>
        <c:noMultiLvlLbl val="0"/>
      </c:catAx>
      <c:valAx>
        <c:axId val="96164342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percentage of lactating herd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95400734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1AC9C692435044194F6EA24048C1664" ma:contentTypeVersion="11" ma:contentTypeDescription="Create a new document." ma:contentTypeScope="" ma:versionID="7e68e0aad997ec87d6d300931cb363ac">
  <xsd:schema xmlns:xsd="http://www.w3.org/2001/XMLSchema" xmlns:xs="http://www.w3.org/2001/XMLSchema" xmlns:p="http://schemas.microsoft.com/office/2006/metadata/properties" xmlns:ns3="b9d9e514-7d97-447c-bb07-542df75ccd23" xmlns:ns4="31154cb8-2311-4c9c-961c-0cbbd6c9cb96" targetNamespace="http://schemas.microsoft.com/office/2006/metadata/properties" ma:root="true" ma:fieldsID="dfbd83d38c5b7450162444254dcb3c7c" ns3:_="" ns4:_="">
    <xsd:import namespace="b9d9e514-7d97-447c-bb07-542df75ccd23"/>
    <xsd:import namespace="31154cb8-2311-4c9c-961c-0cbbd6c9cb9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AutoKeyPoints" minOccurs="0"/>
                <xsd:element ref="ns3:MediaServiceKeyPoints"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d9e514-7d97-447c-bb07-542df75ccd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1154cb8-2311-4c9c-961c-0cbbd6c9cb96"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A811C9-7D48-44CB-BCE1-E3E538E4AB4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3C7ECF7-8E8E-4643-8614-363ED4B6ED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d9e514-7d97-447c-bb07-542df75ccd23"/>
    <ds:schemaRef ds:uri="31154cb8-2311-4c9c-961c-0cbbd6c9cb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4F6F251-0DBE-4070-8A8B-035B31CAA375}">
  <ds:schemaRefs>
    <ds:schemaRef ds:uri="http://schemas.microsoft.com/sharepoint/v3/contenttype/forms"/>
  </ds:schemaRefs>
</ds:datastoreItem>
</file>

<file path=customXml/itemProps4.xml><?xml version="1.0" encoding="utf-8"?>
<ds:datastoreItem xmlns:ds="http://schemas.openxmlformats.org/officeDocument/2006/customXml" ds:itemID="{F910E30A-969C-4B73-93BD-D27D854A3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20005</Words>
  <Characters>110029</Characters>
  <Application>Microsoft Office Word</Application>
  <DocSecurity>0</DocSecurity>
  <Lines>916</Lines>
  <Paragraphs>259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129775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Jessie</dc:creator>
  <cp:keywords/>
  <dc:description/>
  <cp:lastModifiedBy>Vanhoudt, A. (Arne)</cp:lastModifiedBy>
  <cp:revision>3</cp:revision>
  <cp:lastPrinted>2019-04-22T19:38:00Z</cp:lastPrinted>
  <dcterms:created xsi:type="dcterms:W3CDTF">2020-12-02T09:12:00Z</dcterms:created>
  <dcterms:modified xsi:type="dcterms:W3CDTF">2020-12-02T09:39:00Z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253a14a8-104f-3eb5-84bc-5440e5c1b4da</vt:lpwstr>
  </property>
  <property fmtid="{D5CDD505-2E9C-101B-9397-08002B2CF9AE}" pid="4" name="Mendeley Citation Style_1">
    <vt:lpwstr>http://www.zotero.org/styles/journal-of-dairy-science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http://www.zotero.org/styles/journal-of-dairy-science</vt:lpwstr>
  </property>
  <property fmtid="{D5CDD505-2E9C-101B-9397-08002B2CF9AE}" pid="20" name="Mendeley Recent Style Name 7_1">
    <vt:lpwstr>Journal of Dairy Science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y fmtid="{D5CDD505-2E9C-101B-9397-08002B2CF9AE}" pid="25" name="ContentTypeId">
    <vt:lpwstr>0x01010011AC9C692435044194F6EA24048C1664</vt:lpwstr>
  </property>
</Properties>
</file>